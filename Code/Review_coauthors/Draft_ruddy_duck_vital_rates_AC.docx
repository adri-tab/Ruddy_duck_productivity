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9FD86C" w14:textId="1AC7A1B5" w:rsidR="00AC35CD" w:rsidRPr="00EB6FAE" w:rsidRDefault="00B404E8">
      <w:pPr>
        <w:pStyle w:val="Titre"/>
        <w:rPr>
          <w:lang w:val="en-GB"/>
        </w:rPr>
      </w:pPr>
      <w:del w:id="0" w:author="CAIZERGUES Alain" w:date="2023-06-13T10:56:00Z">
        <w:r w:rsidRPr="00EB6FAE" w:rsidDel="00B83782">
          <w:rPr>
            <w:lang w:val="en-GB"/>
          </w:rPr>
          <w:delText>Exploiting d</w:delText>
        </w:r>
      </w:del>
      <w:ins w:id="1" w:author="CAIZERGUES Alain" w:date="2023-06-13T10:56:00Z">
        <w:r w:rsidR="00B83782">
          <w:rPr>
            <w:lang w:val="en-GB"/>
          </w:rPr>
          <w:t>D</w:t>
        </w:r>
      </w:ins>
      <w:r w:rsidRPr="00EB6FAE">
        <w:rPr>
          <w:lang w:val="en-GB"/>
        </w:rPr>
        <w:t xml:space="preserve">elayed dichromatism </w:t>
      </w:r>
      <w:ins w:id="2" w:author="CAIZERGUES Alain" w:date="2023-06-13T10:56:00Z">
        <w:r w:rsidR="00B83782">
          <w:rPr>
            <w:lang w:val="en-GB"/>
          </w:rPr>
          <w:t xml:space="preserve">as a convenient tool </w:t>
        </w:r>
      </w:ins>
      <w:r w:rsidRPr="00EB6FAE">
        <w:rPr>
          <w:lang w:val="en-GB"/>
        </w:rPr>
        <w:t xml:space="preserve">to disentangle the effects of </w:t>
      </w:r>
      <w:del w:id="3" w:author="CAIZERGUES Alain" w:date="2023-06-13T10:57:00Z">
        <w:r w:rsidRPr="00EB6FAE" w:rsidDel="00B83782">
          <w:rPr>
            <w:lang w:val="en-GB"/>
          </w:rPr>
          <w:delText xml:space="preserve">adult </w:delText>
        </w:r>
      </w:del>
      <w:r w:rsidRPr="00EB6FAE">
        <w:rPr>
          <w:lang w:val="en-GB"/>
        </w:rPr>
        <w:t xml:space="preserve">survival and </w:t>
      </w:r>
      <w:del w:id="4" w:author="CAIZERGUES Alain" w:date="2023-09-13T11:07:00Z">
        <w:r w:rsidRPr="00EB6FAE" w:rsidDel="00CB7301">
          <w:rPr>
            <w:lang w:val="en-GB"/>
          </w:rPr>
          <w:delText xml:space="preserve">recruitment </w:delText>
        </w:r>
      </w:del>
      <w:ins w:id="5" w:author="CAIZERGUES Alain" w:date="2023-09-21T16:07:00Z">
        <w:r w:rsidR="00C54DA4">
          <w:rPr>
            <w:lang w:val="en-GB"/>
          </w:rPr>
          <w:t>productivity</w:t>
        </w:r>
      </w:ins>
      <w:ins w:id="6" w:author="CAIZERGUES Alain" w:date="2023-09-13T11:07:00Z">
        <w:r w:rsidR="00CB7301" w:rsidRPr="00EB6FAE">
          <w:rPr>
            <w:lang w:val="en-GB"/>
          </w:rPr>
          <w:t xml:space="preserve"> </w:t>
        </w:r>
      </w:ins>
      <w:r w:rsidRPr="00EB6FAE">
        <w:rPr>
          <w:lang w:val="en-GB"/>
        </w:rPr>
        <w:t>on the population dynamics of waterfowl</w:t>
      </w:r>
    </w:p>
    <w:p w14:paraId="233E6C2C" w14:textId="77777777" w:rsidR="00AC35CD" w:rsidRDefault="00B404E8">
      <w:pPr>
        <w:pStyle w:val="Author"/>
      </w:pPr>
      <w:r>
        <w:t>Adrien Tableau</w:t>
      </w:r>
      <w:r>
        <w:rPr>
          <w:rStyle w:val="Appelnotedebasdep"/>
        </w:rPr>
        <w:footnoteReference w:id="1"/>
      </w:r>
    </w:p>
    <w:p w14:paraId="2CC88BA8" w14:textId="77777777" w:rsidR="00AC35CD" w:rsidRDefault="00B404E8">
      <w:pPr>
        <w:pStyle w:val="Author"/>
      </w:pPr>
      <w:r>
        <w:t>Iain Henderson</w:t>
      </w:r>
      <w:r>
        <w:rPr>
          <w:rStyle w:val="Appelnotedebasdep"/>
        </w:rPr>
        <w:footnoteReference w:id="2"/>
      </w:r>
    </w:p>
    <w:p w14:paraId="24A2844C" w14:textId="77777777" w:rsidR="00AC35CD" w:rsidRDefault="00B404E8">
      <w:pPr>
        <w:pStyle w:val="Author"/>
      </w:pPr>
      <w:r>
        <w:t xml:space="preserve">Sébastien </w:t>
      </w:r>
      <w:proofErr w:type="spellStart"/>
      <w:r>
        <w:t>Reeber</w:t>
      </w:r>
      <w:proofErr w:type="spellEnd"/>
      <w:r>
        <w:rPr>
          <w:rStyle w:val="Appelnotedebasdep"/>
        </w:rPr>
        <w:footnoteReference w:id="3"/>
      </w:r>
    </w:p>
    <w:p w14:paraId="09BA3067" w14:textId="77777777" w:rsidR="00AC35CD" w:rsidRDefault="00B404E8">
      <w:pPr>
        <w:pStyle w:val="Author"/>
      </w:pPr>
      <w:r>
        <w:t>Matthieu Guillemain</w:t>
      </w:r>
      <w:r>
        <w:rPr>
          <w:rStyle w:val="Appelnotedebasdep"/>
        </w:rPr>
        <w:footnoteReference w:id="4"/>
      </w:r>
    </w:p>
    <w:p w14:paraId="46DF9C42" w14:textId="77777777" w:rsidR="00AC35CD" w:rsidRDefault="00B404E8">
      <w:pPr>
        <w:pStyle w:val="Author"/>
      </w:pPr>
      <w:r>
        <w:t>Jean-François Maillard</w:t>
      </w:r>
      <w:r>
        <w:rPr>
          <w:rStyle w:val="Appelnotedebasdep"/>
        </w:rPr>
        <w:footnoteReference w:id="5"/>
      </w:r>
    </w:p>
    <w:p w14:paraId="0B7A7CB3" w14:textId="77777777" w:rsidR="00AC35CD" w:rsidRDefault="00B404E8">
      <w:pPr>
        <w:pStyle w:val="Author"/>
      </w:pPr>
      <w:r>
        <w:t xml:space="preserve">Alain </w:t>
      </w:r>
      <w:proofErr w:type="spellStart"/>
      <w:r>
        <w:t>Caizergues</w:t>
      </w:r>
      <w:proofErr w:type="spellEnd"/>
      <w:r>
        <w:rPr>
          <w:rStyle w:val="Appelnotedebasdep"/>
        </w:rPr>
        <w:footnoteReference w:id="6"/>
      </w:r>
    </w:p>
    <w:p w14:paraId="750EA801" w14:textId="77777777" w:rsidR="00AC35CD" w:rsidRPr="00EB6FAE" w:rsidRDefault="00B404E8">
      <w:pPr>
        <w:pStyle w:val="Date"/>
        <w:rPr>
          <w:lang w:val="en-GB"/>
        </w:rPr>
      </w:pPr>
      <w:r w:rsidRPr="00EB6FAE">
        <w:rPr>
          <w:lang w:val="en-GB"/>
        </w:rPr>
        <w:t>02 June, 2023</w:t>
      </w:r>
    </w:p>
    <w:p w14:paraId="4E502B6B" w14:textId="2FAF16E6" w:rsidR="00CB7301" w:rsidRPr="00C7192B" w:rsidRDefault="00B404E8" w:rsidP="00CB7301">
      <w:pPr>
        <w:pStyle w:val="Abstract"/>
        <w:spacing w:line="480" w:lineRule="auto"/>
        <w:jc w:val="both"/>
        <w:rPr>
          <w:ins w:id="8" w:author="CAIZERGUES Alain" w:date="2023-09-13T11:05:00Z"/>
          <w:sz w:val="24"/>
          <w:szCs w:val="24"/>
          <w:lang w:val="en-GB"/>
          <w:rPrChange w:id="9" w:author="CAIZERGUES Alain" w:date="2023-09-21T14:47:00Z">
            <w:rPr>
              <w:ins w:id="10" w:author="CAIZERGUES Alain" w:date="2023-09-13T11:05:00Z"/>
              <w:lang w:val="en-GB"/>
            </w:rPr>
          </w:rPrChange>
        </w:rPr>
      </w:pPr>
      <w:r w:rsidRPr="00C7192B">
        <w:rPr>
          <w:sz w:val="24"/>
          <w:szCs w:val="24"/>
          <w:lang w:val="en-GB"/>
          <w:rPrChange w:id="11" w:author="CAIZERGUES Alain" w:date="2023-09-21T14:47:00Z">
            <w:rPr>
              <w:lang w:val="en-GB"/>
            </w:rPr>
          </w:rPrChange>
        </w:rPr>
        <w:lastRenderedPageBreak/>
        <w:t xml:space="preserve">Monitoring the number of individuals is by far the most popular strategy for investigating the environmental factors ruling the population dynamics and for measuring the efficacy of management actions targeting population recovery, control or eradication. </w:t>
      </w:r>
      <w:ins w:id="12" w:author="CAIZERGUES Alain" w:date="2023-09-21T14:45:00Z">
        <w:r w:rsidR="00C7192B" w:rsidRPr="00C7192B">
          <w:rPr>
            <w:sz w:val="24"/>
            <w:szCs w:val="24"/>
            <w:lang w:val="en-GB"/>
            <w:rPrChange w:id="13" w:author="CAIZERGUES Alain" w:date="2023-09-21T14:47:00Z">
              <w:rPr>
                <w:lang w:val="en-GB"/>
              </w:rPr>
            </w:rPrChange>
          </w:rPr>
          <w:t xml:space="preserve"> Monitoring number, is unfortunately</w:t>
        </w:r>
      </w:ins>
      <w:del w:id="14" w:author="CAIZERGUES Alain" w:date="2023-09-21T14:45:00Z">
        <w:r w:rsidRPr="00C7192B" w:rsidDel="00C7192B">
          <w:rPr>
            <w:sz w:val="24"/>
            <w:szCs w:val="24"/>
            <w:lang w:val="en-GB"/>
            <w:rPrChange w:id="15" w:author="CAIZERGUES Alain" w:date="2023-09-21T14:47:00Z">
              <w:rPr>
                <w:lang w:val="en-GB"/>
              </w:rPr>
            </w:rPrChange>
          </w:rPr>
          <w:delText>Unfortunately, it is</w:delText>
        </w:r>
      </w:del>
      <w:r w:rsidRPr="00C7192B">
        <w:rPr>
          <w:sz w:val="24"/>
          <w:szCs w:val="24"/>
          <w:lang w:val="en-GB"/>
          <w:rPrChange w:id="16" w:author="CAIZERGUES Alain" w:date="2023-09-21T14:47:00Z">
            <w:rPr>
              <w:lang w:val="en-GB"/>
            </w:rPr>
          </w:rPrChange>
        </w:rPr>
        <w:t xml:space="preserve"> </w:t>
      </w:r>
      <w:ins w:id="17" w:author="CAIZERGUES Alain" w:date="2023-09-21T14:47:00Z">
        <w:r w:rsidR="00C7192B">
          <w:rPr>
            <w:sz w:val="24"/>
            <w:szCs w:val="24"/>
            <w:lang w:val="en-GB"/>
          </w:rPr>
          <w:t xml:space="preserve">inefficient </w:t>
        </w:r>
      </w:ins>
      <w:del w:id="18" w:author="CAIZERGUES Alain" w:date="2023-09-21T14:45:00Z">
        <w:r w:rsidRPr="00C7192B" w:rsidDel="00C7192B">
          <w:rPr>
            <w:sz w:val="24"/>
            <w:szCs w:val="24"/>
            <w:lang w:val="en-GB"/>
            <w:rPrChange w:id="19" w:author="CAIZERGUES Alain" w:date="2023-09-21T14:47:00Z">
              <w:rPr>
                <w:lang w:val="en-GB"/>
              </w:rPr>
            </w:rPrChange>
          </w:rPr>
          <w:delText xml:space="preserve">insufficient </w:delText>
        </w:r>
      </w:del>
      <w:r w:rsidRPr="00C7192B">
        <w:rPr>
          <w:sz w:val="24"/>
          <w:szCs w:val="24"/>
          <w:lang w:val="en-GB"/>
          <w:rPrChange w:id="20" w:author="CAIZERGUES Alain" w:date="2023-09-21T14:47:00Z">
            <w:rPr>
              <w:lang w:val="en-GB"/>
            </w:rPr>
          </w:rPrChange>
        </w:rPr>
        <w:t xml:space="preserve">for </w:t>
      </w:r>
      <w:del w:id="21" w:author="CAIZERGUES Alain" w:date="2023-09-21T14:46:00Z">
        <w:r w:rsidRPr="00C7192B" w:rsidDel="00C7192B">
          <w:rPr>
            <w:sz w:val="24"/>
            <w:szCs w:val="24"/>
            <w:lang w:val="en-GB"/>
            <w:rPrChange w:id="22" w:author="CAIZERGUES Alain" w:date="2023-09-21T14:47:00Z">
              <w:rPr>
                <w:lang w:val="en-GB"/>
              </w:rPr>
            </w:rPrChange>
          </w:rPr>
          <w:delText xml:space="preserve">the basic </w:delText>
        </w:r>
      </w:del>
      <w:ins w:id="23" w:author="CAIZERGUES Alain" w:date="2023-09-21T14:46:00Z">
        <w:r w:rsidR="00C7192B" w:rsidRPr="00C7192B">
          <w:rPr>
            <w:sz w:val="24"/>
            <w:szCs w:val="24"/>
            <w:lang w:val="en-GB"/>
            <w:rPrChange w:id="24" w:author="CAIZERGUES Alain" w:date="2023-09-21T14:47:00Z">
              <w:rPr>
                <w:lang w:val="en-GB"/>
              </w:rPr>
            </w:rPrChange>
          </w:rPr>
          <w:t xml:space="preserve">assessing </w:t>
        </w:r>
      </w:ins>
      <w:del w:id="25" w:author="CAIZERGUES Alain" w:date="2023-09-21T14:46:00Z">
        <w:r w:rsidRPr="00C7192B" w:rsidDel="00C7192B">
          <w:rPr>
            <w:sz w:val="24"/>
            <w:szCs w:val="24"/>
            <w:lang w:val="en-GB"/>
            <w:rPrChange w:id="26" w:author="CAIZERGUES Alain" w:date="2023-09-21T14:47:00Z">
              <w:rPr>
                <w:lang w:val="en-GB"/>
              </w:rPr>
            </w:rPrChange>
          </w:rPr>
          <w:delText xml:space="preserve">understanding </w:delText>
        </w:r>
      </w:del>
      <w:ins w:id="27" w:author="CAIZERGUES Alain" w:date="2023-09-21T14:46:00Z">
        <w:r w:rsidR="00C7192B" w:rsidRPr="00C7192B">
          <w:rPr>
            <w:sz w:val="24"/>
            <w:szCs w:val="24"/>
            <w:lang w:val="en-GB"/>
            <w:rPrChange w:id="28" w:author="CAIZERGUES Alain" w:date="2023-09-21T14:47:00Z">
              <w:rPr>
                <w:lang w:val="en-GB"/>
              </w:rPr>
            </w:rPrChange>
          </w:rPr>
          <w:t xml:space="preserve">the mechanisms underlying demographic </w:t>
        </w:r>
      </w:ins>
      <w:del w:id="29" w:author="CAIZERGUES Alain" w:date="2023-09-21T14:46:00Z">
        <w:r w:rsidRPr="00C7192B" w:rsidDel="00C7192B">
          <w:rPr>
            <w:sz w:val="24"/>
            <w:szCs w:val="24"/>
            <w:lang w:val="en-GB"/>
            <w:rPrChange w:id="30" w:author="CAIZERGUES Alain" w:date="2023-09-21T14:47:00Z">
              <w:rPr>
                <w:lang w:val="en-GB"/>
              </w:rPr>
            </w:rPrChange>
          </w:rPr>
          <w:delText>of the demographic mechanisms</w:delText>
        </w:r>
      </w:del>
      <w:ins w:id="31" w:author="CAIZERGUES Alain" w:date="2023-09-21T14:46:00Z">
        <w:r w:rsidR="00C7192B" w:rsidRPr="00C7192B">
          <w:rPr>
            <w:sz w:val="24"/>
            <w:szCs w:val="24"/>
            <w:lang w:val="en-GB"/>
            <w:rPrChange w:id="32" w:author="CAIZERGUES Alain" w:date="2023-09-21T14:47:00Z">
              <w:rPr>
                <w:lang w:val="en-GB"/>
              </w:rPr>
            </w:rPrChange>
          </w:rPr>
          <w:t>processes</w:t>
        </w:r>
      </w:ins>
      <w:r w:rsidRPr="00C7192B">
        <w:rPr>
          <w:sz w:val="24"/>
          <w:szCs w:val="24"/>
          <w:lang w:val="en-GB"/>
          <w:rPrChange w:id="33" w:author="CAIZERGUES Alain" w:date="2023-09-21T14:47:00Z">
            <w:rPr>
              <w:lang w:val="en-GB"/>
            </w:rPr>
          </w:rPrChange>
        </w:rPr>
        <w:t xml:space="preserve"> and more specifically to assess the exten</w:t>
      </w:r>
      <w:ins w:id="34" w:author="CAIZERGUES Alain" w:date="2023-09-21T14:46:00Z">
        <w:r w:rsidR="00C7192B" w:rsidRPr="00C7192B">
          <w:rPr>
            <w:sz w:val="24"/>
            <w:szCs w:val="24"/>
            <w:lang w:val="en-GB"/>
            <w:rPrChange w:id="35" w:author="CAIZERGUES Alain" w:date="2023-09-21T14:47:00Z">
              <w:rPr>
                <w:lang w:val="en-GB"/>
              </w:rPr>
            </w:rPrChange>
          </w:rPr>
          <w:t>t</w:t>
        </w:r>
      </w:ins>
      <w:del w:id="36" w:author="CAIZERGUES Alain" w:date="2023-09-21T14:46:00Z">
        <w:r w:rsidRPr="00C7192B" w:rsidDel="00C7192B">
          <w:rPr>
            <w:sz w:val="24"/>
            <w:szCs w:val="24"/>
            <w:lang w:val="en-GB"/>
            <w:rPrChange w:id="37" w:author="CAIZERGUES Alain" w:date="2023-09-21T14:47:00Z">
              <w:rPr>
                <w:lang w:val="en-GB"/>
              </w:rPr>
            </w:rPrChange>
          </w:rPr>
          <w:delText>d</w:delText>
        </w:r>
      </w:del>
      <w:r w:rsidRPr="00C7192B">
        <w:rPr>
          <w:sz w:val="24"/>
          <w:szCs w:val="24"/>
          <w:lang w:val="en-GB"/>
          <w:rPrChange w:id="38" w:author="CAIZERGUES Alain" w:date="2023-09-21T14:47:00Z">
            <w:rPr>
              <w:lang w:val="en-GB"/>
            </w:rPr>
          </w:rPrChange>
        </w:rPr>
        <w:t xml:space="preserve"> to which population growth rate is affected by changes in adult survival rather than </w:t>
      </w:r>
      <w:ins w:id="39" w:author="CAIZERGUES Alain" w:date="2023-09-21T14:46:00Z">
        <w:r w:rsidR="00C7192B" w:rsidRPr="00C7192B">
          <w:rPr>
            <w:sz w:val="24"/>
            <w:szCs w:val="24"/>
            <w:lang w:val="en-GB"/>
            <w:rPrChange w:id="40" w:author="CAIZERGUES Alain" w:date="2023-09-21T14:47:00Z">
              <w:rPr>
                <w:lang w:val="en-GB"/>
              </w:rPr>
            </w:rPrChange>
          </w:rPr>
          <w:t xml:space="preserve">for example </w:t>
        </w:r>
      </w:ins>
      <w:del w:id="41" w:author="CAIZERGUES Alain" w:date="2023-09-21T14:46:00Z">
        <w:r w:rsidRPr="00C7192B" w:rsidDel="00C7192B">
          <w:rPr>
            <w:sz w:val="24"/>
            <w:szCs w:val="24"/>
            <w:lang w:val="en-GB"/>
            <w:rPrChange w:id="42" w:author="CAIZERGUES Alain" w:date="2023-09-21T14:47:00Z">
              <w:rPr>
                <w:lang w:val="en-GB"/>
              </w:rPr>
            </w:rPrChange>
          </w:rPr>
          <w:delText xml:space="preserve">to </w:delText>
        </w:r>
      </w:del>
      <w:r w:rsidRPr="00C7192B">
        <w:rPr>
          <w:sz w:val="24"/>
          <w:szCs w:val="24"/>
          <w:lang w:val="en-GB"/>
          <w:rPrChange w:id="43" w:author="CAIZERGUES Alain" w:date="2023-09-21T14:47:00Z">
            <w:rPr>
              <w:lang w:val="en-GB"/>
            </w:rPr>
          </w:rPrChange>
        </w:rPr>
        <w:t>variations in reproductive parameters. Usual methods to inform survival and recruitment, e.g. capture-mark-recapture and game-hunting bag, rely on catching animals</w:t>
      </w:r>
      <w:del w:id="44" w:author="CAIZERGUES Alain" w:date="2023-09-21T14:48:00Z">
        <w:r w:rsidRPr="00C7192B" w:rsidDel="00C7192B">
          <w:rPr>
            <w:sz w:val="24"/>
            <w:szCs w:val="24"/>
            <w:lang w:val="en-GB"/>
            <w:rPrChange w:id="45" w:author="CAIZERGUES Alain" w:date="2023-09-21T14:47:00Z">
              <w:rPr>
                <w:lang w:val="en-GB"/>
              </w:rPr>
            </w:rPrChange>
          </w:rPr>
          <w:delText xml:space="preserve"> in a way or another,</w:delText>
        </w:r>
      </w:del>
      <w:r w:rsidRPr="00C7192B">
        <w:rPr>
          <w:sz w:val="24"/>
          <w:szCs w:val="24"/>
          <w:lang w:val="en-GB"/>
          <w:rPrChange w:id="46" w:author="CAIZERGUES Alain" w:date="2023-09-21T14:47:00Z">
            <w:rPr>
              <w:lang w:val="en-GB"/>
            </w:rPr>
          </w:rPrChange>
        </w:rPr>
        <w:t xml:space="preserve"> which suffers from three main drawbacks. First</w:t>
      </w:r>
      <w:ins w:id="47" w:author="CAIZERGUES Alain" w:date="2023-09-21T14:48:00Z">
        <w:r w:rsidR="00C7192B">
          <w:rPr>
            <w:sz w:val="24"/>
            <w:szCs w:val="24"/>
            <w:lang w:val="en-GB"/>
          </w:rPr>
          <w:t>ly</w:t>
        </w:r>
      </w:ins>
      <w:r w:rsidRPr="00C7192B">
        <w:rPr>
          <w:sz w:val="24"/>
          <w:szCs w:val="24"/>
          <w:lang w:val="en-GB"/>
          <w:rPrChange w:id="48" w:author="CAIZERGUES Alain" w:date="2023-09-21T14:47:00Z">
            <w:rPr>
              <w:lang w:val="en-GB"/>
            </w:rPr>
          </w:rPrChange>
        </w:rPr>
        <w:t xml:space="preserve">, the selectivity of the catching methods can lead to a biased representation of the underlying population structure. </w:t>
      </w:r>
      <w:ins w:id="49" w:author="CAIZERGUES Alain" w:date="2023-09-21T14:48:00Z">
        <w:r w:rsidR="00C7192B">
          <w:rPr>
            <w:sz w:val="24"/>
            <w:szCs w:val="24"/>
            <w:lang w:val="en-GB"/>
          </w:rPr>
          <w:t>Secondly</w:t>
        </w:r>
      </w:ins>
      <w:del w:id="50" w:author="CAIZERGUES Alain" w:date="2023-09-21T14:48:00Z">
        <w:r w:rsidRPr="00C7192B" w:rsidDel="00C7192B">
          <w:rPr>
            <w:sz w:val="24"/>
            <w:szCs w:val="24"/>
            <w:lang w:val="en-GB"/>
            <w:rPrChange w:id="51" w:author="CAIZERGUES Alain" w:date="2023-09-21T14:47:00Z">
              <w:rPr>
                <w:lang w:val="en-GB"/>
              </w:rPr>
            </w:rPrChange>
          </w:rPr>
          <w:delText>In practice</w:delText>
        </w:r>
      </w:del>
      <w:r w:rsidRPr="00C7192B">
        <w:rPr>
          <w:sz w:val="24"/>
          <w:szCs w:val="24"/>
          <w:lang w:val="en-GB"/>
          <w:rPrChange w:id="52" w:author="CAIZERGUES Alain" w:date="2023-09-21T14:47:00Z">
            <w:rPr>
              <w:lang w:val="en-GB"/>
            </w:rPr>
          </w:rPrChange>
        </w:rPr>
        <w:t xml:space="preserve">, catching and releasing animals is </w:t>
      </w:r>
      <w:del w:id="53" w:author="CAIZERGUES Alain" w:date="2023-09-21T14:49:00Z">
        <w:r w:rsidRPr="00C7192B" w:rsidDel="00C7192B">
          <w:rPr>
            <w:sz w:val="24"/>
            <w:szCs w:val="24"/>
            <w:lang w:val="en-GB"/>
            <w:rPrChange w:id="54" w:author="CAIZERGUES Alain" w:date="2023-09-21T14:47:00Z">
              <w:rPr>
                <w:lang w:val="en-GB"/>
              </w:rPr>
            </w:rPrChange>
          </w:rPr>
          <w:delText>also an</w:delText>
        </w:r>
      </w:del>
      <w:ins w:id="55" w:author="CAIZERGUES Alain" w:date="2023-09-21T14:49:00Z">
        <w:r w:rsidR="00C7192B">
          <w:rPr>
            <w:sz w:val="24"/>
            <w:szCs w:val="24"/>
            <w:lang w:val="en-GB"/>
          </w:rPr>
          <w:t>quite</w:t>
        </w:r>
      </w:ins>
      <w:r w:rsidRPr="00C7192B">
        <w:rPr>
          <w:sz w:val="24"/>
          <w:szCs w:val="24"/>
          <w:lang w:val="en-GB"/>
          <w:rPrChange w:id="56" w:author="CAIZERGUES Alain" w:date="2023-09-21T14:47:00Z">
            <w:rPr>
              <w:lang w:val="en-GB"/>
            </w:rPr>
          </w:rPrChange>
        </w:rPr>
        <w:t xml:space="preserve"> invasive </w:t>
      </w:r>
      <w:del w:id="57" w:author="CAIZERGUES Alain" w:date="2023-09-21T14:49:00Z">
        <w:r w:rsidRPr="00C7192B" w:rsidDel="00C7192B">
          <w:rPr>
            <w:sz w:val="24"/>
            <w:szCs w:val="24"/>
            <w:lang w:val="en-GB"/>
            <w:rPrChange w:id="58" w:author="CAIZERGUES Alain" w:date="2023-09-21T14:47:00Z">
              <w:rPr>
                <w:lang w:val="en-GB"/>
              </w:rPr>
            </w:rPrChange>
          </w:rPr>
          <w:delText>approach implying</w:delText>
        </w:r>
      </w:del>
      <w:ins w:id="59" w:author="CAIZERGUES Alain" w:date="2023-09-21T14:49:00Z">
        <w:r w:rsidR="00C7192B">
          <w:rPr>
            <w:sz w:val="24"/>
            <w:szCs w:val="24"/>
            <w:lang w:val="en-GB"/>
          </w:rPr>
          <w:t>generating</w:t>
        </w:r>
      </w:ins>
      <w:r w:rsidRPr="00C7192B">
        <w:rPr>
          <w:sz w:val="24"/>
          <w:szCs w:val="24"/>
          <w:lang w:val="en-GB"/>
          <w:rPrChange w:id="60" w:author="CAIZERGUES Alain" w:date="2023-09-21T14:47:00Z">
            <w:rPr>
              <w:lang w:val="en-GB"/>
            </w:rPr>
          </w:rPrChange>
        </w:rPr>
        <w:t xml:space="preserve"> </w:t>
      </w:r>
      <w:del w:id="61" w:author="CAIZERGUES Alain" w:date="2023-09-21T14:49:00Z">
        <w:r w:rsidRPr="00C7192B" w:rsidDel="00C7192B">
          <w:rPr>
            <w:sz w:val="24"/>
            <w:szCs w:val="24"/>
            <w:lang w:val="en-GB"/>
            <w:rPrChange w:id="62" w:author="CAIZERGUES Alain" w:date="2023-09-21T14:47:00Z">
              <w:rPr>
                <w:lang w:val="en-GB"/>
              </w:rPr>
            </w:rPrChange>
          </w:rPr>
          <w:delText xml:space="preserve">additional </w:delText>
        </w:r>
      </w:del>
      <w:r w:rsidRPr="00C7192B">
        <w:rPr>
          <w:sz w:val="24"/>
          <w:szCs w:val="24"/>
          <w:lang w:val="en-GB"/>
          <w:rPrChange w:id="63" w:author="CAIZERGUES Alain" w:date="2023-09-21T14:47:00Z">
            <w:rPr>
              <w:lang w:val="en-GB"/>
            </w:rPr>
          </w:rPrChange>
        </w:rPr>
        <w:t>stress</w:t>
      </w:r>
      <w:del w:id="64" w:author="CAIZERGUES Alain" w:date="2023-09-21T14:49:00Z">
        <w:r w:rsidRPr="00C7192B" w:rsidDel="00C7192B">
          <w:rPr>
            <w:sz w:val="24"/>
            <w:szCs w:val="24"/>
            <w:lang w:val="en-GB"/>
            <w:rPrChange w:id="65" w:author="CAIZERGUES Alain" w:date="2023-09-21T14:47:00Z">
              <w:rPr>
                <w:lang w:val="en-GB"/>
              </w:rPr>
            </w:rPrChange>
          </w:rPr>
          <w:delText xml:space="preserve"> to the individuals</w:delText>
        </w:r>
      </w:del>
      <w:ins w:id="66" w:author="CAIZERGUES Alain" w:date="2023-09-21T14:49:00Z">
        <w:r w:rsidR="00C7192B">
          <w:rPr>
            <w:sz w:val="24"/>
            <w:szCs w:val="24"/>
            <w:lang w:val="en-GB"/>
          </w:rPr>
          <w:t xml:space="preserve"> and hence additional threat to </w:t>
        </w:r>
      </w:ins>
      <w:ins w:id="67" w:author="CAIZERGUES Alain" w:date="2023-09-21T14:50:00Z">
        <w:r w:rsidR="00C7192B">
          <w:rPr>
            <w:sz w:val="24"/>
            <w:szCs w:val="24"/>
            <w:lang w:val="en-GB"/>
          </w:rPr>
          <w:t>often already endangered species</w:t>
        </w:r>
      </w:ins>
      <w:r w:rsidRPr="00C7192B">
        <w:rPr>
          <w:sz w:val="24"/>
          <w:szCs w:val="24"/>
          <w:lang w:val="en-GB"/>
          <w:rPrChange w:id="68" w:author="CAIZERGUES Alain" w:date="2023-09-21T14:47:00Z">
            <w:rPr>
              <w:lang w:val="en-GB"/>
            </w:rPr>
          </w:rPrChange>
        </w:rPr>
        <w:t xml:space="preserve">. </w:t>
      </w:r>
      <w:del w:id="69" w:author="CAIZERGUES Alain" w:date="2023-09-21T14:50:00Z">
        <w:r w:rsidRPr="00C7192B" w:rsidDel="00C7192B">
          <w:rPr>
            <w:sz w:val="24"/>
            <w:szCs w:val="24"/>
            <w:lang w:val="en-GB"/>
            <w:rPrChange w:id="70" w:author="CAIZERGUES Alain" w:date="2023-09-21T14:47:00Z">
              <w:rPr>
                <w:lang w:val="en-GB"/>
              </w:rPr>
            </w:rPrChange>
          </w:rPr>
          <w:delText xml:space="preserve">Furthermore </w:delText>
        </w:r>
      </w:del>
      <w:ins w:id="71" w:author="CAIZERGUES Alain" w:date="2023-09-21T14:50:00Z">
        <w:r w:rsidR="00C7192B">
          <w:rPr>
            <w:sz w:val="24"/>
            <w:szCs w:val="24"/>
            <w:lang w:val="en-GB"/>
          </w:rPr>
          <w:t>Thirdly,</w:t>
        </w:r>
        <w:r w:rsidR="00C7192B" w:rsidRPr="00C7192B">
          <w:rPr>
            <w:sz w:val="24"/>
            <w:szCs w:val="24"/>
            <w:lang w:val="en-GB"/>
            <w:rPrChange w:id="72" w:author="CAIZERGUES Alain" w:date="2023-09-21T14:47:00Z">
              <w:rPr>
                <w:lang w:val="en-GB"/>
              </w:rPr>
            </w:rPrChange>
          </w:rPr>
          <w:t xml:space="preserve"> </w:t>
        </w:r>
      </w:ins>
      <w:r w:rsidRPr="00C7192B">
        <w:rPr>
          <w:sz w:val="24"/>
          <w:szCs w:val="24"/>
          <w:lang w:val="en-GB"/>
          <w:rPrChange w:id="73" w:author="CAIZERGUES Alain" w:date="2023-09-21T14:47:00Z">
            <w:rPr>
              <w:lang w:val="en-GB"/>
            </w:rPr>
          </w:rPrChange>
        </w:rPr>
        <w:t xml:space="preserve">releasing may simply </w:t>
      </w:r>
      <w:ins w:id="74" w:author="CAIZERGUES Alain" w:date="2023-09-21T14:51:00Z">
        <w:r w:rsidR="00C7192B">
          <w:rPr>
            <w:sz w:val="24"/>
            <w:szCs w:val="24"/>
            <w:lang w:val="en-GB"/>
          </w:rPr>
          <w:t xml:space="preserve">be </w:t>
        </w:r>
      </w:ins>
      <w:del w:id="75" w:author="CAIZERGUES Alain" w:date="2023-09-21T14:50:00Z">
        <w:r w:rsidRPr="00C7192B" w:rsidDel="00C7192B">
          <w:rPr>
            <w:sz w:val="24"/>
            <w:szCs w:val="24"/>
            <w:lang w:val="en-GB"/>
            <w:rPrChange w:id="76" w:author="CAIZERGUES Alain" w:date="2023-09-21T14:47:00Z">
              <w:rPr>
                <w:lang w:val="en-GB"/>
              </w:rPr>
            </w:rPrChange>
          </w:rPr>
          <w:delText>be forbidden</w:delText>
        </w:r>
      </w:del>
      <w:ins w:id="77" w:author="CAIZERGUES Alain" w:date="2023-09-21T14:50:00Z">
        <w:r w:rsidR="00C7192B">
          <w:rPr>
            <w:sz w:val="24"/>
            <w:szCs w:val="24"/>
            <w:lang w:val="en-GB"/>
          </w:rPr>
          <w:t xml:space="preserve">impossible especially </w:t>
        </w:r>
      </w:ins>
      <w:del w:id="78" w:author="CAIZERGUES Alain" w:date="2023-09-21T14:50:00Z">
        <w:r w:rsidRPr="00C7192B" w:rsidDel="00C7192B">
          <w:rPr>
            <w:sz w:val="24"/>
            <w:szCs w:val="24"/>
            <w:lang w:val="en-GB"/>
            <w:rPrChange w:id="79" w:author="CAIZERGUES Alain" w:date="2023-09-21T14:47:00Z">
              <w:rPr>
                <w:lang w:val="en-GB"/>
              </w:rPr>
            </w:rPrChange>
          </w:rPr>
          <w:delText xml:space="preserve"> </w:delText>
        </w:r>
      </w:del>
      <w:r w:rsidRPr="00C7192B">
        <w:rPr>
          <w:sz w:val="24"/>
          <w:szCs w:val="24"/>
          <w:lang w:val="en-GB"/>
          <w:rPrChange w:id="80" w:author="CAIZERGUES Alain" w:date="2023-09-21T14:47:00Z">
            <w:rPr>
              <w:lang w:val="en-GB"/>
            </w:rPr>
          </w:rPrChange>
        </w:rPr>
        <w:t>for invasive alien species</w:t>
      </w:r>
      <w:ins w:id="81" w:author="CAIZERGUES Alain" w:date="2023-09-21T14:50:00Z">
        <w:r w:rsidR="00C7192B">
          <w:rPr>
            <w:sz w:val="24"/>
            <w:szCs w:val="24"/>
            <w:lang w:val="en-GB"/>
          </w:rPr>
          <w:t xml:space="preserve"> representing a threat for native tax</w:t>
        </w:r>
      </w:ins>
      <w:ins w:id="82" w:author="CAIZERGUES Alain" w:date="2023-09-21T14:51:00Z">
        <w:r w:rsidR="00C7192B">
          <w:rPr>
            <w:sz w:val="24"/>
            <w:szCs w:val="24"/>
            <w:lang w:val="en-GB"/>
          </w:rPr>
          <w:t>a</w:t>
        </w:r>
      </w:ins>
      <w:r w:rsidRPr="00C7192B">
        <w:rPr>
          <w:sz w:val="24"/>
          <w:szCs w:val="24"/>
          <w:lang w:val="en-GB"/>
          <w:rPrChange w:id="83" w:author="CAIZERGUES Alain" w:date="2023-09-21T14:47:00Z">
            <w:rPr>
              <w:lang w:val="en-GB"/>
            </w:rPr>
          </w:rPrChange>
        </w:rPr>
        <w:t xml:space="preserve">. In many waterfowl species, a sexual dichromatism is observed in adults whereas immatures of both sexes display a cover-up plumage similar to adult females. </w:t>
      </w:r>
      <w:ins w:id="84" w:author="CAIZERGUES Alain" w:date="2023-09-21T14:51:00Z">
        <w:r w:rsidR="00C7192B">
          <w:rPr>
            <w:sz w:val="24"/>
            <w:szCs w:val="24"/>
            <w:lang w:val="en-GB"/>
          </w:rPr>
          <w:t xml:space="preserve"> </w:t>
        </w:r>
      </w:ins>
      <w:del w:id="85" w:author="CAIZERGUES Alain" w:date="2023-09-21T14:51:00Z">
        <w:r w:rsidRPr="00C7192B" w:rsidDel="00C7192B">
          <w:rPr>
            <w:sz w:val="24"/>
            <w:szCs w:val="24"/>
            <w:lang w:val="en-GB"/>
            <w:rPrChange w:id="86" w:author="CAIZERGUES Alain" w:date="2023-09-21T14:47:00Z">
              <w:rPr>
                <w:lang w:val="en-GB"/>
              </w:rPr>
            </w:rPrChange>
          </w:rPr>
          <w:delText xml:space="preserve">From </w:delText>
        </w:r>
      </w:del>
      <w:ins w:id="87" w:author="CAIZERGUES Alain" w:date="2023-09-21T14:51:00Z">
        <w:r w:rsidR="00C7192B">
          <w:rPr>
            <w:sz w:val="24"/>
            <w:szCs w:val="24"/>
            <w:lang w:val="en-GB"/>
          </w:rPr>
          <w:t>Using the case of alien</w:t>
        </w:r>
        <w:r w:rsidR="00C7192B" w:rsidRPr="00C7192B">
          <w:rPr>
            <w:sz w:val="24"/>
            <w:szCs w:val="24"/>
            <w:lang w:val="en-GB"/>
            <w:rPrChange w:id="88" w:author="CAIZERGUES Alain" w:date="2023-09-21T14:47:00Z">
              <w:rPr>
                <w:lang w:val="en-GB"/>
              </w:rPr>
            </w:rPrChange>
          </w:rPr>
          <w:t xml:space="preserve"> </w:t>
        </w:r>
      </w:ins>
      <w:del w:id="89" w:author="CAIZERGUES Alain" w:date="2023-09-21T14:51:00Z">
        <w:r w:rsidRPr="00C7192B" w:rsidDel="00C7192B">
          <w:rPr>
            <w:sz w:val="24"/>
            <w:szCs w:val="24"/>
            <w:lang w:val="en-GB"/>
            <w:rPrChange w:id="90" w:author="CAIZERGUES Alain" w:date="2023-09-21T14:47:00Z">
              <w:rPr>
                <w:lang w:val="en-GB"/>
              </w:rPr>
            </w:rPrChange>
          </w:rPr>
          <w:delText xml:space="preserve">populations of </w:delText>
        </w:r>
      </w:del>
      <w:r w:rsidRPr="00C7192B">
        <w:rPr>
          <w:sz w:val="24"/>
          <w:szCs w:val="24"/>
          <w:lang w:val="en-GB"/>
          <w:rPrChange w:id="91" w:author="CAIZERGUES Alain" w:date="2023-09-21T14:47:00Z">
            <w:rPr>
              <w:lang w:val="en-GB"/>
            </w:rPr>
          </w:rPrChange>
        </w:rPr>
        <w:t>Ruddy duck</w:t>
      </w:r>
      <w:ins w:id="92" w:author="CAIZERGUES Alain" w:date="2023-09-21T14:51:00Z">
        <w:r w:rsidR="00C7192B">
          <w:rPr>
            <w:sz w:val="24"/>
            <w:szCs w:val="24"/>
            <w:lang w:val="en-GB"/>
          </w:rPr>
          <w:t xml:space="preserve"> populations of </w:t>
        </w:r>
      </w:ins>
      <w:ins w:id="93" w:author="CAIZERGUES Alain" w:date="2023-09-21T14:52:00Z">
        <w:r w:rsidR="00C7192B">
          <w:rPr>
            <w:sz w:val="24"/>
            <w:szCs w:val="24"/>
            <w:lang w:val="en-GB"/>
          </w:rPr>
          <w:t>W</w:t>
        </w:r>
      </w:ins>
      <w:ins w:id="94" w:author="CAIZERGUES Alain" w:date="2023-09-21T14:51:00Z">
        <w:r w:rsidR="00C7192B">
          <w:rPr>
            <w:sz w:val="24"/>
            <w:szCs w:val="24"/>
            <w:lang w:val="en-GB"/>
          </w:rPr>
          <w:t xml:space="preserve">estern </w:t>
        </w:r>
      </w:ins>
      <w:ins w:id="95" w:author="CAIZERGUES Alain" w:date="2023-09-21T14:52:00Z">
        <w:r w:rsidR="00C7192B">
          <w:rPr>
            <w:sz w:val="24"/>
            <w:szCs w:val="24"/>
            <w:lang w:val="en-GB"/>
          </w:rPr>
          <w:t>Europe</w:t>
        </w:r>
      </w:ins>
      <w:del w:id="96" w:author="CAIZERGUES Alain" w:date="2023-09-21T14:52:00Z">
        <w:r w:rsidRPr="00C7192B" w:rsidDel="00C7192B">
          <w:rPr>
            <w:sz w:val="24"/>
            <w:szCs w:val="24"/>
            <w:lang w:val="en-GB"/>
            <w:rPrChange w:id="97" w:author="CAIZERGUES Alain" w:date="2023-09-21T14:47:00Z">
              <w:rPr>
                <w:lang w:val="en-GB"/>
              </w:rPr>
            </w:rPrChange>
          </w:rPr>
          <w:delText>,</w:delText>
        </w:r>
      </w:del>
      <w:r w:rsidRPr="00C7192B">
        <w:rPr>
          <w:sz w:val="24"/>
          <w:szCs w:val="24"/>
          <w:lang w:val="en-GB"/>
          <w:rPrChange w:id="98" w:author="CAIZERGUES Alain" w:date="2023-09-21T14:47:00Z">
            <w:rPr>
              <w:lang w:val="en-GB"/>
            </w:rPr>
          </w:rPrChange>
        </w:rPr>
        <w:t xml:space="preserve"> </w:t>
      </w:r>
      <w:ins w:id="99" w:author="CAIZERGUES Alain" w:date="2023-09-21T14:52:00Z">
        <w:r w:rsidR="00C7192B">
          <w:rPr>
            <w:sz w:val="24"/>
            <w:szCs w:val="24"/>
            <w:lang w:val="en-GB"/>
          </w:rPr>
          <w:t>(</w:t>
        </w:r>
      </w:ins>
      <w:r w:rsidRPr="00C7192B">
        <w:rPr>
          <w:sz w:val="24"/>
          <w:szCs w:val="24"/>
          <w:lang w:val="en-GB"/>
          <w:rPrChange w:id="100" w:author="CAIZERGUES Alain" w:date="2023-09-21T14:47:00Z">
            <w:rPr>
              <w:lang w:val="en-GB"/>
            </w:rPr>
          </w:rPrChange>
        </w:rPr>
        <w:t>a species displaying this pattern</w:t>
      </w:r>
      <w:ins w:id="101" w:author="CAIZERGUES Alain" w:date="2023-09-21T14:52:00Z">
        <w:r w:rsidR="00C7192B">
          <w:rPr>
            <w:sz w:val="24"/>
            <w:szCs w:val="24"/>
            <w:lang w:val="en-GB"/>
          </w:rPr>
          <w:t>)</w:t>
        </w:r>
      </w:ins>
      <w:r w:rsidRPr="00C7192B">
        <w:rPr>
          <w:sz w:val="24"/>
          <w:szCs w:val="24"/>
          <w:lang w:val="en-GB"/>
          <w:rPrChange w:id="102" w:author="CAIZERGUES Alain" w:date="2023-09-21T14:47:00Z">
            <w:rPr>
              <w:lang w:val="en-GB"/>
            </w:rPr>
          </w:rPrChange>
        </w:rPr>
        <w:t xml:space="preserve">, </w:t>
      </w:r>
      <w:del w:id="103" w:author="CAIZERGUES Alain" w:date="2023-09-21T14:52:00Z">
        <w:r w:rsidRPr="00C7192B" w:rsidDel="00C7192B">
          <w:rPr>
            <w:sz w:val="24"/>
            <w:szCs w:val="24"/>
            <w:lang w:val="en-GB"/>
            <w:rPrChange w:id="104" w:author="CAIZERGUES Alain" w:date="2023-09-21T14:47:00Z">
              <w:rPr>
                <w:lang w:val="en-GB"/>
              </w:rPr>
            </w:rPrChange>
          </w:rPr>
          <w:delText>this study</w:delText>
        </w:r>
      </w:del>
      <w:ins w:id="105" w:author="CAIZERGUES Alain" w:date="2023-09-21T14:52:00Z">
        <w:r w:rsidR="00C7192B">
          <w:rPr>
            <w:sz w:val="24"/>
            <w:szCs w:val="24"/>
            <w:lang w:val="en-GB"/>
          </w:rPr>
          <w:t>we</w:t>
        </w:r>
      </w:ins>
      <w:r w:rsidRPr="00C7192B">
        <w:rPr>
          <w:sz w:val="24"/>
          <w:szCs w:val="24"/>
          <w:lang w:val="en-GB"/>
          <w:rPrChange w:id="106" w:author="CAIZERGUES Alain" w:date="2023-09-21T14:47:00Z">
            <w:rPr>
              <w:lang w:val="en-GB"/>
            </w:rPr>
          </w:rPrChange>
        </w:rPr>
        <w:t xml:space="preserve"> </w:t>
      </w:r>
      <w:proofErr w:type="gramStart"/>
      <w:r w:rsidRPr="00C7192B">
        <w:rPr>
          <w:sz w:val="24"/>
          <w:szCs w:val="24"/>
          <w:lang w:val="en-GB"/>
          <w:rPrChange w:id="107" w:author="CAIZERGUES Alain" w:date="2023-09-21T14:47:00Z">
            <w:rPr>
              <w:lang w:val="en-GB"/>
            </w:rPr>
          </w:rPrChange>
        </w:rPr>
        <w:t>introduces</w:t>
      </w:r>
      <w:proofErr w:type="gramEnd"/>
      <w:r w:rsidRPr="00C7192B">
        <w:rPr>
          <w:sz w:val="24"/>
          <w:szCs w:val="24"/>
          <w:lang w:val="en-GB"/>
          <w:rPrChange w:id="108" w:author="CAIZERGUES Alain" w:date="2023-09-21T14:47:00Z">
            <w:rPr>
              <w:lang w:val="en-GB"/>
            </w:rPr>
          </w:rPrChange>
        </w:rPr>
        <w:t xml:space="preserve"> a non-invasive method based on count data </w:t>
      </w:r>
      <w:ins w:id="109" w:author="CAIZERGUES Alain" w:date="2023-09-21T14:52:00Z">
        <w:r w:rsidR="00C7192B">
          <w:rPr>
            <w:sz w:val="24"/>
            <w:szCs w:val="24"/>
            <w:lang w:val="en-GB"/>
          </w:rPr>
          <w:t xml:space="preserve">that allow </w:t>
        </w:r>
      </w:ins>
      <w:del w:id="110" w:author="CAIZERGUES Alain" w:date="2023-09-21T14:52:00Z">
        <w:r w:rsidRPr="00C7192B" w:rsidDel="00C7192B">
          <w:rPr>
            <w:sz w:val="24"/>
            <w:szCs w:val="24"/>
            <w:lang w:val="en-GB"/>
            <w:rPrChange w:id="111" w:author="CAIZERGUES Alain" w:date="2023-09-21T14:47:00Z">
              <w:rPr>
                <w:lang w:val="en-GB"/>
              </w:rPr>
            </w:rPrChange>
          </w:rPr>
          <w:delText>to estimate</w:delText>
        </w:r>
      </w:del>
      <w:ins w:id="112" w:author="CAIZERGUES Alain" w:date="2023-09-21T14:52:00Z">
        <w:r w:rsidR="00C7192B">
          <w:rPr>
            <w:sz w:val="24"/>
            <w:szCs w:val="24"/>
            <w:lang w:val="en-GB"/>
          </w:rPr>
          <w:t>estimating</w:t>
        </w:r>
      </w:ins>
      <w:r w:rsidRPr="00C7192B">
        <w:rPr>
          <w:sz w:val="24"/>
          <w:szCs w:val="24"/>
          <w:lang w:val="en-GB"/>
          <w:rPrChange w:id="113" w:author="CAIZERGUES Alain" w:date="2023-09-21T14:47:00Z">
            <w:rPr>
              <w:lang w:val="en-GB"/>
            </w:rPr>
          </w:rPrChange>
        </w:rPr>
        <w:t xml:space="preserve"> the respective contribution of recruitment and adult survival </w:t>
      </w:r>
      <w:del w:id="114" w:author="CAIZERGUES Alain" w:date="2023-09-21T14:52:00Z">
        <w:r w:rsidRPr="00C7192B" w:rsidDel="00C7192B">
          <w:rPr>
            <w:sz w:val="24"/>
            <w:szCs w:val="24"/>
            <w:lang w:val="en-GB"/>
            <w:rPrChange w:id="115" w:author="CAIZERGUES Alain" w:date="2023-09-21T14:47:00Z">
              <w:rPr>
                <w:lang w:val="en-GB"/>
              </w:rPr>
            </w:rPrChange>
          </w:rPr>
          <w:delText xml:space="preserve">on </w:delText>
        </w:r>
      </w:del>
      <w:ins w:id="116" w:author="CAIZERGUES Alain" w:date="2023-09-21T14:52:00Z">
        <w:r w:rsidR="00C7192B">
          <w:rPr>
            <w:sz w:val="24"/>
            <w:szCs w:val="24"/>
            <w:lang w:val="en-GB"/>
          </w:rPr>
          <w:t>to</w:t>
        </w:r>
        <w:r w:rsidR="00C7192B" w:rsidRPr="00C7192B">
          <w:rPr>
            <w:sz w:val="24"/>
            <w:szCs w:val="24"/>
            <w:lang w:val="en-GB"/>
            <w:rPrChange w:id="117" w:author="CAIZERGUES Alain" w:date="2023-09-21T14:47:00Z">
              <w:rPr>
                <w:lang w:val="en-GB"/>
              </w:rPr>
            </w:rPrChange>
          </w:rPr>
          <w:t xml:space="preserve"> </w:t>
        </w:r>
      </w:ins>
      <w:r w:rsidRPr="00C7192B">
        <w:rPr>
          <w:sz w:val="24"/>
          <w:szCs w:val="24"/>
          <w:lang w:val="en-GB"/>
          <w:rPrChange w:id="118" w:author="CAIZERGUES Alain" w:date="2023-09-21T14:47:00Z">
            <w:rPr>
              <w:lang w:val="en-GB"/>
            </w:rPr>
          </w:rPrChange>
        </w:rPr>
        <w:t xml:space="preserve">population growth rate. </w:t>
      </w:r>
      <w:ins w:id="119" w:author="CAIZERGUES Alain" w:date="2023-09-21T14:53:00Z">
        <w:r w:rsidR="00C7192B">
          <w:rPr>
            <w:sz w:val="24"/>
            <w:szCs w:val="24"/>
            <w:lang w:val="en-GB"/>
          </w:rPr>
          <w:t xml:space="preserve"> </w:t>
        </w:r>
      </w:ins>
      <w:del w:id="120" w:author="CAIZERGUES Alain" w:date="2023-09-21T14:53:00Z">
        <w:r w:rsidRPr="00C7192B" w:rsidDel="00C7192B">
          <w:rPr>
            <w:sz w:val="24"/>
            <w:szCs w:val="24"/>
            <w:lang w:val="en-GB"/>
            <w:rPrChange w:id="121" w:author="CAIZERGUES Alain" w:date="2023-09-21T14:47:00Z">
              <w:rPr>
                <w:lang w:val="en-GB"/>
              </w:rPr>
            </w:rPrChange>
          </w:rPr>
          <w:delText>Relying on population models shows</w:delText>
        </w:r>
      </w:del>
      <w:ins w:id="122" w:author="CAIZERGUES Alain" w:date="2023-09-21T14:53:00Z">
        <w:r w:rsidR="00C7192B">
          <w:rPr>
            <w:sz w:val="24"/>
            <w:szCs w:val="24"/>
            <w:lang w:val="en-GB"/>
          </w:rPr>
          <w:t>We exemplify</w:t>
        </w:r>
      </w:ins>
      <w:r w:rsidRPr="00C7192B">
        <w:rPr>
          <w:sz w:val="24"/>
          <w:szCs w:val="24"/>
          <w:lang w:val="en-GB"/>
          <w:rPrChange w:id="123" w:author="CAIZERGUES Alain" w:date="2023-09-21T14:47:00Z">
            <w:rPr>
              <w:lang w:val="en-GB"/>
            </w:rPr>
          </w:rPrChange>
        </w:rPr>
        <w:t xml:space="preserve"> </w:t>
      </w:r>
      <w:ins w:id="124" w:author="CAIZERGUES Alain" w:date="2023-09-21T14:53:00Z">
        <w:r w:rsidR="00C7192B">
          <w:rPr>
            <w:sz w:val="24"/>
            <w:szCs w:val="24"/>
            <w:lang w:val="en-GB"/>
          </w:rPr>
          <w:t>how</w:t>
        </w:r>
      </w:ins>
      <w:ins w:id="125" w:author="CAIZERGUES Alain" w:date="2023-09-21T14:59:00Z">
        <w:r w:rsidR="008E2ACB">
          <w:rPr>
            <w:sz w:val="24"/>
            <w:szCs w:val="24"/>
            <w:lang w:val="en-GB"/>
          </w:rPr>
          <w:t>,</w:t>
        </w:r>
      </w:ins>
      <w:ins w:id="126" w:author="CAIZERGUES Alain" w:date="2023-09-21T14:53:00Z">
        <w:r w:rsidR="00C7192B">
          <w:rPr>
            <w:sz w:val="24"/>
            <w:szCs w:val="24"/>
            <w:lang w:val="en-GB"/>
          </w:rPr>
          <w:t xml:space="preserve"> </w:t>
        </w:r>
      </w:ins>
      <w:del w:id="127" w:author="CAIZERGUES Alain" w:date="2023-09-21T14:53:00Z">
        <w:r w:rsidRPr="00C7192B" w:rsidDel="00C7192B">
          <w:rPr>
            <w:sz w:val="24"/>
            <w:szCs w:val="24"/>
            <w:lang w:val="en-GB"/>
            <w:rPrChange w:id="128" w:author="CAIZERGUES Alain" w:date="2023-09-21T14:47:00Z">
              <w:rPr>
                <w:lang w:val="en-GB"/>
              </w:rPr>
            </w:rPrChange>
          </w:rPr>
          <w:delText xml:space="preserve">that performing </w:delText>
        </w:r>
      </w:del>
      <w:del w:id="129" w:author="CAIZERGUES Alain" w:date="2023-09-21T14:54:00Z">
        <w:r w:rsidRPr="00C7192B" w:rsidDel="00C7192B">
          <w:rPr>
            <w:sz w:val="24"/>
            <w:szCs w:val="24"/>
            <w:lang w:val="en-GB"/>
            <w:rPrChange w:id="130" w:author="CAIZERGUES Alain" w:date="2023-09-21T14:47:00Z">
              <w:rPr>
                <w:lang w:val="en-GB"/>
              </w:rPr>
            </w:rPrChange>
          </w:rPr>
          <w:delText xml:space="preserve">count survey during the appropriate time </w:delText>
        </w:r>
      </w:del>
      <w:del w:id="131" w:author="CAIZERGUES Alain" w:date="2023-09-21T14:53:00Z">
        <w:r w:rsidRPr="00C7192B" w:rsidDel="00C7192B">
          <w:rPr>
            <w:sz w:val="24"/>
            <w:szCs w:val="24"/>
            <w:lang w:val="en-GB"/>
            <w:rPrChange w:id="132" w:author="CAIZERGUES Alain" w:date="2023-09-21T14:47:00Z">
              <w:rPr>
                <w:lang w:val="en-GB"/>
              </w:rPr>
            </w:rPrChange>
          </w:rPr>
          <w:delText xml:space="preserve">window </w:delText>
        </w:r>
      </w:del>
      <w:del w:id="133" w:author="CAIZERGUES Alain" w:date="2023-09-21T14:54:00Z">
        <w:r w:rsidRPr="00C7192B" w:rsidDel="00C7192B">
          <w:rPr>
            <w:sz w:val="24"/>
            <w:szCs w:val="24"/>
            <w:lang w:val="en-GB"/>
            <w:rPrChange w:id="134" w:author="CAIZERGUES Alain" w:date="2023-09-21T14:47:00Z">
              <w:rPr>
                <w:lang w:val="en-GB"/>
              </w:rPr>
            </w:rPrChange>
          </w:rPr>
          <w:delText>to differentiate both</w:delText>
        </w:r>
      </w:del>
      <w:ins w:id="135" w:author="CAIZERGUES Alain" w:date="2023-09-21T14:54:00Z">
        <w:r w:rsidR="00C7192B">
          <w:rPr>
            <w:sz w:val="24"/>
            <w:szCs w:val="24"/>
            <w:lang w:val="en-GB"/>
          </w:rPr>
          <w:t xml:space="preserve">based on </w:t>
        </w:r>
      </w:ins>
      <w:del w:id="136" w:author="CAIZERGUES Alain" w:date="2023-09-21T14:54:00Z">
        <w:r w:rsidRPr="00C7192B" w:rsidDel="00C7192B">
          <w:rPr>
            <w:sz w:val="24"/>
            <w:szCs w:val="24"/>
            <w:lang w:val="en-GB"/>
            <w:rPrChange w:id="137" w:author="CAIZERGUES Alain" w:date="2023-09-21T14:47:00Z">
              <w:rPr>
                <w:lang w:val="en-GB"/>
              </w:rPr>
            </w:rPrChange>
          </w:rPr>
          <w:delText xml:space="preserve"> </w:delText>
        </w:r>
      </w:del>
      <w:ins w:id="138" w:author="CAIZERGUES Alain" w:date="2023-09-21T14:54:00Z">
        <w:r w:rsidR="00C7192B">
          <w:rPr>
            <w:sz w:val="24"/>
            <w:szCs w:val="24"/>
            <w:lang w:val="en-GB"/>
          </w:rPr>
          <w:t>counts survey</w:t>
        </w:r>
      </w:ins>
      <w:ins w:id="139" w:author="CAIZERGUES Alain" w:date="2023-09-21T14:59:00Z">
        <w:r w:rsidR="008E2ACB">
          <w:rPr>
            <w:sz w:val="24"/>
            <w:szCs w:val="24"/>
            <w:lang w:val="en-GB"/>
          </w:rPr>
          <w:t>,</w:t>
        </w:r>
      </w:ins>
      <w:ins w:id="140" w:author="CAIZERGUES Alain" w:date="2023-09-21T14:54:00Z">
        <w:r w:rsidR="00C7192B">
          <w:rPr>
            <w:sz w:val="24"/>
            <w:szCs w:val="24"/>
            <w:lang w:val="en-GB"/>
          </w:rPr>
          <w:t xml:space="preserve"> one can</w:t>
        </w:r>
      </w:ins>
      <w:ins w:id="141" w:author="CAIZERGUES Alain" w:date="2023-09-21T14:59:00Z">
        <w:r w:rsidR="008E2ACB">
          <w:rPr>
            <w:sz w:val="24"/>
            <w:szCs w:val="24"/>
            <w:lang w:val="en-GB"/>
          </w:rPr>
          <w:t>,</w:t>
        </w:r>
      </w:ins>
      <w:ins w:id="142" w:author="CAIZERGUES Alain" w:date="2023-09-21T14:54:00Z">
        <w:r w:rsidR="00C7192B">
          <w:rPr>
            <w:sz w:val="24"/>
            <w:szCs w:val="24"/>
            <w:lang w:val="en-GB"/>
          </w:rPr>
          <w:t xml:space="preserve"> by monitoring changes in </w:t>
        </w:r>
      </w:ins>
      <w:ins w:id="143" w:author="CAIZERGUES Alain" w:date="2023-09-21T14:55:00Z">
        <w:r w:rsidR="00C7192B">
          <w:rPr>
            <w:sz w:val="24"/>
            <w:szCs w:val="24"/>
            <w:lang w:val="en-GB"/>
          </w:rPr>
          <w:t xml:space="preserve">apparent </w:t>
        </w:r>
      </w:ins>
      <w:ins w:id="144" w:author="CAIZERGUES Alain" w:date="2023-09-21T14:54:00Z">
        <w:r w:rsidR="00C7192B">
          <w:rPr>
            <w:sz w:val="24"/>
            <w:szCs w:val="24"/>
            <w:lang w:val="en-GB"/>
          </w:rPr>
          <w:t>sex</w:t>
        </w:r>
      </w:ins>
      <w:ins w:id="145" w:author="CAIZERGUES Alain" w:date="2023-09-21T14:55:00Z">
        <w:r w:rsidR="00C7192B">
          <w:rPr>
            <w:sz w:val="24"/>
            <w:szCs w:val="24"/>
            <w:lang w:val="en-GB"/>
          </w:rPr>
          <w:t xml:space="preserve"> </w:t>
        </w:r>
      </w:ins>
      <w:ins w:id="146" w:author="CAIZERGUES Alain" w:date="2023-09-21T14:54:00Z">
        <w:r w:rsidR="00C7192B">
          <w:rPr>
            <w:sz w:val="24"/>
            <w:szCs w:val="24"/>
            <w:lang w:val="en-GB"/>
          </w:rPr>
          <w:t xml:space="preserve">ratio </w:t>
        </w:r>
      </w:ins>
      <w:ins w:id="147" w:author="CAIZERGUES Alain" w:date="2023-09-21T14:55:00Z">
        <w:r w:rsidR="00C7192B">
          <w:rPr>
            <w:sz w:val="24"/>
            <w:szCs w:val="24"/>
            <w:lang w:val="en-GB"/>
          </w:rPr>
          <w:t xml:space="preserve">(due to </w:t>
        </w:r>
      </w:ins>
      <w:ins w:id="148" w:author="CAIZERGUES Alain" w:date="2023-09-21T14:59:00Z">
        <w:r w:rsidR="008E2ACB">
          <w:rPr>
            <w:sz w:val="24"/>
            <w:szCs w:val="24"/>
            <w:lang w:val="en-GB"/>
          </w:rPr>
          <w:t xml:space="preserve">female like young </w:t>
        </w:r>
      </w:ins>
      <w:ins w:id="149" w:author="CAIZERGUES Alain" w:date="2023-09-21T14:55:00Z">
        <w:r w:rsidR="00C7192B">
          <w:rPr>
            <w:sz w:val="24"/>
            <w:szCs w:val="24"/>
            <w:lang w:val="en-GB"/>
          </w:rPr>
          <w:t xml:space="preserve">males progressively </w:t>
        </w:r>
        <w:r w:rsidR="008E2ACB">
          <w:rPr>
            <w:sz w:val="24"/>
            <w:szCs w:val="24"/>
            <w:lang w:val="en-GB"/>
          </w:rPr>
          <w:lastRenderedPageBreak/>
          <w:t xml:space="preserve">acquiring </w:t>
        </w:r>
      </w:ins>
      <w:ins w:id="150" w:author="CAIZERGUES Alain" w:date="2023-09-21T14:59:00Z">
        <w:r w:rsidR="008E2ACB">
          <w:rPr>
            <w:sz w:val="24"/>
            <w:szCs w:val="24"/>
            <w:lang w:val="en-GB"/>
          </w:rPr>
          <w:t xml:space="preserve">adult </w:t>
        </w:r>
      </w:ins>
      <w:ins w:id="151" w:author="CAIZERGUES Alain" w:date="2023-09-21T14:55:00Z">
        <w:r w:rsidR="008E2ACB">
          <w:rPr>
            <w:sz w:val="24"/>
            <w:szCs w:val="24"/>
            <w:lang w:val="en-GB"/>
          </w:rPr>
          <w:t xml:space="preserve">male </w:t>
        </w:r>
      </w:ins>
      <w:r w:rsidRPr="00C7192B">
        <w:rPr>
          <w:sz w:val="24"/>
          <w:szCs w:val="24"/>
          <w:lang w:val="en-GB"/>
          <w:rPrChange w:id="152" w:author="CAIZERGUES Alain" w:date="2023-09-21T14:47:00Z">
            <w:rPr>
              <w:lang w:val="en-GB"/>
            </w:rPr>
          </w:rPrChange>
        </w:rPr>
        <w:t>plumage</w:t>
      </w:r>
      <w:ins w:id="153" w:author="CAIZERGUES Alain" w:date="2023-09-21T14:55:00Z">
        <w:r w:rsidR="008E2ACB">
          <w:rPr>
            <w:sz w:val="24"/>
            <w:szCs w:val="24"/>
            <w:lang w:val="en-GB"/>
          </w:rPr>
          <w:t>)</w:t>
        </w:r>
      </w:ins>
      <w:r w:rsidRPr="00C7192B">
        <w:rPr>
          <w:sz w:val="24"/>
          <w:szCs w:val="24"/>
          <w:lang w:val="en-GB"/>
          <w:rPrChange w:id="154" w:author="CAIZERGUES Alain" w:date="2023-09-21T14:47:00Z">
            <w:rPr>
              <w:lang w:val="en-GB"/>
            </w:rPr>
          </w:rPrChange>
        </w:rPr>
        <w:t xml:space="preserve"> </w:t>
      </w:r>
      <w:del w:id="155" w:author="CAIZERGUES Alain" w:date="2023-09-21T14:55:00Z">
        <w:r w:rsidRPr="00C7192B" w:rsidDel="008E2ACB">
          <w:rPr>
            <w:sz w:val="24"/>
            <w:szCs w:val="24"/>
            <w:lang w:val="en-GB"/>
            <w:rPrChange w:id="156" w:author="CAIZERGUES Alain" w:date="2023-09-21T14:47:00Z">
              <w:rPr>
                <w:lang w:val="en-GB"/>
              </w:rPr>
            </w:rPrChange>
          </w:rPr>
          <w:delText>types is sufficient</w:delText>
        </w:r>
      </w:del>
      <w:ins w:id="157" w:author="CAIZERGUES Alain" w:date="2023-09-21T14:55:00Z">
        <w:r w:rsidR="008E2ACB">
          <w:rPr>
            <w:sz w:val="24"/>
            <w:szCs w:val="24"/>
            <w:lang w:val="en-GB"/>
          </w:rPr>
          <w:t>can be exploited</w:t>
        </w:r>
      </w:ins>
      <w:r w:rsidRPr="00C7192B">
        <w:rPr>
          <w:sz w:val="24"/>
          <w:szCs w:val="24"/>
          <w:lang w:val="en-GB"/>
          <w:rPrChange w:id="158" w:author="CAIZERGUES Alain" w:date="2023-09-21T14:47:00Z">
            <w:rPr>
              <w:lang w:val="en-GB"/>
            </w:rPr>
          </w:rPrChange>
        </w:rPr>
        <w:t xml:space="preserve"> </w:t>
      </w:r>
      <w:del w:id="159" w:author="CAIZERGUES Alain" w:date="2023-09-21T14:55:00Z">
        <w:r w:rsidRPr="00C7192B" w:rsidDel="008E2ACB">
          <w:rPr>
            <w:sz w:val="24"/>
            <w:szCs w:val="24"/>
            <w:lang w:val="en-GB"/>
            <w:rPrChange w:id="160" w:author="CAIZERGUES Alain" w:date="2023-09-21T14:47:00Z">
              <w:rPr>
                <w:lang w:val="en-GB"/>
              </w:rPr>
            </w:rPrChange>
          </w:rPr>
          <w:delText>to provide</w:delText>
        </w:r>
      </w:del>
      <w:ins w:id="161" w:author="CAIZERGUES Alain" w:date="2023-09-21T14:55:00Z">
        <w:r w:rsidR="008E2ACB">
          <w:rPr>
            <w:sz w:val="24"/>
            <w:szCs w:val="24"/>
            <w:lang w:val="en-GB"/>
          </w:rPr>
          <w:t xml:space="preserve">to </w:t>
        </w:r>
      </w:ins>
      <w:ins w:id="162" w:author="CAIZERGUES Alain" w:date="2023-09-21T14:56:00Z">
        <w:r w:rsidR="008E2ACB">
          <w:rPr>
            <w:sz w:val="24"/>
            <w:szCs w:val="24"/>
            <w:lang w:val="en-GB"/>
          </w:rPr>
          <w:t xml:space="preserve">decompose population growth rate into </w:t>
        </w:r>
      </w:ins>
      <w:del w:id="163" w:author="CAIZERGUES Alain" w:date="2023-09-21T14:55:00Z">
        <w:r w:rsidRPr="00C7192B" w:rsidDel="008E2ACB">
          <w:rPr>
            <w:sz w:val="24"/>
            <w:szCs w:val="24"/>
            <w:lang w:val="en-GB"/>
            <w:rPrChange w:id="164" w:author="CAIZERGUES Alain" w:date="2023-09-21T14:47:00Z">
              <w:rPr>
                <w:lang w:val="en-GB"/>
              </w:rPr>
            </w:rPrChange>
          </w:rPr>
          <w:delText xml:space="preserve"> </w:delText>
        </w:r>
      </w:del>
      <w:del w:id="165" w:author="CAIZERGUES Alain" w:date="2023-09-21T14:56:00Z">
        <w:r w:rsidRPr="00C7192B" w:rsidDel="008E2ACB">
          <w:rPr>
            <w:sz w:val="24"/>
            <w:szCs w:val="24"/>
            <w:lang w:val="en-GB"/>
            <w:rPrChange w:id="166" w:author="CAIZERGUES Alain" w:date="2023-09-21T14:47:00Z">
              <w:rPr>
                <w:lang w:val="en-GB"/>
              </w:rPr>
            </w:rPrChange>
          </w:rPr>
          <w:delText xml:space="preserve">long-term time series of the </w:delText>
        </w:r>
      </w:del>
      <w:del w:id="167" w:author="CAIZERGUES Alain" w:date="2023-09-21T14:57:00Z">
        <w:r w:rsidRPr="00C7192B" w:rsidDel="008E2ACB">
          <w:rPr>
            <w:sz w:val="24"/>
            <w:szCs w:val="24"/>
            <w:lang w:val="en-GB"/>
            <w:rPrChange w:id="168" w:author="CAIZERGUES Alain" w:date="2023-09-21T14:47:00Z">
              <w:rPr>
                <w:lang w:val="en-GB"/>
              </w:rPr>
            </w:rPrChange>
          </w:rPr>
          <w:delText>two main demographic components of the population growth rate.</w:delText>
        </w:r>
      </w:del>
      <w:ins w:id="169" w:author="CAIZERGUES Alain" w:date="2023-09-21T14:57:00Z">
        <w:r w:rsidR="008E2ACB">
          <w:rPr>
            <w:sz w:val="24"/>
            <w:szCs w:val="24"/>
            <w:lang w:val="en-GB"/>
          </w:rPr>
          <w:t>adult survival and recruitment</w:t>
        </w:r>
      </w:ins>
      <w:ins w:id="170" w:author="CAIZERGUES Alain" w:date="2023-09-21T14:59:00Z">
        <w:r w:rsidR="008E2ACB">
          <w:rPr>
            <w:sz w:val="24"/>
            <w:szCs w:val="24"/>
            <w:lang w:val="en-GB"/>
          </w:rPr>
          <w:t>,</w:t>
        </w:r>
      </w:ins>
      <w:ins w:id="171" w:author="CAIZERGUES Alain" w:date="2023-09-21T14:57:00Z">
        <w:r w:rsidR="008E2ACB">
          <w:rPr>
            <w:sz w:val="24"/>
            <w:szCs w:val="24"/>
            <w:lang w:val="en-GB"/>
          </w:rPr>
          <w:t xml:space="preserve"> greatly helping to understand the</w:t>
        </w:r>
      </w:ins>
      <w:ins w:id="172" w:author="CAIZERGUES Alain" w:date="2023-09-21T15:01:00Z">
        <w:r w:rsidR="00487DEA">
          <w:rPr>
            <w:sz w:val="24"/>
            <w:szCs w:val="24"/>
            <w:lang w:val="en-GB"/>
          </w:rPr>
          <w:t xml:space="preserve"> demographic </w:t>
        </w:r>
      </w:ins>
      <w:ins w:id="173" w:author="CAIZERGUES Alain" w:date="2023-09-21T14:57:00Z">
        <w:r w:rsidR="008E2ACB">
          <w:rPr>
            <w:sz w:val="24"/>
            <w:szCs w:val="24"/>
            <w:lang w:val="en-GB"/>
          </w:rPr>
          <w:t xml:space="preserve">impact of two different </w:t>
        </w:r>
      </w:ins>
      <w:ins w:id="174" w:author="CAIZERGUES Alain" w:date="2023-09-21T14:58:00Z">
        <w:r w:rsidR="008E2ACB">
          <w:rPr>
            <w:sz w:val="24"/>
            <w:szCs w:val="24"/>
            <w:lang w:val="en-GB"/>
          </w:rPr>
          <w:t>eradications</w:t>
        </w:r>
      </w:ins>
      <w:ins w:id="175" w:author="CAIZERGUES Alain" w:date="2023-09-21T14:57:00Z">
        <w:r w:rsidR="008E2ACB">
          <w:rPr>
            <w:sz w:val="24"/>
            <w:szCs w:val="24"/>
            <w:lang w:val="en-GB"/>
          </w:rPr>
          <w:t xml:space="preserve"> strategies</w:t>
        </w:r>
      </w:ins>
      <w:ins w:id="176" w:author="CAIZERGUES Alain" w:date="2023-09-21T14:58:00Z">
        <w:r w:rsidR="008E2ACB">
          <w:rPr>
            <w:sz w:val="24"/>
            <w:szCs w:val="24"/>
            <w:lang w:val="en-GB"/>
          </w:rPr>
          <w:t>.</w:t>
        </w:r>
      </w:ins>
    </w:p>
    <w:p w14:paraId="62F22BBA" w14:textId="77777777" w:rsidR="00CB7301" w:rsidRDefault="00CB7301">
      <w:pPr>
        <w:rPr>
          <w:ins w:id="177" w:author="CAIZERGUES Alain" w:date="2023-09-13T11:05:00Z"/>
          <w:sz w:val="20"/>
          <w:szCs w:val="20"/>
          <w:lang w:val="en-GB"/>
        </w:rPr>
      </w:pPr>
      <w:ins w:id="178" w:author="CAIZERGUES Alain" w:date="2023-09-13T11:05:00Z">
        <w:r>
          <w:rPr>
            <w:lang w:val="en-GB"/>
          </w:rPr>
          <w:br w:type="page"/>
        </w:r>
      </w:ins>
    </w:p>
    <w:p w14:paraId="0C13428B" w14:textId="7F8479F9" w:rsidR="00AC35CD" w:rsidRPr="00EB6FAE" w:rsidDel="00CB7301" w:rsidRDefault="00AC35CD">
      <w:pPr>
        <w:pStyle w:val="Abstract"/>
        <w:spacing w:line="480" w:lineRule="auto"/>
        <w:jc w:val="both"/>
        <w:rPr>
          <w:del w:id="179" w:author="CAIZERGUES Alain" w:date="2023-09-13T11:05:00Z"/>
          <w:lang w:val="en-GB"/>
        </w:rPr>
        <w:pPrChange w:id="180" w:author="CAIZERGUES Alain" w:date="2023-09-13T11:05:00Z">
          <w:pPr>
            <w:pStyle w:val="Abstract"/>
          </w:pPr>
        </w:pPrChange>
      </w:pPr>
    </w:p>
    <w:p w14:paraId="749E87DA" w14:textId="623DB327" w:rsidR="00AC35CD" w:rsidRPr="00EB6FAE" w:rsidRDefault="00B404E8">
      <w:pPr>
        <w:pStyle w:val="Abstract"/>
        <w:rPr>
          <w:lang w:val="en-GB"/>
        </w:rPr>
      </w:pPr>
      <w:r w:rsidRPr="00EB6FAE">
        <w:rPr>
          <w:b/>
          <w:bCs/>
          <w:lang w:val="en-GB"/>
        </w:rPr>
        <w:t>Keywords</w:t>
      </w:r>
      <w:r w:rsidRPr="00EB6FAE">
        <w:rPr>
          <w:lang w:val="en-GB"/>
        </w:rPr>
        <w:t>:</w:t>
      </w:r>
      <w:ins w:id="181" w:author="CAIZERGUES Alain" w:date="2023-09-13T11:06:00Z">
        <w:r w:rsidR="00CB7301">
          <w:rPr>
            <w:lang w:val="en-GB"/>
          </w:rPr>
          <w:t xml:space="preserve"> population dynamics</w:t>
        </w:r>
      </w:ins>
      <w:ins w:id="182" w:author="CAIZERGUES Alain" w:date="2023-09-21T15:02:00Z">
        <w:r w:rsidR="00487DEA">
          <w:rPr>
            <w:lang w:val="en-GB"/>
          </w:rPr>
          <w:t xml:space="preserve"> -</w:t>
        </w:r>
      </w:ins>
      <w:ins w:id="183" w:author="CAIZERGUES Alain" w:date="2023-09-13T11:06:00Z">
        <w:r w:rsidR="00CB7301">
          <w:rPr>
            <w:lang w:val="en-GB"/>
          </w:rPr>
          <w:t xml:space="preserve"> invasive species</w:t>
        </w:r>
      </w:ins>
      <w:ins w:id="184" w:author="CAIZERGUES Alain" w:date="2023-09-21T15:02:00Z">
        <w:r w:rsidR="00487DEA">
          <w:rPr>
            <w:lang w:val="en-GB"/>
          </w:rPr>
          <w:t xml:space="preserve"> </w:t>
        </w:r>
      </w:ins>
      <w:ins w:id="185" w:author="CAIZERGUES Alain" w:date="2023-09-13T11:06:00Z">
        <w:r w:rsidR="00CB7301">
          <w:rPr>
            <w:lang w:val="en-GB"/>
          </w:rPr>
          <w:t>- survival -</w:t>
        </w:r>
      </w:ins>
      <w:r w:rsidRPr="00EB6FAE">
        <w:rPr>
          <w:lang w:val="en-GB"/>
        </w:rPr>
        <w:t xml:space="preserve"> reproductive success - </w:t>
      </w:r>
      <w:del w:id="186" w:author="CAIZERGUES Alain" w:date="2023-09-13T11:06:00Z">
        <w:r w:rsidRPr="00EB6FAE" w:rsidDel="00CB7301">
          <w:rPr>
            <w:lang w:val="en-GB"/>
          </w:rPr>
          <w:delText xml:space="preserve">fecundity - </w:delText>
        </w:r>
      </w:del>
      <w:r w:rsidRPr="00EB6FAE">
        <w:rPr>
          <w:lang w:val="en-GB"/>
        </w:rPr>
        <w:t xml:space="preserve">productivity </w:t>
      </w:r>
      <w:del w:id="187" w:author="CAIZERGUES Alain" w:date="2023-09-13T11:06:00Z">
        <w:r w:rsidRPr="00EB6FAE" w:rsidDel="00CB7301">
          <w:rPr>
            <w:lang w:val="en-GB"/>
          </w:rPr>
          <w:delText>-</w:delText>
        </w:r>
      </w:del>
      <w:ins w:id="188" w:author="CAIZERGUES Alain" w:date="2023-09-13T11:06:00Z">
        <w:r w:rsidR="00CB7301">
          <w:rPr>
            <w:lang w:val="en-GB"/>
          </w:rPr>
          <w:t>–</w:t>
        </w:r>
      </w:ins>
      <w:r w:rsidRPr="00EB6FAE">
        <w:rPr>
          <w:lang w:val="en-GB"/>
        </w:rPr>
        <w:t xml:space="preserve"> age</w:t>
      </w:r>
      <w:ins w:id="189" w:author="CAIZERGUES Alain" w:date="2023-09-13T11:06:00Z">
        <w:r w:rsidR="00CB7301">
          <w:rPr>
            <w:lang w:val="en-GB"/>
          </w:rPr>
          <w:t>-</w:t>
        </w:r>
      </w:ins>
      <w:del w:id="190" w:author="CAIZERGUES Alain" w:date="2023-09-13T11:06:00Z">
        <w:r w:rsidRPr="00EB6FAE" w:rsidDel="00CB7301">
          <w:rPr>
            <w:lang w:val="en-GB"/>
          </w:rPr>
          <w:delText xml:space="preserve"> </w:delText>
        </w:r>
      </w:del>
      <w:r w:rsidRPr="00EB6FAE">
        <w:rPr>
          <w:lang w:val="en-GB"/>
        </w:rPr>
        <w:t xml:space="preserve">ratio </w:t>
      </w:r>
      <w:del w:id="191" w:author="CAIZERGUES Alain" w:date="2023-09-13T11:06:00Z">
        <w:r w:rsidRPr="00EB6FAE" w:rsidDel="00CB7301">
          <w:rPr>
            <w:lang w:val="en-GB"/>
          </w:rPr>
          <w:delText>- vital rate -</w:delText>
        </w:r>
      </w:del>
      <w:ins w:id="192" w:author="CAIZERGUES Alain" w:date="2023-09-13T11:06:00Z">
        <w:r w:rsidR="00CB7301">
          <w:rPr>
            <w:lang w:val="en-GB"/>
          </w:rPr>
          <w:t>-</w:t>
        </w:r>
      </w:ins>
      <w:r w:rsidRPr="00EB6FAE">
        <w:rPr>
          <w:lang w:val="en-GB"/>
        </w:rPr>
        <w:t xml:space="preserve"> duck - </w:t>
      </w:r>
      <w:proofErr w:type="spellStart"/>
      <w:r w:rsidRPr="00CB7301">
        <w:rPr>
          <w:i/>
          <w:lang w:val="en-GB"/>
          <w:rPrChange w:id="193" w:author="CAIZERGUES Alain" w:date="2023-09-13T11:05:00Z">
            <w:rPr>
              <w:lang w:val="en-GB"/>
            </w:rPr>
          </w:rPrChange>
        </w:rPr>
        <w:t>Oxyura</w:t>
      </w:r>
      <w:proofErr w:type="spellEnd"/>
      <w:r w:rsidRPr="00CB7301">
        <w:rPr>
          <w:i/>
          <w:lang w:val="en-GB"/>
          <w:rPrChange w:id="194" w:author="CAIZERGUES Alain" w:date="2023-09-13T11:05:00Z">
            <w:rPr>
              <w:lang w:val="en-GB"/>
            </w:rPr>
          </w:rPrChange>
        </w:rPr>
        <w:t xml:space="preserve"> </w:t>
      </w:r>
      <w:proofErr w:type="spellStart"/>
      <w:r w:rsidRPr="00CB7301">
        <w:rPr>
          <w:i/>
          <w:lang w:val="en-GB"/>
          <w:rPrChange w:id="195" w:author="CAIZERGUES Alain" w:date="2023-09-13T11:05:00Z">
            <w:rPr>
              <w:lang w:val="en-GB"/>
            </w:rPr>
          </w:rPrChange>
        </w:rPr>
        <w:t>jamaicensis</w:t>
      </w:r>
      <w:proofErr w:type="spellEnd"/>
    </w:p>
    <w:p w14:paraId="00CEAA30" w14:textId="77777777" w:rsidR="00AC35CD" w:rsidRPr="00EB6FAE" w:rsidRDefault="00B404E8">
      <w:pPr>
        <w:rPr>
          <w:lang w:val="en-GB"/>
        </w:rPr>
      </w:pPr>
      <w:r w:rsidRPr="00EB6FAE">
        <w:rPr>
          <w:lang w:val="en-GB"/>
        </w:rPr>
        <w:br w:type="page"/>
      </w:r>
    </w:p>
    <w:p w14:paraId="1363ADCF" w14:textId="77777777" w:rsidR="00AC35CD" w:rsidRPr="00EB6FAE" w:rsidRDefault="00B404E8">
      <w:pPr>
        <w:pStyle w:val="Titre1"/>
        <w:rPr>
          <w:lang w:val="en-GB"/>
        </w:rPr>
      </w:pPr>
      <w:bookmarkStart w:id="196" w:name="introduction"/>
      <w:r w:rsidRPr="00EB6FAE">
        <w:rPr>
          <w:rStyle w:val="SectionNumber"/>
          <w:lang w:val="en-GB"/>
        </w:rPr>
        <w:lastRenderedPageBreak/>
        <w:t>1</w:t>
      </w:r>
      <w:r w:rsidRPr="00EB6FAE">
        <w:rPr>
          <w:lang w:val="en-GB"/>
        </w:rPr>
        <w:tab/>
        <w:t>Introduction</w:t>
      </w:r>
    </w:p>
    <w:p w14:paraId="720FA4C8" w14:textId="5E13563A" w:rsidR="00AC35CD" w:rsidRPr="00EB6FAE" w:rsidRDefault="00B404E8">
      <w:pPr>
        <w:pStyle w:val="FirstParagraph"/>
        <w:spacing w:line="480" w:lineRule="auto"/>
        <w:jc w:val="both"/>
        <w:rPr>
          <w:lang w:val="en-GB"/>
        </w:rPr>
        <w:pPrChange w:id="197" w:author="CAIZERGUES Alain" w:date="2023-09-13T11:05:00Z">
          <w:pPr>
            <w:pStyle w:val="FirstParagraph"/>
          </w:pPr>
        </w:pPrChange>
      </w:pPr>
      <w:r w:rsidRPr="00EB6FAE">
        <w:rPr>
          <w:lang w:val="en-GB"/>
        </w:rPr>
        <w:t xml:space="preserve">Assessing population growth rate is a key step towards a better understanding of factors underlying the dynamics of natural populations (e.g. </w:t>
      </w:r>
      <w:commentRangeStart w:id="198"/>
      <w:r w:rsidR="00B83782">
        <w:fldChar w:fldCharType="begin"/>
      </w:r>
      <w:r w:rsidR="00B83782" w:rsidRPr="00B83782">
        <w:rPr>
          <w:lang w:val="en-GB"/>
          <w:rPrChange w:id="199" w:author="CAIZERGUES Alain" w:date="2023-06-13T10:56:00Z">
            <w:rPr/>
          </w:rPrChange>
        </w:rPr>
        <w:instrText xml:space="preserve"> HYPERLINK \l "ref-Niel2005" \h </w:instrText>
      </w:r>
      <w:r w:rsidR="00B83782">
        <w:fldChar w:fldCharType="separate"/>
      </w:r>
      <w:proofErr w:type="spellStart"/>
      <w:r w:rsidRPr="00EB6FAE">
        <w:rPr>
          <w:rStyle w:val="Lienhypertexte"/>
          <w:lang w:val="en-GB"/>
        </w:rPr>
        <w:t>Niel</w:t>
      </w:r>
      <w:proofErr w:type="spellEnd"/>
      <w:r w:rsidRPr="00EB6FAE">
        <w:rPr>
          <w:rStyle w:val="Lienhypertexte"/>
          <w:lang w:val="en-GB"/>
        </w:rPr>
        <w:t>, 2005</w:t>
      </w:r>
      <w:r w:rsidR="00B83782">
        <w:rPr>
          <w:rStyle w:val="Lienhypertexte"/>
          <w:lang w:val="en-GB"/>
        </w:rPr>
        <w:fldChar w:fldCharType="end"/>
      </w:r>
      <w:commentRangeEnd w:id="198"/>
      <w:r w:rsidR="000704C7">
        <w:rPr>
          <w:rStyle w:val="Marquedecommentaire"/>
        </w:rPr>
        <w:commentReference w:id="198"/>
      </w:r>
      <w:r w:rsidRPr="00EB6FAE">
        <w:rPr>
          <w:lang w:val="en-GB"/>
        </w:rPr>
        <w:t xml:space="preserve">). </w:t>
      </w:r>
      <w:ins w:id="200" w:author="CAIZERGUES Alain" w:date="2023-09-21T16:07:00Z">
        <w:r w:rsidR="00C54DA4">
          <w:rPr>
            <w:lang w:val="en-GB"/>
          </w:rPr>
          <w:t xml:space="preserve"> </w:t>
        </w:r>
      </w:ins>
      <w:r w:rsidRPr="00EB6FAE">
        <w:rPr>
          <w:lang w:val="en-GB"/>
        </w:rPr>
        <w:t>It is also crucial for measuring the efficacy of management actions potentially undertaken to help population recovery, control, or eradication (</w:t>
      </w:r>
      <w:r w:rsidR="009D213B">
        <w:fldChar w:fldCharType="begin"/>
      </w:r>
      <w:r w:rsidR="009D213B" w:rsidRPr="007D5C72">
        <w:rPr>
          <w:lang w:val="en-GB"/>
          <w:rPrChange w:id="201" w:author="CAIZERGUES Alain" w:date="2023-09-05T15:56:00Z">
            <w:rPr/>
          </w:rPrChange>
        </w:rPr>
        <w:instrText xml:space="preserve"> HYPERLINK \l "ref-Shea1998" \h </w:instrText>
      </w:r>
      <w:r w:rsidR="009D213B">
        <w:fldChar w:fldCharType="separate"/>
      </w:r>
      <w:r w:rsidRPr="00EB6FAE">
        <w:rPr>
          <w:rStyle w:val="Lienhypertexte"/>
          <w:lang w:val="en-GB"/>
        </w:rPr>
        <w:t>Shea &amp; NCEAS Working Group on Population Management, 1998</w:t>
      </w:r>
      <w:r w:rsidR="009D213B">
        <w:rPr>
          <w:rStyle w:val="Lienhypertexte"/>
          <w:lang w:val="en-GB"/>
        </w:rPr>
        <w:fldChar w:fldCharType="end"/>
      </w:r>
      <w:r w:rsidRPr="00EB6FAE">
        <w:rPr>
          <w:lang w:val="en-GB"/>
        </w:rPr>
        <w:t xml:space="preserve">). </w:t>
      </w:r>
      <w:ins w:id="202" w:author="CAIZERGUES Alain" w:date="2023-09-21T16:07:00Z">
        <w:r w:rsidR="00C54DA4">
          <w:rPr>
            <w:lang w:val="en-GB"/>
          </w:rPr>
          <w:t xml:space="preserve"> </w:t>
        </w:r>
      </w:ins>
      <w:r w:rsidRPr="00EB6FAE">
        <w:rPr>
          <w:lang w:val="en-GB"/>
        </w:rPr>
        <w:t>Among the approaches available to managers for reaching these goals, those relying on the monitoring of the number of individuals</w:t>
      </w:r>
      <w:ins w:id="203" w:author="CAIZERGUES Alain" w:date="2023-09-13T10:43:00Z">
        <w:r w:rsidR="000704C7">
          <w:rPr>
            <w:lang w:val="en-GB"/>
          </w:rPr>
          <w:t xml:space="preserve"> (counts)</w:t>
        </w:r>
      </w:ins>
      <w:r w:rsidRPr="00EB6FAE">
        <w:rPr>
          <w:lang w:val="en-GB"/>
        </w:rPr>
        <w:t xml:space="preserve"> are by far the most popular (</w:t>
      </w:r>
      <w:proofErr w:type="spellStart"/>
      <w:r w:rsidR="009D213B">
        <w:fldChar w:fldCharType="begin"/>
      </w:r>
      <w:r w:rsidR="009D213B" w:rsidRPr="007D5C72">
        <w:rPr>
          <w:lang w:val="en-GB"/>
          <w:rPrChange w:id="204" w:author="CAIZERGUES Alain" w:date="2023-09-05T15:56:00Z">
            <w:rPr/>
          </w:rPrChange>
        </w:rPr>
        <w:instrText xml:space="preserve"> HYPERLINK \l "ref-Rintala2022" \h </w:instrText>
      </w:r>
      <w:r w:rsidR="009D213B">
        <w:fldChar w:fldCharType="separate"/>
      </w:r>
      <w:r w:rsidRPr="00EB6FAE">
        <w:rPr>
          <w:rStyle w:val="Lienhypertexte"/>
          <w:lang w:val="en-GB"/>
        </w:rPr>
        <w:t>Rintala</w:t>
      </w:r>
      <w:proofErr w:type="spellEnd"/>
      <w:r w:rsidRPr="00EB6FAE">
        <w:rPr>
          <w:rStyle w:val="Lienhypertexte"/>
          <w:lang w:val="en-GB"/>
        </w:rPr>
        <w:t xml:space="preserve"> et al., 2022</w:t>
      </w:r>
      <w:r w:rsidR="009D213B">
        <w:rPr>
          <w:rStyle w:val="Lienhypertexte"/>
          <w:lang w:val="en-GB"/>
        </w:rPr>
        <w:fldChar w:fldCharType="end"/>
      </w:r>
      <w:r w:rsidRPr="00EB6FAE">
        <w:rPr>
          <w:lang w:val="en-GB"/>
        </w:rPr>
        <w:t xml:space="preserve">). </w:t>
      </w:r>
      <w:ins w:id="205" w:author="CAIZERGUES Alain" w:date="2023-09-21T16:08:00Z">
        <w:r w:rsidR="00C54DA4">
          <w:rPr>
            <w:lang w:val="en-GB"/>
          </w:rPr>
          <w:t xml:space="preserve"> </w:t>
        </w:r>
      </w:ins>
      <w:r w:rsidRPr="00EB6FAE">
        <w:rPr>
          <w:lang w:val="en-GB"/>
        </w:rPr>
        <w:t xml:space="preserve">In many instances, these methods </w:t>
      </w:r>
      <w:del w:id="206" w:author="CAIZERGUES Alain" w:date="2023-09-21T16:08:00Z">
        <w:r w:rsidRPr="00EB6FAE" w:rsidDel="00C54DA4">
          <w:rPr>
            <w:lang w:val="en-GB"/>
          </w:rPr>
          <w:delText xml:space="preserve">even </w:delText>
        </w:r>
      </w:del>
      <w:r w:rsidRPr="00EB6FAE">
        <w:rPr>
          <w:lang w:val="en-GB"/>
        </w:rPr>
        <w:t xml:space="preserve">enable </w:t>
      </w:r>
      <w:ins w:id="207" w:author="CAIZERGUES Alain" w:date="2023-09-13T10:24:00Z">
        <w:r w:rsidR="00594EB4">
          <w:rPr>
            <w:lang w:val="en-GB"/>
          </w:rPr>
          <w:t xml:space="preserve">investigating </w:t>
        </w:r>
      </w:ins>
      <w:r w:rsidRPr="00EB6FAE">
        <w:rPr>
          <w:lang w:val="en-GB"/>
        </w:rPr>
        <w:t>environmental factors underlying changes in population size</w:t>
      </w:r>
      <w:del w:id="208" w:author="CAIZERGUES Alain" w:date="2023-09-13T10:24:00Z">
        <w:r w:rsidRPr="00EB6FAE" w:rsidDel="00594EB4">
          <w:rPr>
            <w:lang w:val="en-GB"/>
          </w:rPr>
          <w:delText xml:space="preserve"> to be investigated</w:delText>
        </w:r>
      </w:del>
      <w:r w:rsidRPr="00EB6FAE">
        <w:rPr>
          <w:lang w:val="en-GB"/>
        </w:rPr>
        <w:t xml:space="preserve">, and hence </w:t>
      </w:r>
      <w:ins w:id="209" w:author="CAIZERGUES Alain" w:date="2023-09-13T10:25:00Z">
        <w:r w:rsidR="00594EB4">
          <w:rPr>
            <w:lang w:val="en-GB"/>
          </w:rPr>
          <w:t>help</w:t>
        </w:r>
      </w:ins>
      <w:del w:id="210" w:author="CAIZERGUES Alain" w:date="2023-09-13T10:25:00Z">
        <w:r w:rsidRPr="00EB6FAE" w:rsidDel="00594EB4">
          <w:rPr>
            <w:lang w:val="en-GB"/>
          </w:rPr>
          <w:delText xml:space="preserve">some </w:delText>
        </w:r>
      </w:del>
      <w:ins w:id="211" w:author="CAIZERGUES Alain" w:date="2023-09-13T10:25:00Z">
        <w:r w:rsidR="00594EB4">
          <w:rPr>
            <w:lang w:val="en-GB"/>
          </w:rPr>
          <w:t xml:space="preserve"> implementing </w:t>
        </w:r>
      </w:ins>
      <w:r w:rsidRPr="00EB6FAE">
        <w:rPr>
          <w:lang w:val="en-GB"/>
        </w:rPr>
        <w:t xml:space="preserve">mitigating actions </w:t>
      </w:r>
      <w:del w:id="212" w:author="CAIZERGUES Alain" w:date="2023-09-13T10:25:00Z">
        <w:r w:rsidRPr="00EB6FAE" w:rsidDel="00594EB4">
          <w:rPr>
            <w:lang w:val="en-GB"/>
          </w:rPr>
          <w:delText xml:space="preserve">to be implemented </w:delText>
        </w:r>
      </w:del>
      <w:r w:rsidRPr="00EB6FAE">
        <w:rPr>
          <w:lang w:val="en-GB"/>
        </w:rPr>
        <w:t>(</w:t>
      </w:r>
      <w:proofErr w:type="spellStart"/>
      <w:r w:rsidR="009D213B">
        <w:fldChar w:fldCharType="begin"/>
      </w:r>
      <w:r w:rsidR="009D213B" w:rsidRPr="007D5C72">
        <w:rPr>
          <w:lang w:val="en-GB"/>
          <w:rPrChange w:id="213" w:author="CAIZERGUES Alain" w:date="2023-09-05T15:56:00Z">
            <w:rPr/>
          </w:rPrChange>
        </w:rPr>
        <w:instrText xml:space="preserve"> HYPERLINK \l "ref-Faillettaz2019" \h </w:instrText>
      </w:r>
      <w:r w:rsidR="009D213B">
        <w:fldChar w:fldCharType="separate"/>
      </w:r>
      <w:r w:rsidRPr="00EB6FAE">
        <w:rPr>
          <w:rStyle w:val="Lienhypertexte"/>
          <w:lang w:val="en-GB"/>
        </w:rPr>
        <w:t>Faillettaz</w:t>
      </w:r>
      <w:proofErr w:type="spellEnd"/>
      <w:r w:rsidRPr="00EB6FAE">
        <w:rPr>
          <w:rStyle w:val="Lienhypertexte"/>
          <w:lang w:val="en-GB"/>
        </w:rPr>
        <w:t xml:space="preserve"> et al., 2019</w:t>
      </w:r>
      <w:r w:rsidR="009D213B">
        <w:rPr>
          <w:rStyle w:val="Lienhypertexte"/>
          <w:lang w:val="en-GB"/>
        </w:rPr>
        <w:fldChar w:fldCharType="end"/>
      </w:r>
      <w:r w:rsidRPr="00EB6FAE">
        <w:rPr>
          <w:lang w:val="en-GB"/>
        </w:rPr>
        <w:t xml:space="preserve">). </w:t>
      </w:r>
      <w:ins w:id="214" w:author="CAIZERGUES Alain" w:date="2023-09-21T16:08:00Z">
        <w:r w:rsidR="00C54DA4">
          <w:rPr>
            <w:lang w:val="en-GB"/>
          </w:rPr>
          <w:t xml:space="preserve"> </w:t>
        </w:r>
      </w:ins>
      <w:r w:rsidRPr="00EB6FAE">
        <w:rPr>
          <w:lang w:val="en-GB"/>
        </w:rPr>
        <w:t>Unfortunately, relying on the monitoring of numbers of individuals alone generally hinders basic understanding of the demographic mechanisms underlying changes in population growth rates.</w:t>
      </w:r>
      <w:ins w:id="215" w:author="CAIZERGUES Alain" w:date="2023-09-21T16:08:00Z">
        <w:r w:rsidR="00C54DA4">
          <w:rPr>
            <w:lang w:val="en-GB"/>
          </w:rPr>
          <w:t xml:space="preserve"> </w:t>
        </w:r>
      </w:ins>
      <w:r w:rsidRPr="00EB6FAE">
        <w:rPr>
          <w:lang w:val="en-GB"/>
        </w:rPr>
        <w:t xml:space="preserve"> More specifically, based on counts only, it is nearly impossible to assess the extent to which population growth rate is affected by change in survival rather than to variations in </w:t>
      </w:r>
      <w:del w:id="216" w:author="CAIZERGUES Alain" w:date="2023-09-21T16:08:00Z">
        <w:r w:rsidRPr="00EB6FAE" w:rsidDel="00C54DA4">
          <w:rPr>
            <w:lang w:val="en-GB"/>
          </w:rPr>
          <w:delText>reproductive parameters</w:delText>
        </w:r>
      </w:del>
      <w:ins w:id="217" w:author="CAIZERGUES Alain" w:date="2023-09-21T16:08:00Z">
        <w:r w:rsidR="00C54DA4">
          <w:rPr>
            <w:lang w:val="en-GB"/>
          </w:rPr>
          <w:t>productivity</w:t>
        </w:r>
      </w:ins>
      <w:r w:rsidRPr="00EB6FAE">
        <w:rPr>
          <w:lang w:val="en-GB"/>
        </w:rPr>
        <w:t xml:space="preserve"> (</w:t>
      </w:r>
      <w:r w:rsidR="00B83782">
        <w:fldChar w:fldCharType="begin"/>
      </w:r>
      <w:r w:rsidR="00B83782" w:rsidRPr="00B83782">
        <w:rPr>
          <w:lang w:val="en-GB"/>
          <w:rPrChange w:id="218" w:author="CAIZERGUES Alain" w:date="2023-06-13T10:56:00Z">
            <w:rPr/>
          </w:rPrChange>
        </w:rPr>
        <w:instrText xml:space="preserve"> HYPERLINK \l "ref-Austin2000" \h </w:instrText>
      </w:r>
      <w:r w:rsidR="00B83782">
        <w:fldChar w:fldCharType="separate"/>
      </w:r>
      <w:r w:rsidRPr="00EB6FAE">
        <w:rPr>
          <w:rStyle w:val="Lienhypertexte"/>
          <w:lang w:val="en-GB"/>
        </w:rPr>
        <w:t>Austin et al., 2000</w:t>
      </w:r>
      <w:r w:rsidR="00B83782">
        <w:rPr>
          <w:rStyle w:val="Lienhypertexte"/>
          <w:lang w:val="en-GB"/>
        </w:rPr>
        <w:fldChar w:fldCharType="end"/>
      </w:r>
      <w:r w:rsidRPr="00EB6FAE">
        <w:rPr>
          <w:lang w:val="en-GB"/>
        </w:rPr>
        <w:t xml:space="preserve">). </w:t>
      </w:r>
      <w:ins w:id="219" w:author="CAIZERGUES Alain" w:date="2023-09-21T16:09:00Z">
        <w:r w:rsidR="00C54DA4">
          <w:rPr>
            <w:lang w:val="en-GB"/>
          </w:rPr>
          <w:t xml:space="preserve"> </w:t>
        </w:r>
      </w:ins>
      <w:r w:rsidRPr="00EB6FAE">
        <w:rPr>
          <w:lang w:val="en-GB"/>
        </w:rPr>
        <w:t>To assess the relative sensitivity of population growth rate to factors affecting survival or reproductive parameters, demographers most often rely on the monitoring of individuals by capture-mark-recapture (</w:t>
      </w:r>
      <w:ins w:id="220" w:author="CAIZERGUES Alain" w:date="2023-09-21T16:09:00Z">
        <w:r w:rsidR="00C54DA4">
          <w:rPr>
            <w:lang w:val="en-GB"/>
          </w:rPr>
          <w:t xml:space="preserve">CMR, </w:t>
        </w:r>
      </w:ins>
      <w:r w:rsidR="009D213B">
        <w:fldChar w:fldCharType="begin"/>
      </w:r>
      <w:r w:rsidR="009D213B" w:rsidRPr="007D5C72">
        <w:rPr>
          <w:lang w:val="en-GB"/>
          <w:rPrChange w:id="221" w:author="CAIZERGUES Alain" w:date="2023-09-05T15:56:00Z">
            <w:rPr/>
          </w:rPrChange>
        </w:rPr>
        <w:instrText xml:space="preserve"> HYPERLINK \l "ref-Lebreton1992" \h </w:instrText>
      </w:r>
      <w:r w:rsidR="009D213B">
        <w:fldChar w:fldCharType="separate"/>
      </w:r>
      <w:proofErr w:type="spellStart"/>
      <w:r w:rsidRPr="00EB6FAE">
        <w:rPr>
          <w:rStyle w:val="Lienhypertexte"/>
          <w:lang w:val="en-GB"/>
        </w:rPr>
        <w:t>Lebreton</w:t>
      </w:r>
      <w:proofErr w:type="spellEnd"/>
      <w:r w:rsidRPr="00EB6FAE">
        <w:rPr>
          <w:rStyle w:val="Lienhypertexte"/>
          <w:lang w:val="en-GB"/>
        </w:rPr>
        <w:t xml:space="preserve"> et al., 1992</w:t>
      </w:r>
      <w:r w:rsidR="009D213B">
        <w:rPr>
          <w:rStyle w:val="Lienhypertexte"/>
          <w:lang w:val="en-GB"/>
        </w:rPr>
        <w:fldChar w:fldCharType="end"/>
      </w:r>
      <w:r w:rsidRPr="00EB6FAE">
        <w:rPr>
          <w:lang w:val="en-GB"/>
        </w:rPr>
        <w:t>).</w:t>
      </w:r>
      <w:ins w:id="222" w:author="CAIZERGUES Alain" w:date="2023-09-21T16:08:00Z">
        <w:r w:rsidR="00C54DA4">
          <w:rPr>
            <w:lang w:val="en-GB"/>
          </w:rPr>
          <w:t xml:space="preserve"> </w:t>
        </w:r>
      </w:ins>
      <w:r w:rsidRPr="00EB6FAE">
        <w:rPr>
          <w:lang w:val="en-GB"/>
        </w:rPr>
        <w:t xml:space="preserve"> In practice, however, one cannot always rely on the capture and release of individuals owing to the legal status of the species that precludes any additional disturbance</w:t>
      </w:r>
      <w:del w:id="223" w:author="CAIZERGUES Alain" w:date="2023-09-13T10:45:00Z">
        <w:r w:rsidRPr="00EB6FAE" w:rsidDel="00025614">
          <w:rPr>
            <w:lang w:val="en-GB"/>
          </w:rPr>
          <w:delText>, e.g. </w:delText>
        </w:r>
      </w:del>
      <w:ins w:id="224" w:author="CAIZERGUES Alain" w:date="2023-09-13T10:45:00Z">
        <w:r w:rsidR="00025614">
          <w:rPr>
            <w:lang w:val="en-GB"/>
          </w:rPr>
          <w:t xml:space="preserve"> (</w:t>
        </w:r>
      </w:ins>
      <w:r w:rsidRPr="00EB6FAE">
        <w:rPr>
          <w:lang w:val="en-GB"/>
        </w:rPr>
        <w:t>critically endangered species</w:t>
      </w:r>
      <w:del w:id="225" w:author="CAIZERGUES Alain" w:date="2023-09-21T16:09:00Z">
        <w:r w:rsidRPr="00EB6FAE" w:rsidDel="00C54DA4">
          <w:rPr>
            <w:lang w:val="en-GB"/>
          </w:rPr>
          <w:delText>,</w:delText>
        </w:r>
      </w:del>
      <w:ins w:id="226" w:author="CAIZERGUES Alain" w:date="2023-09-13T10:45:00Z">
        <w:r w:rsidR="00025614">
          <w:rPr>
            <w:lang w:val="en-GB"/>
          </w:rPr>
          <w:t>)</w:t>
        </w:r>
      </w:ins>
      <w:r w:rsidRPr="00EB6FAE">
        <w:rPr>
          <w:lang w:val="en-GB"/>
        </w:rPr>
        <w:t xml:space="preserve"> or forbid the release of alive individuals</w:t>
      </w:r>
      <w:del w:id="227" w:author="CAIZERGUES Alain" w:date="2023-09-13T10:45:00Z">
        <w:r w:rsidRPr="00EB6FAE" w:rsidDel="00025614">
          <w:rPr>
            <w:lang w:val="en-GB"/>
          </w:rPr>
          <w:delText>, e.g. </w:delText>
        </w:r>
      </w:del>
      <w:ins w:id="228" w:author="CAIZERGUES Alain" w:date="2023-09-13T10:45:00Z">
        <w:r w:rsidR="00025614">
          <w:rPr>
            <w:lang w:val="en-GB"/>
          </w:rPr>
          <w:t xml:space="preserve"> (</w:t>
        </w:r>
      </w:ins>
      <w:r w:rsidRPr="00EB6FAE">
        <w:rPr>
          <w:lang w:val="en-GB"/>
        </w:rPr>
        <w:t>invasive species or pests</w:t>
      </w:r>
      <w:ins w:id="229" w:author="CAIZERGUES Alain" w:date="2023-09-13T10:45:00Z">
        <w:r w:rsidR="00025614">
          <w:rPr>
            <w:lang w:val="en-GB"/>
          </w:rPr>
          <w:t>)</w:t>
        </w:r>
      </w:ins>
      <w:r w:rsidRPr="00EB6FAE">
        <w:rPr>
          <w:lang w:val="en-GB"/>
        </w:rPr>
        <w:t xml:space="preserve">. </w:t>
      </w:r>
      <w:ins w:id="230" w:author="CAIZERGUES Alain" w:date="2023-09-13T10:45:00Z">
        <w:r w:rsidR="00025614">
          <w:rPr>
            <w:lang w:val="en-GB"/>
          </w:rPr>
          <w:t xml:space="preserve"> </w:t>
        </w:r>
      </w:ins>
      <w:ins w:id="231" w:author="CAIZERGUES Alain" w:date="2023-09-13T10:47:00Z">
        <w:r w:rsidR="00025614">
          <w:rPr>
            <w:rFonts w:ascii="Times New Roman" w:hAnsi="Times New Roman" w:cs="Times New Roman"/>
            <w:lang w:val="en-GB"/>
          </w:rPr>
          <w:t>Furthermore</w:t>
        </w:r>
      </w:ins>
      <w:ins w:id="232" w:author="CAIZERGUES Alain" w:date="2023-09-13T10:46:00Z">
        <w:r w:rsidR="00025614" w:rsidRPr="00C03F33">
          <w:rPr>
            <w:rFonts w:ascii="Times New Roman" w:hAnsi="Times New Roman" w:cs="Times New Roman"/>
            <w:lang w:val="en-GB"/>
          </w:rPr>
          <w:t xml:space="preserve">, although highly efficient for assessing demographic parameters, CMR methods </w:t>
        </w:r>
      </w:ins>
      <w:ins w:id="233" w:author="CAIZERGUES Alain" w:date="2023-09-13T10:48:00Z">
        <w:r w:rsidR="00025614">
          <w:rPr>
            <w:rFonts w:ascii="Times New Roman" w:hAnsi="Times New Roman" w:cs="Times New Roman"/>
            <w:lang w:val="en-GB"/>
          </w:rPr>
          <w:t>suffer from</w:t>
        </w:r>
      </w:ins>
      <w:ins w:id="234" w:author="CAIZERGUES Alain" w:date="2023-09-13T10:46:00Z">
        <w:r w:rsidR="00025614" w:rsidRPr="00C03F33">
          <w:rPr>
            <w:rFonts w:ascii="Times New Roman" w:hAnsi="Times New Roman" w:cs="Times New Roman"/>
            <w:lang w:val="en-GB"/>
          </w:rPr>
          <w:t xml:space="preserve"> potential drawbacks such as being invasive</w:t>
        </w:r>
        <w:r w:rsidR="00025614">
          <w:rPr>
            <w:rFonts w:ascii="Times New Roman" w:hAnsi="Times New Roman" w:cs="Times New Roman"/>
            <w:lang w:val="en-GB"/>
          </w:rPr>
          <w:t xml:space="preserve"> (and may affect </w:t>
        </w:r>
      </w:ins>
      <w:ins w:id="235" w:author="CAIZERGUES Alain" w:date="2023-09-13T10:47:00Z">
        <w:r w:rsidR="00025614">
          <w:rPr>
            <w:rFonts w:ascii="Times New Roman" w:hAnsi="Times New Roman" w:cs="Times New Roman"/>
            <w:lang w:val="en-GB"/>
          </w:rPr>
          <w:t>behaviour</w:t>
        </w:r>
      </w:ins>
      <w:ins w:id="236" w:author="CAIZERGUES Alain" w:date="2023-09-13T10:46:00Z">
        <w:r w:rsidR="00025614">
          <w:rPr>
            <w:rFonts w:ascii="Times New Roman" w:hAnsi="Times New Roman" w:cs="Times New Roman"/>
            <w:lang w:val="en-GB"/>
          </w:rPr>
          <w:t xml:space="preserve"> </w:t>
        </w:r>
      </w:ins>
      <w:ins w:id="237" w:author="CAIZERGUES Alain" w:date="2023-09-13T10:47:00Z">
        <w:r w:rsidR="00025614">
          <w:rPr>
            <w:rFonts w:ascii="Times New Roman" w:hAnsi="Times New Roman" w:cs="Times New Roman"/>
            <w:lang w:val="en-GB"/>
          </w:rPr>
          <w:t>and hence survival or breeding success</w:t>
        </w:r>
      </w:ins>
      <w:ins w:id="238" w:author="CAIZERGUES Alain" w:date="2023-09-13T10:46:00Z">
        <w:r w:rsidR="00025614">
          <w:rPr>
            <w:rFonts w:ascii="Times New Roman" w:hAnsi="Times New Roman" w:cs="Times New Roman"/>
            <w:lang w:val="en-GB"/>
          </w:rPr>
          <w:t>)</w:t>
        </w:r>
        <w:r w:rsidR="00025614" w:rsidRPr="00C03F33">
          <w:rPr>
            <w:rFonts w:ascii="Times New Roman" w:hAnsi="Times New Roman" w:cs="Times New Roman"/>
            <w:lang w:val="en-GB"/>
          </w:rPr>
          <w:t xml:space="preserve"> and hardly affordable when </w:t>
        </w:r>
        <w:r w:rsidR="00025614" w:rsidRPr="00C03F33">
          <w:rPr>
            <w:rFonts w:ascii="Times New Roman" w:hAnsi="Times New Roman" w:cs="Times New Roman"/>
            <w:lang w:val="en-GB"/>
          </w:rPr>
          <w:lastRenderedPageBreak/>
          <w:t>time and money are limiting.</w:t>
        </w:r>
      </w:ins>
      <w:del w:id="239" w:author="CAIZERGUES Alain" w:date="2023-09-13T10:46:00Z">
        <w:r w:rsidRPr="00EB6FAE" w:rsidDel="00025614">
          <w:rPr>
            <w:lang w:val="en-GB"/>
          </w:rPr>
          <w:delText xml:space="preserve">Furthermore, capture and handling may also </w:delText>
        </w:r>
      </w:del>
      <w:del w:id="240" w:author="CAIZERGUES Alain" w:date="2023-09-13T10:28:00Z">
        <w:r w:rsidRPr="00EB6FAE" w:rsidDel="00594EB4">
          <w:rPr>
            <w:lang w:val="en-GB"/>
          </w:rPr>
          <w:delText>be so stressful to individuals that</w:delText>
        </w:r>
      </w:del>
      <w:del w:id="241" w:author="CAIZERGUES Alain" w:date="2023-09-13T10:46:00Z">
        <w:r w:rsidRPr="00EB6FAE" w:rsidDel="00025614">
          <w:rPr>
            <w:lang w:val="en-GB"/>
          </w:rPr>
          <w:delText xml:space="preserve"> </w:delText>
        </w:r>
      </w:del>
      <w:del w:id="242" w:author="CAIZERGUES Alain" w:date="2023-09-13T10:28:00Z">
        <w:r w:rsidRPr="00EB6FAE" w:rsidDel="00594EB4">
          <w:rPr>
            <w:lang w:val="en-GB"/>
          </w:rPr>
          <w:delText xml:space="preserve">their </w:delText>
        </w:r>
      </w:del>
      <w:del w:id="243" w:author="CAIZERGUES Alain" w:date="2023-09-13T10:46:00Z">
        <w:r w:rsidRPr="00EB6FAE" w:rsidDel="00025614">
          <w:rPr>
            <w:lang w:val="en-GB"/>
          </w:rPr>
          <w:delText>behaviour and</w:delText>
        </w:r>
      </w:del>
      <w:del w:id="244" w:author="CAIZERGUES Alain" w:date="2023-09-13T10:29:00Z">
        <w:r w:rsidRPr="00EB6FAE" w:rsidDel="00594EB4">
          <w:rPr>
            <w:lang w:val="en-GB"/>
          </w:rPr>
          <w:delText>/or the</w:delText>
        </w:r>
      </w:del>
      <w:del w:id="245" w:author="CAIZERGUES Alain" w:date="2023-09-13T10:46:00Z">
        <w:r w:rsidRPr="00EB6FAE" w:rsidDel="00025614">
          <w:rPr>
            <w:lang w:val="en-GB"/>
          </w:rPr>
          <w:delText xml:space="preserve"> </w:delText>
        </w:r>
      </w:del>
      <w:del w:id="246" w:author="CAIZERGUES Alain" w:date="2023-09-13T10:29:00Z">
        <w:r w:rsidRPr="00EB6FAE" w:rsidDel="00594EB4">
          <w:rPr>
            <w:lang w:val="en-GB"/>
          </w:rPr>
          <w:delText>very parameters under study may be altered</w:delText>
        </w:r>
      </w:del>
      <w:del w:id="247" w:author="CAIZERGUES Alain" w:date="2023-09-13T10:48:00Z">
        <w:r w:rsidRPr="00EB6FAE" w:rsidDel="00025614">
          <w:rPr>
            <w:lang w:val="en-GB"/>
          </w:rPr>
          <w:delText>.</w:delText>
        </w:r>
      </w:del>
      <w:ins w:id="248" w:author="CAIZERGUES Alain" w:date="2023-09-13T10:48:00Z">
        <w:r w:rsidR="00025614">
          <w:rPr>
            <w:lang w:val="en-GB"/>
          </w:rPr>
          <w:t xml:space="preserve"> </w:t>
        </w:r>
      </w:ins>
      <w:r w:rsidRPr="00EB6FAE">
        <w:rPr>
          <w:lang w:val="en-GB"/>
        </w:rPr>
        <w:t xml:space="preserve"> </w:t>
      </w:r>
      <w:del w:id="249" w:author="CAIZERGUES Alain" w:date="2023-09-13T10:30:00Z">
        <w:r w:rsidRPr="00EB6FAE" w:rsidDel="00594EB4">
          <w:rPr>
            <w:lang w:val="en-GB"/>
          </w:rPr>
          <w:delText>Indeed, a</w:delText>
        </w:r>
      </w:del>
      <w:del w:id="250" w:author="CAIZERGUES Alain" w:date="2023-09-13T10:47:00Z">
        <w:r w:rsidRPr="00EB6FAE" w:rsidDel="00025614">
          <w:rPr>
            <w:lang w:val="en-GB"/>
          </w:rPr>
          <w:delText xml:space="preserve">lthough highly efficient for assessing demographic parameters, capture-mark-recapture methods have potential drawbacks such as being invasive and hardly affordable when time and money are limiting. </w:delText>
        </w:r>
      </w:del>
      <w:r w:rsidRPr="00EB6FAE">
        <w:rPr>
          <w:lang w:val="en-GB"/>
        </w:rPr>
        <w:t>Genetic monitoring is a non-invasive alternative to capture-mark-recapture</w:t>
      </w:r>
      <w:del w:id="251" w:author="CAIZERGUES Alain" w:date="2023-09-13T10:31:00Z">
        <w:r w:rsidRPr="00EB6FAE" w:rsidDel="00594EB4">
          <w:rPr>
            <w:lang w:val="en-GB"/>
          </w:rPr>
          <w:delText xml:space="preserve"> </w:delText>
        </w:r>
      </w:del>
      <w:del w:id="252" w:author="CAIZERGUES Alain" w:date="2023-09-13T10:30:00Z">
        <w:r w:rsidRPr="00EB6FAE" w:rsidDel="00594EB4">
          <w:rPr>
            <w:lang w:val="en-GB"/>
          </w:rPr>
          <w:delText xml:space="preserve">approaches </w:delText>
        </w:r>
      </w:del>
      <w:del w:id="253" w:author="CAIZERGUES Alain" w:date="2023-09-13T10:31:00Z">
        <w:r w:rsidRPr="00EB6FAE" w:rsidDel="00594EB4">
          <w:rPr>
            <w:lang w:val="en-GB"/>
          </w:rPr>
          <w:delText>based on physical captures,</w:delText>
        </w:r>
      </w:del>
      <w:ins w:id="254" w:author="CAIZERGUES Alain" w:date="2023-09-13T10:31:00Z">
        <w:r w:rsidR="00594EB4">
          <w:rPr>
            <w:lang w:val="en-GB"/>
          </w:rPr>
          <w:t>,</w:t>
        </w:r>
      </w:ins>
      <w:r w:rsidRPr="00EB6FAE">
        <w:rPr>
          <w:lang w:val="en-GB"/>
        </w:rPr>
        <w:t xml:space="preserve"> but it suffers from being costly </w:t>
      </w:r>
      <w:del w:id="255" w:author="CAIZERGUES Alain" w:date="2023-09-13T10:31:00Z">
        <w:r w:rsidRPr="00EB6FAE" w:rsidDel="00594EB4">
          <w:rPr>
            <w:lang w:val="en-GB"/>
          </w:rPr>
          <w:delText xml:space="preserve">and time-consuming, </w:delText>
        </w:r>
      </w:del>
      <w:r w:rsidRPr="00EB6FAE">
        <w:rPr>
          <w:lang w:val="en-GB"/>
        </w:rPr>
        <w:t xml:space="preserve">and requires </w:t>
      </w:r>
      <w:ins w:id="256" w:author="CAIZERGUES Alain" w:date="2023-09-21T16:10:00Z">
        <w:r w:rsidR="00C54DA4">
          <w:rPr>
            <w:lang w:val="en-GB"/>
          </w:rPr>
          <w:t xml:space="preserve">large samples </w:t>
        </w:r>
      </w:ins>
      <w:del w:id="257" w:author="CAIZERGUES Alain" w:date="2023-09-13T10:31:00Z">
        <w:r w:rsidRPr="00EB6FAE" w:rsidDel="00594EB4">
          <w:rPr>
            <w:lang w:val="en-GB"/>
          </w:rPr>
          <w:delText xml:space="preserve">quite </w:delText>
        </w:r>
      </w:del>
      <w:del w:id="258" w:author="CAIZERGUES Alain" w:date="2023-09-21T16:10:00Z">
        <w:r w:rsidRPr="00EB6FAE" w:rsidDel="00C54DA4">
          <w:rPr>
            <w:lang w:val="en-GB"/>
          </w:rPr>
          <w:delText xml:space="preserve">rigorous sampling </w:delText>
        </w:r>
      </w:del>
      <w:del w:id="259" w:author="CAIZERGUES Alain" w:date="2023-09-13T10:48:00Z">
        <w:r w:rsidRPr="00EB6FAE" w:rsidDel="00025614">
          <w:rPr>
            <w:lang w:val="en-GB"/>
          </w:rPr>
          <w:delText xml:space="preserve">schemes in the field </w:delText>
        </w:r>
      </w:del>
      <w:r w:rsidRPr="00EB6FAE">
        <w:rPr>
          <w:lang w:val="en-GB"/>
        </w:rPr>
        <w:t>(</w:t>
      </w:r>
      <w:r w:rsidR="009D213B">
        <w:fldChar w:fldCharType="begin"/>
      </w:r>
      <w:r w:rsidR="009D213B" w:rsidRPr="007D5C72">
        <w:rPr>
          <w:lang w:val="en-GB"/>
          <w:rPrChange w:id="260" w:author="CAIZERGUES Alain" w:date="2023-09-05T15:56:00Z">
            <w:rPr/>
          </w:rPrChange>
        </w:rPr>
        <w:instrText xml:space="preserve"> HYPERLINK \l "ref-Caniglia2011" \h </w:instrText>
      </w:r>
      <w:r w:rsidR="009D213B">
        <w:fldChar w:fldCharType="separate"/>
      </w:r>
      <w:r w:rsidRPr="00EB6FAE">
        <w:rPr>
          <w:rStyle w:val="Lienhypertexte"/>
          <w:lang w:val="en-GB"/>
        </w:rPr>
        <w:t>Caniglia et al., 2011</w:t>
      </w:r>
      <w:r w:rsidR="009D213B">
        <w:rPr>
          <w:rStyle w:val="Lienhypertexte"/>
          <w:lang w:val="en-GB"/>
        </w:rPr>
        <w:fldChar w:fldCharType="end"/>
      </w:r>
      <w:r w:rsidRPr="00EB6FAE">
        <w:rPr>
          <w:lang w:val="en-GB"/>
        </w:rPr>
        <w:t>).</w:t>
      </w:r>
    </w:p>
    <w:p w14:paraId="73017239" w14:textId="2CB680C9" w:rsidR="00721475" w:rsidRDefault="00B404E8" w:rsidP="00C54DA4">
      <w:pPr>
        <w:pStyle w:val="Corpsdetexte"/>
        <w:spacing w:line="480" w:lineRule="auto"/>
        <w:ind w:firstLine="720"/>
        <w:jc w:val="both"/>
        <w:rPr>
          <w:ins w:id="261" w:author="CAIZERGUES Alain" w:date="2023-09-13T10:54:00Z"/>
          <w:lang w:val="en-GB"/>
        </w:rPr>
      </w:pPr>
      <w:r w:rsidRPr="00EB6FAE">
        <w:rPr>
          <w:lang w:val="en-GB"/>
        </w:rPr>
        <w:t xml:space="preserve">Most of the time therefore, managers do the best of a bad job using counts as </w:t>
      </w:r>
      <w:del w:id="262" w:author="CAIZERGUES Alain" w:date="2023-09-21T16:10:00Z">
        <w:r w:rsidRPr="00EB6FAE" w:rsidDel="00C54DA4">
          <w:rPr>
            <w:lang w:val="en-GB"/>
          </w:rPr>
          <w:delText>the only</w:delText>
        </w:r>
      </w:del>
      <w:ins w:id="263" w:author="CAIZERGUES Alain" w:date="2023-09-21T16:10:00Z">
        <w:r w:rsidR="00C54DA4">
          <w:rPr>
            <w:lang w:val="en-GB"/>
          </w:rPr>
          <w:t>a</w:t>
        </w:r>
      </w:ins>
      <w:r w:rsidRPr="00EB6FAE">
        <w:rPr>
          <w:lang w:val="en-GB"/>
        </w:rPr>
        <w:t xml:space="preserve"> viable option for tracking population growth rates and assessing the </w:t>
      </w:r>
      <w:del w:id="264" w:author="CAIZERGUES Alain" w:date="2023-09-13T10:32:00Z">
        <w:r w:rsidRPr="00EB6FAE" w:rsidDel="00594EB4">
          <w:rPr>
            <w:lang w:val="en-GB"/>
          </w:rPr>
          <w:delText xml:space="preserve">efficiency </w:delText>
        </w:r>
      </w:del>
      <w:ins w:id="265" w:author="CAIZERGUES Alain" w:date="2023-09-13T10:32:00Z">
        <w:r w:rsidR="00594EB4">
          <w:rPr>
            <w:lang w:val="en-GB"/>
          </w:rPr>
          <w:t>relevance</w:t>
        </w:r>
        <w:r w:rsidR="00594EB4" w:rsidRPr="00EB6FAE">
          <w:rPr>
            <w:lang w:val="en-GB"/>
          </w:rPr>
          <w:t xml:space="preserve"> </w:t>
        </w:r>
      </w:ins>
      <w:r w:rsidRPr="00EB6FAE">
        <w:rPr>
          <w:lang w:val="en-GB"/>
        </w:rPr>
        <w:t>of management actions.</w:t>
      </w:r>
      <w:ins w:id="266" w:author="CAIZERGUES Alain" w:date="2023-09-13T10:32:00Z">
        <w:r w:rsidR="00594EB4">
          <w:rPr>
            <w:lang w:val="en-GB"/>
          </w:rPr>
          <w:t xml:space="preserve"> </w:t>
        </w:r>
      </w:ins>
      <w:r w:rsidRPr="00EB6FAE">
        <w:rPr>
          <w:lang w:val="en-GB"/>
        </w:rPr>
        <w:t xml:space="preserve"> Counting the number of immatures </w:t>
      </w:r>
      <w:del w:id="267" w:author="CAIZERGUES Alain" w:date="2023-09-13T10:34:00Z">
        <w:r w:rsidRPr="00EB6FAE" w:rsidDel="000704C7">
          <w:rPr>
            <w:lang w:val="en-GB"/>
          </w:rPr>
          <w:delText xml:space="preserve">produced </w:delText>
        </w:r>
      </w:del>
      <w:r w:rsidRPr="00EB6FAE">
        <w:rPr>
          <w:lang w:val="en-GB"/>
        </w:rPr>
        <w:t xml:space="preserve">in addition to live adults may enable </w:t>
      </w:r>
      <w:ins w:id="268" w:author="CAIZERGUES Alain" w:date="2023-09-13T10:33:00Z">
        <w:r w:rsidR="00594EB4">
          <w:rPr>
            <w:lang w:val="en-GB"/>
          </w:rPr>
          <w:t xml:space="preserve">estimating </w:t>
        </w:r>
      </w:ins>
      <w:r w:rsidRPr="00EB6FAE">
        <w:rPr>
          <w:lang w:val="en-GB"/>
        </w:rPr>
        <w:t xml:space="preserve">adult survival and recruitment </w:t>
      </w:r>
      <w:del w:id="269" w:author="CAIZERGUES Alain" w:date="2023-09-13T10:49:00Z">
        <w:r w:rsidRPr="00EB6FAE" w:rsidDel="00025614">
          <w:rPr>
            <w:lang w:val="en-GB"/>
          </w:rPr>
          <w:delText>rate</w:delText>
        </w:r>
      </w:del>
      <w:ins w:id="270" w:author="CAIZERGUES Alain" w:date="2023-09-13T10:37:00Z">
        <w:r w:rsidR="000704C7">
          <w:rPr>
            <w:lang w:val="en-GB"/>
          </w:rPr>
          <w:t>(proportion of young in the pre-breeding population)</w:t>
        </w:r>
      </w:ins>
      <w:del w:id="271" w:author="CAIZERGUES Alain" w:date="2023-09-13T10:33:00Z">
        <w:r w:rsidRPr="00EB6FAE" w:rsidDel="00594EB4">
          <w:rPr>
            <w:lang w:val="en-GB"/>
          </w:rPr>
          <w:delText xml:space="preserve"> to be estimated</w:delText>
        </w:r>
      </w:del>
      <w:r w:rsidRPr="00EB6FAE">
        <w:rPr>
          <w:lang w:val="en-GB"/>
        </w:rPr>
        <w:t xml:space="preserve">, and hence </w:t>
      </w:r>
      <w:del w:id="272" w:author="CAIZERGUES Alain" w:date="2023-09-13T10:33:00Z">
        <w:r w:rsidRPr="00EB6FAE" w:rsidDel="00594EB4">
          <w:rPr>
            <w:lang w:val="en-GB"/>
          </w:rPr>
          <w:delText xml:space="preserve">provides </w:delText>
        </w:r>
      </w:del>
      <w:ins w:id="273" w:author="CAIZERGUES Alain" w:date="2023-09-13T10:33:00Z">
        <w:r w:rsidR="00594EB4">
          <w:rPr>
            <w:lang w:val="en-GB"/>
          </w:rPr>
          <w:t xml:space="preserve">allow assessing </w:t>
        </w:r>
      </w:ins>
      <w:ins w:id="274" w:author="CAIZERGUES Alain" w:date="2023-09-13T10:34:00Z">
        <w:r w:rsidR="000704C7">
          <w:rPr>
            <w:lang w:val="en-GB"/>
          </w:rPr>
          <w:t xml:space="preserve">the relative influence </w:t>
        </w:r>
      </w:ins>
      <w:ins w:id="275" w:author="CAIZERGUES Alain" w:date="2023-09-13T10:37:00Z">
        <w:r w:rsidR="000704C7">
          <w:rPr>
            <w:lang w:val="en-GB"/>
          </w:rPr>
          <w:t xml:space="preserve">of breeding success and adult survival </w:t>
        </w:r>
      </w:ins>
      <w:ins w:id="276" w:author="CAIZERGUES Alain" w:date="2023-09-13T10:34:00Z">
        <w:r w:rsidR="000704C7">
          <w:rPr>
            <w:lang w:val="en-GB"/>
          </w:rPr>
          <w:t>on</w:t>
        </w:r>
      </w:ins>
      <w:del w:id="277" w:author="CAIZERGUES Alain" w:date="2023-09-13T10:34:00Z">
        <w:r w:rsidRPr="00EB6FAE" w:rsidDel="000704C7">
          <w:rPr>
            <w:lang w:val="en-GB"/>
          </w:rPr>
          <w:delText>knowledge on which of these components has</w:delText>
        </w:r>
      </w:del>
      <w:r w:rsidRPr="00EB6FAE">
        <w:rPr>
          <w:lang w:val="en-GB"/>
        </w:rPr>
        <w:t xml:space="preserve"> </w:t>
      </w:r>
      <w:del w:id="278" w:author="CAIZERGUES Alain" w:date="2023-09-13T10:34:00Z">
        <w:r w:rsidRPr="00EB6FAE" w:rsidDel="000704C7">
          <w:rPr>
            <w:lang w:val="en-GB"/>
          </w:rPr>
          <w:delText xml:space="preserve">the most influence on </w:delText>
        </w:r>
      </w:del>
      <w:r w:rsidRPr="00EB6FAE">
        <w:rPr>
          <w:lang w:val="en-GB"/>
        </w:rPr>
        <w:t xml:space="preserve">population growth rate. </w:t>
      </w:r>
      <w:r w:rsidR="00025614">
        <w:rPr>
          <w:lang w:val="en-GB"/>
        </w:rPr>
        <w:t xml:space="preserve"> </w:t>
      </w:r>
      <w:r w:rsidR="00025614" w:rsidRPr="00C03F33">
        <w:rPr>
          <w:rFonts w:ascii="Times New Roman" w:hAnsi="Times New Roman" w:cs="Times New Roman"/>
          <w:lang w:val="en-GB"/>
        </w:rPr>
        <w:t xml:space="preserve">Alternatively, assessing the sex and age structure </w:t>
      </w:r>
      <w:r w:rsidR="00025614">
        <w:rPr>
          <w:rFonts w:ascii="Times New Roman" w:hAnsi="Times New Roman" w:cs="Times New Roman"/>
          <w:lang w:val="en-GB"/>
        </w:rPr>
        <w:t>in hunting bags has been</w:t>
      </w:r>
      <w:r w:rsidR="00025614" w:rsidRPr="00C03F33">
        <w:rPr>
          <w:rFonts w:ascii="Times New Roman" w:hAnsi="Times New Roman" w:cs="Times New Roman"/>
          <w:lang w:val="en-GB"/>
        </w:rPr>
        <w:t xml:space="preserve"> </w:t>
      </w:r>
      <w:r w:rsidR="00025614">
        <w:rPr>
          <w:rFonts w:ascii="Times New Roman" w:hAnsi="Times New Roman" w:cs="Times New Roman"/>
          <w:lang w:val="en-GB"/>
        </w:rPr>
        <w:t xml:space="preserve">used to </w:t>
      </w:r>
      <w:r w:rsidR="00025614" w:rsidRPr="00C03F33">
        <w:rPr>
          <w:rFonts w:ascii="Times New Roman" w:hAnsi="Times New Roman" w:cs="Times New Roman"/>
          <w:lang w:val="en-GB"/>
        </w:rPr>
        <w:t xml:space="preserve">infer the role of decreasing reproductive success in population declines in a number of games species including ducks and geese </w:t>
      </w:r>
      <w:r w:rsidR="00C54DA4">
        <w:rPr>
          <w:rFonts w:ascii="Times New Roman" w:hAnsi="Times New Roman" w:cs="Times New Roman"/>
          <w:lang w:val="en-GB"/>
        </w:rPr>
        <w:t>but suffer from intractable biases</w:t>
      </w:r>
      <w:del w:id="279" w:author="CAIZERGUES Alain" w:date="2023-09-21T16:11:00Z">
        <w:r w:rsidR="00C54DA4" w:rsidDel="00C54DA4">
          <w:rPr>
            <w:rFonts w:ascii="Times New Roman" w:hAnsi="Times New Roman" w:cs="Times New Roman"/>
            <w:lang w:val="en-GB"/>
          </w:rPr>
          <w:delText>,</w:delText>
        </w:r>
      </w:del>
      <w:r w:rsidR="00C54DA4">
        <w:rPr>
          <w:rFonts w:ascii="Times New Roman" w:hAnsi="Times New Roman" w:cs="Times New Roman"/>
          <w:lang w:val="en-GB"/>
        </w:rPr>
        <w:t xml:space="preserve"> </w:t>
      </w:r>
      <w:r w:rsidR="00025614" w:rsidRPr="00C03F33">
        <w:rPr>
          <w:rFonts w:ascii="Times New Roman" w:hAnsi="Times New Roman" w:cs="Times New Roman"/>
          <w:lang w:val="en-GB"/>
        </w:rPr>
        <w:t>(Fox et al 2018</w:t>
      </w:r>
      <w:proofErr w:type="gramStart"/>
      <w:r w:rsidR="00025614">
        <w:rPr>
          <w:rFonts w:ascii="Times New Roman" w:hAnsi="Times New Roman" w:cs="Times New Roman"/>
          <w:lang w:val="en-GB"/>
        </w:rPr>
        <w:t xml:space="preserve">, </w:t>
      </w:r>
      <w:r w:rsidR="00025614" w:rsidRPr="00EB6FAE">
        <w:rPr>
          <w:lang w:val="en-GB"/>
        </w:rPr>
        <w:t>.</w:t>
      </w:r>
      <w:proofErr w:type="gramEnd"/>
      <w:r w:rsidR="00025614" w:rsidRPr="00EB6FAE">
        <w:rPr>
          <w:lang w:val="en-GB"/>
        </w:rPr>
        <w:t xml:space="preserve"> </w:t>
      </w:r>
      <w:r w:rsidR="000C67CE">
        <w:fldChar w:fldCharType="begin"/>
      </w:r>
      <w:r w:rsidR="000C67CE" w:rsidRPr="000C67CE">
        <w:rPr>
          <w:lang w:val="en-GB"/>
          <w:rPrChange w:id="280" w:author="CAIZERGUES Alain" w:date="2023-09-26T10:45:00Z">
            <w:rPr/>
          </w:rPrChange>
        </w:rPr>
        <w:instrText xml:space="preserve"> HYPERLINK \l "ref-Fox2018" \h </w:instrText>
      </w:r>
      <w:r w:rsidR="000C67CE">
        <w:fldChar w:fldCharType="separate"/>
      </w:r>
      <w:r w:rsidR="00025614" w:rsidRPr="00EB6FAE">
        <w:rPr>
          <w:rStyle w:val="Lienhypertexte"/>
          <w:lang w:val="en-GB"/>
        </w:rPr>
        <w:t xml:space="preserve">Fox &amp; </w:t>
      </w:r>
      <w:proofErr w:type="spellStart"/>
      <w:r w:rsidR="00025614" w:rsidRPr="00EB6FAE">
        <w:rPr>
          <w:rStyle w:val="Lienhypertexte"/>
          <w:lang w:val="en-GB"/>
        </w:rPr>
        <w:t>Cristensen</w:t>
      </w:r>
      <w:proofErr w:type="spellEnd"/>
      <w:r w:rsidR="00025614" w:rsidRPr="00EB6FAE">
        <w:rPr>
          <w:rStyle w:val="Lienhypertexte"/>
          <w:lang w:val="en-GB"/>
        </w:rPr>
        <w:t>, 2018</w:t>
      </w:r>
      <w:r w:rsidR="000C67CE">
        <w:rPr>
          <w:rStyle w:val="Lienhypertexte"/>
          <w:lang w:val="en-GB"/>
        </w:rPr>
        <w:fldChar w:fldCharType="end"/>
      </w:r>
      <w:r w:rsidR="00025614" w:rsidRPr="00C03F33">
        <w:rPr>
          <w:rFonts w:ascii="Times New Roman" w:hAnsi="Times New Roman" w:cs="Times New Roman"/>
          <w:lang w:val="en-GB"/>
        </w:rPr>
        <w:t xml:space="preserve">). </w:t>
      </w:r>
      <w:r w:rsidR="00025614">
        <w:rPr>
          <w:rFonts w:ascii="Times New Roman" w:hAnsi="Times New Roman" w:cs="Times New Roman"/>
          <w:lang w:val="en-GB"/>
        </w:rPr>
        <w:t xml:space="preserve"> Of course, this approach is not suited for protected/endangered species.  </w:t>
      </w:r>
      <w:commentRangeStart w:id="281"/>
      <w:r w:rsidRPr="00EB6FAE">
        <w:rPr>
          <w:lang w:val="en-GB"/>
        </w:rPr>
        <w:t>The recruitment rate, defined as the average number of immatures per breeder reaching the sexual maturity, is the product of two main sub-parameters: the fecundity followed by the juvenile survival (</w:t>
      </w:r>
      <w:r w:rsidR="00B83782">
        <w:fldChar w:fldCharType="begin"/>
      </w:r>
      <w:r w:rsidR="00B83782" w:rsidRPr="00B83782">
        <w:rPr>
          <w:lang w:val="en-GB"/>
          <w:rPrChange w:id="282" w:author="CAIZERGUES Alain" w:date="2023-06-13T10:56:00Z">
            <w:rPr/>
          </w:rPrChange>
        </w:rPr>
        <w:instrText xml:space="preserve"> HYPERLINK \l "ref-Arnold2018" \h </w:instrText>
      </w:r>
      <w:r w:rsidR="00B83782">
        <w:fldChar w:fldCharType="separate"/>
      </w:r>
      <w:r w:rsidRPr="00EB6FAE">
        <w:rPr>
          <w:rStyle w:val="Lienhypertexte"/>
          <w:lang w:val="en-GB"/>
        </w:rPr>
        <w:t>Arnold, 2018</w:t>
      </w:r>
      <w:r w:rsidR="00B83782">
        <w:rPr>
          <w:rStyle w:val="Lienhypertexte"/>
          <w:lang w:val="en-GB"/>
        </w:rPr>
        <w:fldChar w:fldCharType="end"/>
      </w:r>
      <w:r w:rsidRPr="00EB6FAE">
        <w:rPr>
          <w:lang w:val="en-GB"/>
        </w:rPr>
        <w:t xml:space="preserve">; </w:t>
      </w:r>
      <w:r w:rsidR="00B83782">
        <w:fldChar w:fldCharType="begin"/>
      </w:r>
      <w:r w:rsidR="00B83782" w:rsidRPr="00B83782">
        <w:rPr>
          <w:lang w:val="en-GB"/>
          <w:rPrChange w:id="283" w:author="CAIZERGUES Alain" w:date="2023-06-13T10:56:00Z">
            <w:rPr/>
          </w:rPrChange>
        </w:rPr>
        <w:instrText xml:space="preserve"> HYPERLINK \l "ref-Etterson2011" \h </w:instrText>
      </w:r>
      <w:r w:rsidR="00B83782">
        <w:fldChar w:fldCharType="separate"/>
      </w:r>
      <w:proofErr w:type="spellStart"/>
      <w:r w:rsidRPr="00EB6FAE">
        <w:rPr>
          <w:rStyle w:val="Lienhypertexte"/>
          <w:lang w:val="en-GB"/>
        </w:rPr>
        <w:t>Etterson</w:t>
      </w:r>
      <w:proofErr w:type="spellEnd"/>
      <w:r w:rsidRPr="00EB6FAE">
        <w:rPr>
          <w:rStyle w:val="Lienhypertexte"/>
          <w:lang w:val="en-GB"/>
        </w:rPr>
        <w:t xml:space="preserve"> et al., 2011</w:t>
      </w:r>
      <w:r w:rsidR="00B83782">
        <w:rPr>
          <w:rStyle w:val="Lienhypertexte"/>
          <w:lang w:val="en-GB"/>
        </w:rPr>
        <w:fldChar w:fldCharType="end"/>
      </w:r>
      <w:r w:rsidRPr="00EB6FAE">
        <w:rPr>
          <w:lang w:val="en-GB"/>
        </w:rPr>
        <w:t xml:space="preserve">). The recruitment rate is sometimes also called annual fertility (e.g. </w:t>
      </w:r>
      <w:r w:rsidR="00B83782">
        <w:fldChar w:fldCharType="begin"/>
      </w:r>
      <w:r w:rsidR="00B83782" w:rsidRPr="00B83782">
        <w:rPr>
          <w:lang w:val="en-GB"/>
          <w:rPrChange w:id="284" w:author="CAIZERGUES Alain" w:date="2023-06-13T10:56:00Z">
            <w:rPr/>
          </w:rPrChange>
        </w:rPr>
        <w:instrText xml:space="preserve"> HYPERLINK \l "ref-Koons2014" \h </w:instrText>
      </w:r>
      <w:r w:rsidR="00B83782">
        <w:fldChar w:fldCharType="separate"/>
      </w:r>
      <w:r>
        <w:rPr>
          <w:rStyle w:val="Lienhypertexte"/>
        </w:rPr>
        <w:t>Koons et al., 2014</w:t>
      </w:r>
      <w:r w:rsidR="00B83782">
        <w:rPr>
          <w:rStyle w:val="Lienhypertexte"/>
        </w:rPr>
        <w:fldChar w:fldCharType="end"/>
      </w:r>
      <w:r>
        <w:t xml:space="preserve">), reproductive rate (e.g. </w:t>
      </w:r>
      <w:hyperlink w:anchor="ref-Cooch2014">
        <w:proofErr w:type="spellStart"/>
        <w:r>
          <w:rPr>
            <w:rStyle w:val="Lienhypertexte"/>
          </w:rPr>
          <w:t>Cooch</w:t>
        </w:r>
        <w:proofErr w:type="spellEnd"/>
        <w:r>
          <w:rPr>
            <w:rStyle w:val="Lienhypertexte"/>
          </w:rPr>
          <w:t xml:space="preserve"> et al., 2014</w:t>
        </w:r>
      </w:hyperlink>
      <w:r>
        <w:t xml:space="preserve">), reproductive </w:t>
      </w:r>
      <w:proofErr w:type="spellStart"/>
      <w:r>
        <w:t>success</w:t>
      </w:r>
      <w:proofErr w:type="spellEnd"/>
      <w:r>
        <w:t xml:space="preserve"> (e.g. </w:t>
      </w:r>
      <w:hyperlink w:anchor="ref-Etterson2011">
        <w:proofErr w:type="spellStart"/>
        <w:r>
          <w:rPr>
            <w:rStyle w:val="Lienhypertexte"/>
          </w:rPr>
          <w:t>Etterson</w:t>
        </w:r>
        <w:proofErr w:type="spellEnd"/>
        <w:r>
          <w:rPr>
            <w:rStyle w:val="Lienhypertexte"/>
          </w:rPr>
          <w:t xml:space="preserve"> et al., 2011</w:t>
        </w:r>
      </w:hyperlink>
      <w:r>
        <w:t xml:space="preserve">), or </w:t>
      </w:r>
      <w:proofErr w:type="spellStart"/>
      <w:r>
        <w:lastRenderedPageBreak/>
        <w:t>productivity</w:t>
      </w:r>
      <w:proofErr w:type="spellEnd"/>
      <w:r>
        <w:t xml:space="preserve"> (e.g. </w:t>
      </w:r>
      <w:hyperlink w:anchor="ref-Hagen2008">
        <w:r w:rsidRPr="00EB6FAE">
          <w:rPr>
            <w:rStyle w:val="Lienhypertexte"/>
            <w:lang w:val="en-GB"/>
          </w:rPr>
          <w:t xml:space="preserve">Hagen &amp; </w:t>
        </w:r>
        <w:proofErr w:type="spellStart"/>
        <w:r w:rsidRPr="00EB6FAE">
          <w:rPr>
            <w:rStyle w:val="Lienhypertexte"/>
            <w:lang w:val="en-GB"/>
          </w:rPr>
          <w:t>Loughin</w:t>
        </w:r>
        <w:proofErr w:type="spellEnd"/>
        <w:r w:rsidRPr="00EB6FAE">
          <w:rPr>
            <w:rStyle w:val="Lienhypertexte"/>
            <w:lang w:val="en-GB"/>
          </w:rPr>
          <w:t>, 2008</w:t>
        </w:r>
      </w:hyperlink>
      <w:r w:rsidRPr="00EB6FAE">
        <w:rPr>
          <w:lang w:val="en-GB"/>
        </w:rPr>
        <w:t xml:space="preserve">; </w:t>
      </w:r>
      <w:r w:rsidR="0008060F">
        <w:fldChar w:fldCharType="begin"/>
      </w:r>
      <w:r w:rsidR="0008060F" w:rsidRPr="0008060F">
        <w:rPr>
          <w:lang w:val="en-GB"/>
          <w:rPrChange w:id="285" w:author="CAIZERGUES Alain" w:date="2023-07-04T15:32:00Z">
            <w:rPr/>
          </w:rPrChange>
        </w:rPr>
        <w:instrText xml:space="preserve"> HYPERLINK \l "ref-Johnson1987" \h </w:instrText>
      </w:r>
      <w:r w:rsidR="0008060F">
        <w:fldChar w:fldCharType="separate"/>
      </w:r>
      <w:r w:rsidRPr="00EB6FAE">
        <w:rPr>
          <w:rStyle w:val="Lienhypertexte"/>
          <w:lang w:val="en-GB"/>
        </w:rPr>
        <w:t>Johnson et al., 1987</w:t>
      </w:r>
      <w:r w:rsidR="0008060F">
        <w:rPr>
          <w:rStyle w:val="Lienhypertexte"/>
          <w:lang w:val="en-GB"/>
        </w:rPr>
        <w:fldChar w:fldCharType="end"/>
      </w:r>
      <w:r w:rsidRPr="00EB6FAE">
        <w:rPr>
          <w:lang w:val="en-GB"/>
        </w:rPr>
        <w:t xml:space="preserve">). </w:t>
      </w:r>
      <w:commentRangeEnd w:id="281"/>
      <w:r w:rsidR="000704C7">
        <w:rPr>
          <w:rStyle w:val="Marquedecommentaire"/>
        </w:rPr>
        <w:commentReference w:id="281"/>
      </w:r>
      <w:del w:id="286" w:author="CAIZERGUES Alain" w:date="2023-09-13T10:52:00Z">
        <w:r w:rsidRPr="00EB6FAE" w:rsidDel="00025614">
          <w:rPr>
            <w:lang w:val="en-GB"/>
          </w:rPr>
          <w:delText>Unfortunately, assessing the respective contribution of the adult survival and the recruitment rate is only possible for a limited number of species in which broodless adults and those with young display the same detectability</w:delText>
        </w:r>
      </w:del>
      <w:del w:id="287" w:author="CAIZERGUES Alain" w:date="2023-09-13T10:53:00Z">
        <w:r w:rsidRPr="00EB6FAE" w:rsidDel="00025614">
          <w:rPr>
            <w:lang w:val="en-GB"/>
          </w:rPr>
          <w:delText xml:space="preserve">. Alternatively, assessing the sex and age structure in hunting bags has been used to infer the role of decreasing reproductive success in population declines in a number of game species including ducks (e.g. </w:delText>
        </w:r>
        <w:r w:rsidR="00B83782" w:rsidDel="00025614">
          <w:fldChar w:fldCharType="begin"/>
        </w:r>
        <w:r w:rsidR="00B83782" w:rsidRPr="00B83782" w:rsidDel="00025614">
          <w:rPr>
            <w:lang w:val="en-GB"/>
            <w:rPrChange w:id="288" w:author="CAIZERGUES Alain" w:date="2023-06-13T10:56:00Z">
              <w:rPr/>
            </w:rPrChange>
          </w:rPr>
          <w:delInstrText xml:space="preserve"> HYPERLINK \l "ref-Fox2018" \h </w:delInstrText>
        </w:r>
        <w:r w:rsidR="00B83782" w:rsidDel="00025614">
          <w:fldChar w:fldCharType="separate"/>
        </w:r>
        <w:r w:rsidRPr="00EB6FAE" w:rsidDel="00025614">
          <w:rPr>
            <w:rStyle w:val="Lienhypertexte"/>
            <w:lang w:val="en-GB"/>
          </w:rPr>
          <w:delText>Fox &amp; Cristensen, 2018</w:delText>
        </w:r>
        <w:r w:rsidR="00B83782" w:rsidDel="00025614">
          <w:rPr>
            <w:rStyle w:val="Lienhypertexte"/>
            <w:lang w:val="en-GB"/>
          </w:rPr>
          <w:fldChar w:fldCharType="end"/>
        </w:r>
        <w:r w:rsidRPr="00EB6FAE" w:rsidDel="00025614">
          <w:rPr>
            <w:lang w:val="en-GB"/>
          </w:rPr>
          <w:delText>). However, this approach is not suited for protected/endangered species with no harvest.</w:delText>
        </w:r>
      </w:del>
      <w:r w:rsidRPr="00EB6FAE">
        <w:rPr>
          <w:lang w:val="en-GB"/>
        </w:rPr>
        <w:t xml:space="preserve"> </w:t>
      </w:r>
    </w:p>
    <w:p w14:paraId="5D31760B" w14:textId="52A27050" w:rsidR="00AC35CD" w:rsidRPr="00EB6FAE" w:rsidRDefault="00B404E8" w:rsidP="00C54DA4">
      <w:pPr>
        <w:pStyle w:val="Corpsdetexte"/>
        <w:spacing w:line="480" w:lineRule="auto"/>
        <w:ind w:firstLine="720"/>
        <w:jc w:val="both"/>
        <w:rPr>
          <w:lang w:val="en-GB"/>
        </w:rPr>
      </w:pPr>
      <w:r w:rsidRPr="00EB6FAE">
        <w:rPr>
          <w:lang w:val="en-GB"/>
        </w:rPr>
        <w:t xml:space="preserve">Here we exemplify how, in dimorphic species, delayed maturity of males can be </w:t>
      </w:r>
      <w:del w:id="289" w:author="CAIZERGUES Alain" w:date="2023-09-13T10:56:00Z">
        <w:r w:rsidRPr="00EB6FAE" w:rsidDel="00721475">
          <w:rPr>
            <w:lang w:val="en-GB"/>
          </w:rPr>
          <w:delText xml:space="preserve">exploited </w:delText>
        </w:r>
      </w:del>
      <w:ins w:id="290" w:author="CAIZERGUES Alain" w:date="2023-09-13T10:56:00Z">
        <w:r w:rsidR="00721475">
          <w:rPr>
            <w:lang w:val="en-GB"/>
          </w:rPr>
          <w:t>us</w:t>
        </w:r>
        <w:r w:rsidR="00721475" w:rsidRPr="00EB6FAE">
          <w:rPr>
            <w:lang w:val="en-GB"/>
          </w:rPr>
          <w:t xml:space="preserve">ed </w:t>
        </w:r>
      </w:ins>
      <w:r w:rsidRPr="00EB6FAE">
        <w:rPr>
          <w:lang w:val="en-GB"/>
        </w:rPr>
        <w:t xml:space="preserve">for estimating adult survival and recruitment rate by differentiating male-like </w:t>
      </w:r>
      <w:del w:id="291" w:author="CAIZERGUES Alain" w:date="2023-09-13T10:55:00Z">
        <w:r w:rsidRPr="00EB6FAE" w:rsidDel="00721475">
          <w:rPr>
            <w:lang w:val="en-GB"/>
          </w:rPr>
          <w:delText xml:space="preserve">to </w:delText>
        </w:r>
      </w:del>
      <w:ins w:id="292" w:author="CAIZERGUES Alain" w:date="2023-09-13T10:55:00Z">
        <w:r w:rsidR="00721475">
          <w:rPr>
            <w:lang w:val="en-GB"/>
          </w:rPr>
          <w:t>from</w:t>
        </w:r>
        <w:r w:rsidR="00721475" w:rsidRPr="00EB6FAE">
          <w:rPr>
            <w:lang w:val="en-GB"/>
          </w:rPr>
          <w:t xml:space="preserve"> </w:t>
        </w:r>
      </w:ins>
      <w:r w:rsidRPr="00EB6FAE">
        <w:rPr>
          <w:lang w:val="en-GB"/>
        </w:rPr>
        <w:t xml:space="preserve">female-like individuals in repeated winter counts. </w:t>
      </w:r>
      <w:ins w:id="293" w:author="CAIZERGUES Alain" w:date="2023-09-21T16:12:00Z">
        <w:r w:rsidR="00C54DA4">
          <w:rPr>
            <w:lang w:val="en-GB"/>
          </w:rPr>
          <w:t xml:space="preserve"> </w:t>
        </w:r>
      </w:ins>
      <w:r w:rsidRPr="00EB6FAE">
        <w:rPr>
          <w:lang w:val="en-GB"/>
        </w:rPr>
        <w:t>We used two non-native Ruddy duck</w:t>
      </w:r>
      <w:del w:id="294" w:author="CAIZERGUES Alain" w:date="2023-09-13T10:57:00Z">
        <w:r w:rsidRPr="00EB6FAE" w:rsidDel="00721475">
          <w:rPr>
            <w:lang w:val="en-GB"/>
          </w:rPr>
          <w:delText>,</w:delText>
        </w:r>
      </w:del>
      <w:r w:rsidRPr="00EB6FAE">
        <w:rPr>
          <w:lang w:val="en-GB"/>
        </w:rPr>
        <w:t xml:space="preserve"> </w:t>
      </w:r>
      <w:ins w:id="295" w:author="CAIZERGUES Alain" w:date="2023-09-13T10:57:00Z">
        <w:r w:rsidR="00721475">
          <w:rPr>
            <w:lang w:val="en-GB"/>
          </w:rPr>
          <w:t>(</w:t>
        </w:r>
      </w:ins>
      <w:proofErr w:type="spellStart"/>
      <w:r w:rsidRPr="00EB6FAE">
        <w:rPr>
          <w:i/>
          <w:iCs/>
          <w:lang w:val="en-GB"/>
        </w:rPr>
        <w:t>Oxyura</w:t>
      </w:r>
      <w:proofErr w:type="spellEnd"/>
      <w:r w:rsidRPr="00EB6FAE">
        <w:rPr>
          <w:i/>
          <w:iCs/>
          <w:lang w:val="en-GB"/>
        </w:rPr>
        <w:t xml:space="preserve"> </w:t>
      </w:r>
      <w:proofErr w:type="spellStart"/>
      <w:r w:rsidRPr="00EB6FAE">
        <w:rPr>
          <w:i/>
          <w:iCs/>
          <w:lang w:val="en-GB"/>
        </w:rPr>
        <w:t>jamaicensis</w:t>
      </w:r>
      <w:proofErr w:type="spellEnd"/>
      <w:ins w:id="296" w:author="CAIZERGUES Alain" w:date="2023-09-13T10:57:00Z">
        <w:r w:rsidR="00721475" w:rsidRPr="00721475">
          <w:rPr>
            <w:iCs/>
            <w:lang w:val="en-GB"/>
            <w:rPrChange w:id="297" w:author="CAIZERGUES Alain" w:date="2023-09-13T10:57:00Z">
              <w:rPr>
                <w:i/>
                <w:iCs/>
                <w:lang w:val="en-GB"/>
              </w:rPr>
            </w:rPrChange>
          </w:rPr>
          <w:t>)</w:t>
        </w:r>
      </w:ins>
      <w:del w:id="298" w:author="CAIZERGUES Alain" w:date="2023-09-21T16:12:00Z">
        <w:r w:rsidRPr="00EB6FAE" w:rsidDel="00C54DA4">
          <w:rPr>
            <w:lang w:val="en-GB"/>
          </w:rPr>
          <w:delText>,</w:delText>
        </w:r>
      </w:del>
      <w:r w:rsidRPr="00EB6FAE">
        <w:rPr>
          <w:lang w:val="en-GB"/>
        </w:rPr>
        <w:t xml:space="preserve"> populations introduced in Europe as a study model. </w:t>
      </w:r>
      <w:ins w:id="299" w:author="CAIZERGUES Alain" w:date="2023-09-13T10:57:00Z">
        <w:r w:rsidR="00721475">
          <w:rPr>
            <w:lang w:val="en-GB"/>
          </w:rPr>
          <w:t xml:space="preserve"> </w:t>
        </w:r>
      </w:ins>
      <w:r w:rsidRPr="00EB6FAE">
        <w:rPr>
          <w:lang w:val="en-GB"/>
        </w:rPr>
        <w:t xml:space="preserve">As numerous duck species, the Ruddy duck is dimorphic, with newly born males looking like females until the pre-nuptial moult, which occurs in late winter. </w:t>
      </w:r>
      <w:ins w:id="300" w:author="CAIZERGUES Alain" w:date="2023-09-14T16:36:00Z">
        <w:r w:rsidR="008A5AD9">
          <w:rPr>
            <w:lang w:val="en-GB"/>
          </w:rPr>
          <w:t xml:space="preserve"> </w:t>
        </w:r>
      </w:ins>
      <w:ins w:id="301" w:author="CAIZERGUES Alain" w:date="2023-09-13T10:58:00Z">
        <w:r w:rsidR="00721475">
          <w:rPr>
            <w:lang w:val="en-GB"/>
          </w:rPr>
          <w:t xml:space="preserve">As a </w:t>
        </w:r>
        <w:proofErr w:type="gramStart"/>
        <w:r w:rsidR="00721475">
          <w:rPr>
            <w:lang w:val="en-GB"/>
          </w:rPr>
          <w:t>result</w:t>
        </w:r>
      </w:ins>
      <w:ins w:id="302" w:author="CAIZERGUES Alain" w:date="2023-09-13T10:59:00Z">
        <w:r w:rsidR="00721475">
          <w:rPr>
            <w:lang w:val="en-GB"/>
          </w:rPr>
          <w:t>s</w:t>
        </w:r>
      </w:ins>
      <w:ins w:id="303" w:author="CAIZERGUES Alain" w:date="2023-09-13T10:58:00Z">
        <w:r w:rsidR="00721475">
          <w:rPr>
            <w:lang w:val="en-GB"/>
          </w:rPr>
          <w:t xml:space="preserve"> of this late prenuptial mo</w:t>
        </w:r>
      </w:ins>
      <w:ins w:id="304" w:author="CAIZERGUES Alain" w:date="2023-09-13T10:59:00Z">
        <w:r w:rsidR="00721475">
          <w:rPr>
            <w:lang w:val="en-GB"/>
          </w:rPr>
          <w:t>u</w:t>
        </w:r>
      </w:ins>
      <w:ins w:id="305" w:author="CAIZERGUES Alain" w:date="2023-09-13T10:58:00Z">
        <w:r w:rsidR="00721475">
          <w:rPr>
            <w:lang w:val="en-GB"/>
          </w:rPr>
          <w:t>lt</w:t>
        </w:r>
        <w:proofErr w:type="gramEnd"/>
        <w:r w:rsidR="00721475">
          <w:rPr>
            <w:lang w:val="en-GB"/>
          </w:rPr>
          <w:t xml:space="preserve"> of juveniles, </w:t>
        </w:r>
      </w:ins>
      <w:del w:id="306" w:author="CAIZERGUES Alain" w:date="2023-09-13T10:59:00Z">
        <w:r w:rsidRPr="00EB6FAE" w:rsidDel="00721475">
          <w:rPr>
            <w:lang w:val="en-GB"/>
          </w:rPr>
          <w:delText xml:space="preserve">This means that </w:delText>
        </w:r>
      </w:del>
      <w:r w:rsidRPr="00EB6FAE">
        <w:rPr>
          <w:lang w:val="en-GB"/>
        </w:rPr>
        <w:t xml:space="preserve">the apparent proportion of males increases over the course of the wintering season. </w:t>
      </w:r>
      <w:ins w:id="307" w:author="CAIZERGUES Alain" w:date="2023-09-14T16:36:00Z">
        <w:r w:rsidR="008A5AD9">
          <w:rPr>
            <w:lang w:val="en-GB"/>
          </w:rPr>
          <w:t xml:space="preserve"> </w:t>
        </w:r>
      </w:ins>
      <w:r w:rsidRPr="00EB6FAE">
        <w:rPr>
          <w:lang w:val="en-GB"/>
        </w:rPr>
        <w:t xml:space="preserve">These changes in apparent proportions of males during this period are therefore directly related to the proportion of immatures into the populations and hence to reproductive success </w:t>
      </w:r>
      <w:ins w:id="308" w:author="CAIZERGUES Alain" w:date="2023-09-13T11:00:00Z">
        <w:r w:rsidR="00721475" w:rsidRPr="00EB6FAE">
          <w:rPr>
            <w:lang w:val="en-GB"/>
          </w:rPr>
          <w:t xml:space="preserve">of the previous </w:t>
        </w:r>
        <w:r w:rsidR="00721475">
          <w:rPr>
            <w:lang w:val="en-GB"/>
          </w:rPr>
          <w:t>breeding season</w:t>
        </w:r>
        <w:r w:rsidR="00721475" w:rsidRPr="00EB6FAE">
          <w:rPr>
            <w:lang w:val="en-GB"/>
          </w:rPr>
          <w:t xml:space="preserve"> </w:t>
        </w:r>
      </w:ins>
      <w:r w:rsidRPr="00EB6FAE">
        <w:rPr>
          <w:lang w:val="en-GB"/>
        </w:rPr>
        <w:t>and recruitment rate</w:t>
      </w:r>
      <w:ins w:id="309" w:author="CAIZERGUES Alain" w:date="2023-09-13T11:00:00Z">
        <w:r w:rsidR="00721475">
          <w:rPr>
            <w:lang w:val="en-GB"/>
          </w:rPr>
          <w:t xml:space="preserve"> of the </w:t>
        </w:r>
      </w:ins>
      <w:ins w:id="310" w:author="CAIZERGUES Alain" w:date="2023-09-13T11:01:00Z">
        <w:r w:rsidR="00721475">
          <w:rPr>
            <w:lang w:val="en-GB"/>
          </w:rPr>
          <w:t>next one</w:t>
        </w:r>
      </w:ins>
      <w:del w:id="311" w:author="CAIZERGUES Alain" w:date="2023-09-13T11:00:00Z">
        <w:r w:rsidRPr="00EB6FAE" w:rsidDel="00721475">
          <w:rPr>
            <w:lang w:val="en-GB"/>
          </w:rPr>
          <w:delText xml:space="preserve"> of the previous spring/summer</w:delText>
        </w:r>
      </w:del>
      <w:r w:rsidRPr="00EB6FAE">
        <w:rPr>
          <w:lang w:val="en-GB"/>
        </w:rPr>
        <w:t xml:space="preserve">. </w:t>
      </w:r>
      <w:ins w:id="312" w:author="CAIZERGUES Alain" w:date="2023-09-21T16:13:00Z">
        <w:r w:rsidR="00C54DA4">
          <w:rPr>
            <w:lang w:val="en-GB"/>
          </w:rPr>
          <w:t xml:space="preserve"> </w:t>
        </w:r>
      </w:ins>
      <w:ins w:id="313" w:author="CAIZERGUES Alain" w:date="2023-09-13T11:01:00Z">
        <w:r w:rsidR="00721475" w:rsidRPr="00C03F33">
          <w:rPr>
            <w:rFonts w:ascii="Times New Roman" w:hAnsi="Times New Roman" w:cs="Times New Roman"/>
            <w:lang w:val="en-GB"/>
          </w:rPr>
          <w:t xml:space="preserve">We </w:t>
        </w:r>
      </w:ins>
      <w:ins w:id="314" w:author="CAIZERGUES Alain" w:date="2023-09-13T11:02:00Z">
        <w:r w:rsidR="00721475">
          <w:rPr>
            <w:rFonts w:ascii="Times New Roman" w:hAnsi="Times New Roman" w:cs="Times New Roman"/>
            <w:lang w:val="en-GB"/>
          </w:rPr>
          <w:t xml:space="preserve">estimated adult survival and </w:t>
        </w:r>
      </w:ins>
      <w:ins w:id="315" w:author="CAIZERGUES Alain" w:date="2023-09-13T11:01:00Z">
        <w:r w:rsidR="00721475" w:rsidRPr="00C03F33">
          <w:rPr>
            <w:rFonts w:ascii="Times New Roman" w:hAnsi="Times New Roman" w:cs="Times New Roman"/>
            <w:lang w:val="en-GB"/>
          </w:rPr>
          <w:t>recruitment</w:t>
        </w:r>
        <w:r w:rsidR="00721475">
          <w:rPr>
            <w:rFonts w:ascii="Times New Roman" w:hAnsi="Times New Roman" w:cs="Times New Roman"/>
            <w:lang w:val="en-GB"/>
          </w:rPr>
          <w:t xml:space="preserve"> </w:t>
        </w:r>
      </w:ins>
      <w:ins w:id="316" w:author="CAIZERGUES Alain" w:date="2023-09-13T11:02:00Z">
        <w:r w:rsidR="00721475">
          <w:rPr>
            <w:rFonts w:ascii="Times New Roman" w:hAnsi="Times New Roman" w:cs="Times New Roman"/>
            <w:lang w:val="en-GB"/>
          </w:rPr>
          <w:t xml:space="preserve">rates and assessed </w:t>
        </w:r>
      </w:ins>
      <w:del w:id="317" w:author="CAIZERGUES Alain" w:date="2023-09-13T11:02:00Z">
        <w:r w:rsidRPr="00EB6FAE" w:rsidDel="00721475">
          <w:rPr>
            <w:lang w:val="en-GB"/>
          </w:rPr>
          <w:delText xml:space="preserve">This study details the method to infer adult survival and recruitment rate from count data, and an application is developed to assess </w:delText>
        </w:r>
      </w:del>
      <w:r w:rsidRPr="00EB6FAE">
        <w:rPr>
          <w:lang w:val="en-GB"/>
        </w:rPr>
        <w:t>the impact of two different eradication strategies deployed in Great Britain and in France, respectively.</w:t>
      </w:r>
    </w:p>
    <w:p w14:paraId="4D8A5D16" w14:textId="77777777" w:rsidR="00AC35CD" w:rsidRPr="0008060F" w:rsidRDefault="00B404E8">
      <w:pPr>
        <w:pStyle w:val="Titre1"/>
        <w:rPr>
          <w:lang w:val="en-GB"/>
          <w:rPrChange w:id="318" w:author="CAIZERGUES Alain" w:date="2023-07-04T15:32:00Z">
            <w:rPr/>
          </w:rPrChange>
        </w:rPr>
      </w:pPr>
      <w:bookmarkStart w:id="319" w:name="MM"/>
      <w:bookmarkEnd w:id="196"/>
      <w:r w:rsidRPr="0008060F">
        <w:rPr>
          <w:rStyle w:val="SectionNumber"/>
          <w:lang w:val="en-GB"/>
          <w:rPrChange w:id="320" w:author="CAIZERGUES Alain" w:date="2023-07-04T15:32:00Z">
            <w:rPr>
              <w:rStyle w:val="SectionNumber"/>
            </w:rPr>
          </w:rPrChange>
        </w:rPr>
        <w:lastRenderedPageBreak/>
        <w:t>2</w:t>
      </w:r>
      <w:r w:rsidRPr="0008060F">
        <w:rPr>
          <w:lang w:val="en-GB"/>
          <w:rPrChange w:id="321" w:author="CAIZERGUES Alain" w:date="2023-07-04T15:32:00Z">
            <w:rPr/>
          </w:rPrChange>
        </w:rPr>
        <w:tab/>
        <w:t>Materials &amp; methods</w:t>
      </w:r>
    </w:p>
    <w:p w14:paraId="141B3684" w14:textId="2BCB48AD" w:rsidR="000C46EF" w:rsidRDefault="00B404E8">
      <w:pPr>
        <w:pStyle w:val="FirstParagraph"/>
        <w:spacing w:line="480" w:lineRule="auto"/>
        <w:jc w:val="both"/>
        <w:rPr>
          <w:ins w:id="322" w:author="CAIZERGUES Alain" w:date="2023-09-14T16:43:00Z"/>
          <w:lang w:val="en-GB"/>
        </w:rPr>
        <w:pPrChange w:id="323" w:author="CAIZERGUES Alain" w:date="2023-09-13T11:05:00Z">
          <w:pPr>
            <w:pStyle w:val="FirstParagraph"/>
          </w:pPr>
        </w:pPrChange>
      </w:pPr>
      <w:r w:rsidRPr="00EB6FAE">
        <w:rPr>
          <w:lang w:val="en-GB"/>
        </w:rPr>
        <w:t xml:space="preserve">The Ruddy duck is a stiff-tailed duck native from the Americas. </w:t>
      </w:r>
      <w:ins w:id="324" w:author="CAIZERGUES Alain" w:date="2023-09-14T16:38:00Z">
        <w:r w:rsidR="008A5AD9">
          <w:rPr>
            <w:lang w:val="en-GB"/>
          </w:rPr>
          <w:t xml:space="preserve"> </w:t>
        </w:r>
      </w:ins>
      <w:r w:rsidRPr="00EB6FAE">
        <w:rPr>
          <w:lang w:val="en-GB"/>
        </w:rPr>
        <w:t xml:space="preserve">From seven individuals initially acclimated in the </w:t>
      </w:r>
      <w:proofErr w:type="spellStart"/>
      <w:r w:rsidRPr="00EB6FAE">
        <w:rPr>
          <w:lang w:val="en-GB"/>
        </w:rPr>
        <w:t>Slimbridge</w:t>
      </w:r>
      <w:proofErr w:type="spellEnd"/>
      <w:r w:rsidRPr="00EB6FAE">
        <w:rPr>
          <w:lang w:val="en-GB"/>
        </w:rPr>
        <w:t xml:space="preserve"> Wetland Centre </w:t>
      </w:r>
      <w:del w:id="325" w:author="CAIZERGUES Alain" w:date="2023-09-13T11:08:00Z">
        <w:r w:rsidRPr="00EB6FAE" w:rsidDel="005C2A9A">
          <w:rPr>
            <w:lang w:val="en-GB"/>
          </w:rPr>
          <w:delText xml:space="preserve">in Great Britain </w:delText>
        </w:r>
      </w:del>
      <w:r w:rsidRPr="00EB6FAE">
        <w:rPr>
          <w:lang w:val="en-GB"/>
        </w:rPr>
        <w:t xml:space="preserve">in the </w:t>
      </w:r>
      <w:ins w:id="326" w:author="CAIZERGUES Alain" w:date="2023-09-14T16:38:00Z">
        <w:r w:rsidR="008A5AD9">
          <w:rPr>
            <w:lang w:val="en-GB"/>
          </w:rPr>
          <w:t>19</w:t>
        </w:r>
      </w:ins>
      <w:r w:rsidRPr="00EB6FAE">
        <w:rPr>
          <w:lang w:val="en-GB"/>
        </w:rPr>
        <w:t>40’s (</w:t>
      </w:r>
      <w:r w:rsidR="00B83782">
        <w:fldChar w:fldCharType="begin"/>
      </w:r>
      <w:r w:rsidR="00B83782" w:rsidRPr="00B83782">
        <w:rPr>
          <w:lang w:val="en-GB"/>
          <w:rPrChange w:id="327" w:author="CAIZERGUES Alain" w:date="2023-06-13T10:56:00Z">
            <w:rPr/>
          </w:rPrChange>
        </w:rPr>
        <w:instrText xml:space="preserve"> HYPERLINK \l "ref-GutierrezExposito2020" \h </w:instrText>
      </w:r>
      <w:r w:rsidR="00B83782">
        <w:fldChar w:fldCharType="separate"/>
      </w:r>
      <w:r w:rsidRPr="00EB6FAE">
        <w:rPr>
          <w:rStyle w:val="Lienhypertexte"/>
          <w:lang w:val="en-GB"/>
        </w:rPr>
        <w:t>Gutiérrez-</w:t>
      </w:r>
      <w:proofErr w:type="spellStart"/>
      <w:r w:rsidRPr="00EB6FAE">
        <w:rPr>
          <w:rStyle w:val="Lienhypertexte"/>
          <w:lang w:val="en-GB"/>
        </w:rPr>
        <w:t>Expósito</w:t>
      </w:r>
      <w:proofErr w:type="spellEnd"/>
      <w:r w:rsidRPr="00EB6FAE">
        <w:rPr>
          <w:rStyle w:val="Lienhypertexte"/>
          <w:lang w:val="en-GB"/>
        </w:rPr>
        <w:t xml:space="preserve"> et al., 2020</w:t>
      </w:r>
      <w:r w:rsidR="00B83782">
        <w:rPr>
          <w:rStyle w:val="Lienhypertexte"/>
          <w:lang w:val="en-GB"/>
        </w:rPr>
        <w:fldChar w:fldCharType="end"/>
      </w:r>
      <w:r w:rsidRPr="00EB6FAE">
        <w:rPr>
          <w:lang w:val="en-GB"/>
        </w:rPr>
        <w:t xml:space="preserve">), a feral population began to establish </w:t>
      </w:r>
      <w:ins w:id="328" w:author="CAIZERGUES Alain" w:date="2023-09-13T11:08:00Z">
        <w:r w:rsidR="005C2A9A" w:rsidRPr="00EB6FAE">
          <w:rPr>
            <w:lang w:val="en-GB"/>
          </w:rPr>
          <w:t xml:space="preserve">in Great Britain </w:t>
        </w:r>
      </w:ins>
      <w:r w:rsidRPr="00EB6FAE">
        <w:rPr>
          <w:lang w:val="en-GB"/>
        </w:rPr>
        <w:t xml:space="preserve">with the first observed reproductive attempts in the wild in the </w:t>
      </w:r>
      <w:ins w:id="329" w:author="CAIZERGUES Alain" w:date="2023-09-14T16:38:00Z">
        <w:r w:rsidR="008A5AD9">
          <w:rPr>
            <w:lang w:val="en-GB"/>
          </w:rPr>
          <w:t>19</w:t>
        </w:r>
      </w:ins>
      <w:r w:rsidRPr="00EB6FAE">
        <w:rPr>
          <w:lang w:val="en-GB"/>
        </w:rPr>
        <w:t xml:space="preserve">60s (Figure 2.1). </w:t>
      </w:r>
      <w:ins w:id="330" w:author="CAIZERGUES Alain" w:date="2023-09-13T11:08:00Z">
        <w:r w:rsidR="005C2A9A">
          <w:rPr>
            <w:lang w:val="en-GB"/>
          </w:rPr>
          <w:t xml:space="preserve"> </w:t>
        </w:r>
      </w:ins>
      <w:r w:rsidRPr="00EB6FAE">
        <w:rPr>
          <w:lang w:val="en-GB"/>
        </w:rPr>
        <w:t xml:space="preserve">This feral population rapidly grew and spread to the entire country to reach more than 5,000 individuals in the early 2000s. </w:t>
      </w:r>
      <w:ins w:id="331" w:author="CAIZERGUES Alain" w:date="2023-09-14T16:39:00Z">
        <w:r w:rsidR="008A5AD9">
          <w:rPr>
            <w:lang w:val="en-GB"/>
          </w:rPr>
          <w:t xml:space="preserve"> </w:t>
        </w:r>
      </w:ins>
      <w:r w:rsidRPr="00EB6FAE">
        <w:rPr>
          <w:lang w:val="en-GB"/>
        </w:rPr>
        <w:t xml:space="preserve">By the end of the </w:t>
      </w:r>
      <w:ins w:id="332" w:author="CAIZERGUES Alain" w:date="2023-09-14T16:39:00Z">
        <w:r w:rsidR="008A5AD9">
          <w:rPr>
            <w:lang w:val="en-GB"/>
          </w:rPr>
          <w:t>19</w:t>
        </w:r>
      </w:ins>
      <w:r w:rsidRPr="00EB6FAE">
        <w:rPr>
          <w:lang w:val="en-GB"/>
        </w:rPr>
        <w:t>80s, a feral population began to establish also on the continent</w:t>
      </w:r>
      <w:ins w:id="333" w:author="CAIZERGUES Alain" w:date="2023-09-13T11:08:00Z">
        <w:r w:rsidR="005C2A9A">
          <w:rPr>
            <w:lang w:val="en-GB"/>
          </w:rPr>
          <w:t>, especially</w:t>
        </w:r>
      </w:ins>
      <w:r w:rsidRPr="00EB6FAE">
        <w:rPr>
          <w:lang w:val="en-GB"/>
        </w:rPr>
        <w:t xml:space="preserve"> in France, supposedly owing to the arrival of individuals born in Great Britain. </w:t>
      </w:r>
      <w:ins w:id="334" w:author="CAIZERGUES Alain" w:date="2023-09-13T11:09:00Z">
        <w:r w:rsidR="005C2A9A">
          <w:rPr>
            <w:lang w:val="en-GB"/>
          </w:rPr>
          <w:t xml:space="preserve">But </w:t>
        </w:r>
      </w:ins>
      <w:ins w:id="335" w:author="CAIZERGUES Alain" w:date="2023-09-14T16:39:00Z">
        <w:r w:rsidR="008A5AD9">
          <w:rPr>
            <w:lang w:val="en-GB"/>
          </w:rPr>
          <w:t xml:space="preserve">contrary </w:t>
        </w:r>
      </w:ins>
      <w:del w:id="336" w:author="CAIZERGUES Alain" w:date="2023-09-13T11:09:00Z">
        <w:r w:rsidRPr="00EB6FAE" w:rsidDel="005C2A9A">
          <w:rPr>
            <w:lang w:val="en-GB"/>
          </w:rPr>
          <w:delText xml:space="preserve">Contrary </w:delText>
        </w:r>
      </w:del>
      <w:r w:rsidRPr="00EB6FAE">
        <w:rPr>
          <w:lang w:val="en-GB"/>
        </w:rPr>
        <w:t xml:space="preserve">to what was observed in Great Britain, </w:t>
      </w:r>
      <w:del w:id="337" w:author="CAIZERGUES Alain" w:date="2023-09-14T16:40:00Z">
        <w:r w:rsidRPr="00EB6FAE" w:rsidDel="008A5AD9">
          <w:rPr>
            <w:lang w:val="en-GB"/>
          </w:rPr>
          <w:delText xml:space="preserve">the French </w:delText>
        </w:r>
      </w:del>
      <w:r w:rsidRPr="00EB6FAE">
        <w:rPr>
          <w:lang w:val="en-GB"/>
        </w:rPr>
        <w:t>Ruddy duck</w:t>
      </w:r>
      <w:ins w:id="338" w:author="CAIZERGUES Alain" w:date="2023-09-14T16:40:00Z">
        <w:r w:rsidR="008A5AD9">
          <w:rPr>
            <w:lang w:val="en-GB"/>
          </w:rPr>
          <w:t>s</w:t>
        </w:r>
      </w:ins>
      <w:r w:rsidRPr="00EB6FAE">
        <w:rPr>
          <w:lang w:val="en-GB"/>
        </w:rPr>
        <w:t xml:space="preserve"> </w:t>
      </w:r>
      <w:del w:id="339" w:author="CAIZERGUES Alain" w:date="2023-09-14T16:40:00Z">
        <w:r w:rsidRPr="00EB6FAE" w:rsidDel="008A5AD9">
          <w:rPr>
            <w:lang w:val="en-GB"/>
          </w:rPr>
          <w:delText xml:space="preserve">population </w:delText>
        </w:r>
      </w:del>
      <w:r w:rsidRPr="00EB6FAE">
        <w:rPr>
          <w:lang w:val="en-GB"/>
        </w:rPr>
        <w:t>did not spread much</w:t>
      </w:r>
      <w:ins w:id="340" w:author="CAIZERGUES Alain" w:date="2023-09-14T16:40:00Z">
        <w:r w:rsidR="008A5AD9">
          <w:rPr>
            <w:lang w:val="en-GB"/>
          </w:rPr>
          <w:t xml:space="preserve"> in France</w:t>
        </w:r>
      </w:ins>
      <w:r w:rsidRPr="00EB6FAE">
        <w:rPr>
          <w:lang w:val="en-GB"/>
        </w:rPr>
        <w:t xml:space="preserve">, with the vast majority of observations and breeding attempts clustering in </w:t>
      </w:r>
      <w:ins w:id="341" w:author="CAIZERGUES Alain" w:date="2023-09-13T11:09:00Z">
        <w:r w:rsidR="005C2A9A">
          <w:rPr>
            <w:lang w:val="en-GB"/>
          </w:rPr>
          <w:t>North-</w:t>
        </w:r>
      </w:ins>
      <w:ins w:id="342" w:author="CAIZERGUES Alain" w:date="2023-09-21T16:15:00Z">
        <w:r w:rsidR="00510BCA">
          <w:rPr>
            <w:lang w:val="en-GB"/>
          </w:rPr>
          <w:t>W</w:t>
        </w:r>
      </w:ins>
      <w:del w:id="343" w:author="CAIZERGUES Alain" w:date="2023-09-13T11:09:00Z">
        <w:r w:rsidRPr="00EB6FAE" w:rsidDel="005C2A9A">
          <w:rPr>
            <w:lang w:val="en-GB"/>
          </w:rPr>
          <w:delText>W</w:delText>
        </w:r>
      </w:del>
      <w:r w:rsidRPr="00EB6FAE">
        <w:rPr>
          <w:lang w:val="en-GB"/>
        </w:rPr>
        <w:t>est</w:t>
      </w:r>
      <w:del w:id="344" w:author="CAIZERGUES Alain" w:date="2023-09-21T16:15:00Z">
        <w:r w:rsidRPr="00EB6FAE" w:rsidDel="00510BCA">
          <w:rPr>
            <w:lang w:val="en-GB"/>
          </w:rPr>
          <w:delText>ern</w:delText>
        </w:r>
      </w:del>
      <w:r w:rsidRPr="00EB6FAE">
        <w:rPr>
          <w:lang w:val="en-GB"/>
        </w:rPr>
        <w:t xml:space="preserve"> </w:t>
      </w:r>
      <w:ins w:id="345" w:author="CAIZERGUES Alain" w:date="2023-09-13T11:09:00Z">
        <w:r w:rsidR="005C2A9A">
          <w:rPr>
            <w:lang w:val="en-GB"/>
          </w:rPr>
          <w:t>parts of the territory</w:t>
        </w:r>
      </w:ins>
      <w:del w:id="346" w:author="CAIZERGUES Alain" w:date="2023-09-13T11:09:00Z">
        <w:r w:rsidRPr="00EB6FAE" w:rsidDel="005C2A9A">
          <w:rPr>
            <w:lang w:val="en-GB"/>
          </w:rPr>
          <w:delText>France</w:delText>
        </w:r>
      </w:del>
      <w:r w:rsidRPr="00EB6FAE">
        <w:rPr>
          <w:lang w:val="en-GB"/>
        </w:rPr>
        <w:t xml:space="preserve">. </w:t>
      </w:r>
      <w:ins w:id="347" w:author="CAIZERGUES Alain" w:date="2023-09-14T16:40:00Z">
        <w:r w:rsidR="008A5AD9">
          <w:rPr>
            <w:lang w:val="en-GB"/>
          </w:rPr>
          <w:t xml:space="preserve"> </w:t>
        </w:r>
      </w:ins>
      <w:r w:rsidRPr="00EB6FAE">
        <w:rPr>
          <w:lang w:val="en-GB"/>
        </w:rPr>
        <w:t>In France, during winter, almost no Ruddy duck is observed outside the lake of Grand Lieu (47.09°N, 1.67°W)</w:t>
      </w:r>
      <w:ins w:id="348" w:author="CAIZERGUES Alain" w:date="2023-09-21T16:15:00Z">
        <w:r w:rsidR="00510BCA">
          <w:rPr>
            <w:lang w:val="en-GB"/>
          </w:rPr>
          <w:t>,</w:t>
        </w:r>
      </w:ins>
      <w:del w:id="349" w:author="CAIZERGUES Alain" w:date="2023-09-14T16:41:00Z">
        <w:r w:rsidRPr="00EB6FAE" w:rsidDel="000C46EF">
          <w:rPr>
            <w:lang w:val="en-GB"/>
          </w:rPr>
          <w:delText>, which is thus the exclusive wintering site</w:delText>
        </w:r>
      </w:del>
      <w:r w:rsidRPr="00EB6FAE">
        <w:rPr>
          <w:lang w:val="en-GB"/>
        </w:rPr>
        <w:t xml:space="preserve"> </w:t>
      </w:r>
      <w:del w:id="350" w:author="CAIZERGUES Alain" w:date="2023-09-14T16:41:00Z">
        <w:r w:rsidRPr="00EB6FAE" w:rsidDel="000C46EF">
          <w:rPr>
            <w:lang w:val="en-GB"/>
          </w:rPr>
          <w:delText xml:space="preserve">and </w:delText>
        </w:r>
      </w:del>
      <w:ins w:id="351" w:author="CAIZERGUES Alain" w:date="2023-09-14T16:41:00Z">
        <w:r w:rsidR="000C46EF">
          <w:rPr>
            <w:lang w:val="en-GB"/>
          </w:rPr>
          <w:t>which</w:t>
        </w:r>
        <w:r w:rsidR="000C46EF" w:rsidRPr="00EB6FAE">
          <w:rPr>
            <w:lang w:val="en-GB"/>
          </w:rPr>
          <w:t xml:space="preserve"> </w:t>
        </w:r>
      </w:ins>
      <w:r w:rsidRPr="00EB6FAE">
        <w:rPr>
          <w:lang w:val="en-GB"/>
        </w:rPr>
        <w:t xml:space="preserve">greatly facilitates the monitoring of this population. </w:t>
      </w:r>
      <w:del w:id="352" w:author="CAIZERGUES Alain" w:date="2023-06-13T10:58:00Z">
        <w:r w:rsidRPr="00EB6FAE" w:rsidDel="00B83782">
          <w:rPr>
            <w:lang w:val="en-GB"/>
          </w:rPr>
          <w:delText>The feral European populations of</w:delText>
        </w:r>
      </w:del>
      <w:r w:rsidRPr="00EB6FAE">
        <w:rPr>
          <w:lang w:val="en-GB"/>
        </w:rPr>
        <w:t xml:space="preserve"> Ruddy duck</w:t>
      </w:r>
      <w:ins w:id="353" w:author="CAIZERGUES Alain" w:date="2023-09-21T16:15:00Z">
        <w:r w:rsidR="00510BCA">
          <w:rPr>
            <w:lang w:val="en-GB"/>
          </w:rPr>
          <w:t>s</w:t>
        </w:r>
      </w:ins>
      <w:r w:rsidRPr="00EB6FAE">
        <w:rPr>
          <w:lang w:val="en-GB"/>
        </w:rPr>
        <w:t xml:space="preserve"> are considered as a major threat to the endangered native White-headed duck, </w:t>
      </w:r>
      <w:proofErr w:type="spellStart"/>
      <w:r w:rsidRPr="00EB6FAE">
        <w:rPr>
          <w:i/>
          <w:iCs/>
          <w:lang w:val="en-GB"/>
        </w:rPr>
        <w:t>Oxyura</w:t>
      </w:r>
      <w:proofErr w:type="spellEnd"/>
      <w:r w:rsidRPr="00EB6FAE">
        <w:rPr>
          <w:i/>
          <w:iCs/>
          <w:lang w:val="en-GB"/>
        </w:rPr>
        <w:t xml:space="preserve"> </w:t>
      </w:r>
      <w:proofErr w:type="spellStart"/>
      <w:r w:rsidRPr="00EB6FAE">
        <w:rPr>
          <w:i/>
          <w:iCs/>
          <w:lang w:val="en-GB"/>
        </w:rPr>
        <w:t>leucocephala</w:t>
      </w:r>
      <w:proofErr w:type="spellEnd"/>
      <w:del w:id="354" w:author="CAIZERGUES Alain" w:date="2023-09-21T16:16:00Z">
        <w:r w:rsidRPr="00EB6FAE" w:rsidDel="00510BCA">
          <w:rPr>
            <w:lang w:val="en-GB"/>
          </w:rPr>
          <w:delText>, population</w:delText>
        </w:r>
      </w:del>
      <w:r w:rsidRPr="00EB6FAE">
        <w:rPr>
          <w:lang w:val="en-GB"/>
        </w:rPr>
        <w:t xml:space="preserve"> of the South-Western Mediterranean, because of hybridization </w:t>
      </w:r>
      <w:del w:id="355" w:author="CAIZERGUES Alain" w:date="2023-09-14T16:42:00Z">
        <w:r w:rsidRPr="00EB6FAE" w:rsidDel="000C46EF">
          <w:rPr>
            <w:lang w:val="en-GB"/>
          </w:rPr>
          <w:delText xml:space="preserve">risks </w:delText>
        </w:r>
      </w:del>
      <w:r w:rsidRPr="00EB6FAE">
        <w:rPr>
          <w:lang w:val="en-GB"/>
        </w:rPr>
        <w:t xml:space="preserve">and thus an elevated </w:t>
      </w:r>
      <w:del w:id="356" w:author="CAIZERGUES Alain" w:date="2023-09-13T11:10:00Z">
        <w:r w:rsidRPr="00EB6FAE" w:rsidDel="005C2A9A">
          <w:rPr>
            <w:lang w:val="en-GB"/>
          </w:rPr>
          <w:delText xml:space="preserve">potential </w:delText>
        </w:r>
      </w:del>
      <w:ins w:id="357" w:author="CAIZERGUES Alain" w:date="2023-09-13T11:10:00Z">
        <w:r w:rsidR="005C2A9A">
          <w:rPr>
            <w:lang w:val="en-GB"/>
          </w:rPr>
          <w:t>risk</w:t>
        </w:r>
        <w:r w:rsidR="005C2A9A" w:rsidRPr="00EB6FAE">
          <w:rPr>
            <w:lang w:val="en-GB"/>
          </w:rPr>
          <w:t xml:space="preserve"> </w:t>
        </w:r>
      </w:ins>
      <w:r w:rsidRPr="00EB6FAE">
        <w:rPr>
          <w:lang w:val="en-GB"/>
        </w:rPr>
        <w:t xml:space="preserve">for genetic pollution and </w:t>
      </w:r>
      <w:del w:id="358" w:author="CAIZERGUES Alain" w:date="2023-09-14T16:42:00Z">
        <w:r w:rsidRPr="00EB6FAE" w:rsidDel="000C46EF">
          <w:rPr>
            <w:lang w:val="en-GB"/>
          </w:rPr>
          <w:delText xml:space="preserve">eventually </w:delText>
        </w:r>
      </w:del>
      <w:r w:rsidRPr="00EB6FAE">
        <w:rPr>
          <w:lang w:val="en-GB"/>
        </w:rPr>
        <w:t>genetic assimilation of the latter by the former (</w:t>
      </w:r>
      <w:r w:rsidR="00B83782">
        <w:fldChar w:fldCharType="begin"/>
      </w:r>
      <w:r w:rsidR="00B83782" w:rsidRPr="00B83782">
        <w:rPr>
          <w:lang w:val="en-GB"/>
          <w:rPrChange w:id="359" w:author="CAIZERGUES Alain" w:date="2023-06-13T10:56:00Z">
            <w:rPr/>
          </w:rPrChange>
        </w:rPr>
        <w:instrText xml:space="preserve"> HYPERLINK \l "ref-MunozFuentes2007" \h </w:instrText>
      </w:r>
      <w:r w:rsidR="00B83782">
        <w:fldChar w:fldCharType="separate"/>
      </w:r>
      <w:r w:rsidRPr="00EB6FAE">
        <w:rPr>
          <w:rStyle w:val="Lienhypertexte"/>
          <w:lang w:val="en-GB"/>
        </w:rPr>
        <w:t>Muñoz-Fuentes et al., 2007</w:t>
      </w:r>
      <w:r w:rsidR="00B83782">
        <w:rPr>
          <w:rStyle w:val="Lienhypertexte"/>
          <w:lang w:val="en-GB"/>
        </w:rPr>
        <w:fldChar w:fldCharType="end"/>
      </w:r>
      <w:r w:rsidRPr="00EB6FAE">
        <w:rPr>
          <w:lang w:val="en-GB"/>
        </w:rPr>
        <w:t xml:space="preserve">). </w:t>
      </w:r>
      <w:ins w:id="360" w:author="CAIZERGUES Alain" w:date="2023-09-14T16:42:00Z">
        <w:r w:rsidR="000C46EF">
          <w:rPr>
            <w:lang w:val="en-GB"/>
          </w:rPr>
          <w:t xml:space="preserve"> </w:t>
        </w:r>
      </w:ins>
      <w:r w:rsidRPr="00EB6FAE">
        <w:rPr>
          <w:lang w:val="en-GB"/>
        </w:rPr>
        <w:t xml:space="preserve">In order to mitigate the risks of genetic pollution of the White-headed duck by Ruddy ducks, eradication measures were </w:t>
      </w:r>
      <w:del w:id="361" w:author="CAIZERGUES Alain" w:date="2023-06-13T10:59:00Z">
        <w:r w:rsidRPr="00EB6FAE" w:rsidDel="00B83782">
          <w:rPr>
            <w:lang w:val="en-GB"/>
          </w:rPr>
          <w:delText xml:space="preserve">taken </w:delText>
        </w:r>
      </w:del>
      <w:ins w:id="362" w:author="CAIZERGUES Alain" w:date="2023-06-13T11:00:00Z">
        <w:r w:rsidR="00B83782">
          <w:rPr>
            <w:lang w:val="en-GB"/>
          </w:rPr>
          <w:t>implemented</w:t>
        </w:r>
      </w:ins>
      <w:ins w:id="363" w:author="CAIZERGUES Alain" w:date="2023-06-13T10:59:00Z">
        <w:r w:rsidR="00B83782">
          <w:rPr>
            <w:lang w:val="en-GB"/>
          </w:rPr>
          <w:t xml:space="preserve"> the late </w:t>
        </w:r>
      </w:ins>
      <w:ins w:id="364" w:author="CAIZERGUES Alain" w:date="2023-09-14T16:42:00Z">
        <w:r w:rsidR="000C46EF">
          <w:rPr>
            <w:lang w:val="en-GB"/>
          </w:rPr>
          <w:t>19</w:t>
        </w:r>
      </w:ins>
      <w:ins w:id="365" w:author="CAIZERGUES Alain" w:date="2023-06-13T10:59:00Z">
        <w:r w:rsidR="00B83782">
          <w:rPr>
            <w:lang w:val="en-GB"/>
          </w:rPr>
          <w:t>90s</w:t>
        </w:r>
        <w:r w:rsidR="00B83782" w:rsidRPr="00EB6FAE">
          <w:rPr>
            <w:lang w:val="en-GB"/>
          </w:rPr>
          <w:t xml:space="preserve"> </w:t>
        </w:r>
      </w:ins>
      <w:r w:rsidRPr="00EB6FAE">
        <w:rPr>
          <w:lang w:val="en-GB"/>
        </w:rPr>
        <w:t>both in Great Britain and in France</w:t>
      </w:r>
      <w:del w:id="366" w:author="CAIZERGUES Alain" w:date="2023-06-13T11:00:00Z">
        <w:r w:rsidRPr="00EB6FAE" w:rsidDel="00B83782">
          <w:rPr>
            <w:lang w:val="en-GB"/>
          </w:rPr>
          <w:delText xml:space="preserve"> from the late 90s</w:delText>
        </w:r>
      </w:del>
      <w:r w:rsidRPr="00EB6FAE">
        <w:rPr>
          <w:lang w:val="en-GB"/>
        </w:rPr>
        <w:t xml:space="preserve"> (</w:t>
      </w:r>
      <w:r w:rsidR="00B83782">
        <w:fldChar w:fldCharType="begin"/>
      </w:r>
      <w:r w:rsidR="00B83782" w:rsidRPr="00B83782">
        <w:rPr>
          <w:lang w:val="en-GB"/>
          <w:rPrChange w:id="367" w:author="CAIZERGUES Alain" w:date="2023-06-13T10:56:00Z">
            <w:rPr/>
          </w:rPrChange>
        </w:rPr>
        <w:instrText xml:space="preserve"> HYPERLINK \l "ref-GutierrezExposito2020" \h </w:instrText>
      </w:r>
      <w:r w:rsidR="00B83782">
        <w:fldChar w:fldCharType="separate"/>
      </w:r>
      <w:r w:rsidRPr="00EB6FAE">
        <w:rPr>
          <w:rStyle w:val="Lienhypertexte"/>
          <w:lang w:val="en-GB"/>
        </w:rPr>
        <w:t>Gutiérrez-</w:t>
      </w:r>
      <w:proofErr w:type="spellStart"/>
      <w:r w:rsidRPr="00EB6FAE">
        <w:rPr>
          <w:rStyle w:val="Lienhypertexte"/>
          <w:lang w:val="en-GB"/>
        </w:rPr>
        <w:t>Expósito</w:t>
      </w:r>
      <w:proofErr w:type="spellEnd"/>
      <w:r w:rsidRPr="00EB6FAE">
        <w:rPr>
          <w:rStyle w:val="Lienhypertexte"/>
          <w:lang w:val="en-GB"/>
        </w:rPr>
        <w:t xml:space="preserve"> et al., 2020</w:t>
      </w:r>
      <w:r w:rsidR="00B83782">
        <w:rPr>
          <w:rStyle w:val="Lienhypertexte"/>
          <w:lang w:val="en-GB"/>
        </w:rPr>
        <w:fldChar w:fldCharType="end"/>
      </w:r>
      <w:r w:rsidRPr="00EB6FAE">
        <w:rPr>
          <w:lang w:val="en-GB"/>
        </w:rPr>
        <w:t>), (Figure 2.1)</w:t>
      </w:r>
      <w:del w:id="368" w:author="CAIZERGUES Alain" w:date="2023-09-14T16:43:00Z">
        <w:r w:rsidRPr="00EB6FAE" w:rsidDel="000C46EF">
          <w:rPr>
            <w:lang w:val="en-GB"/>
          </w:rPr>
          <w:delText>,</w:delText>
        </w:r>
      </w:del>
      <w:del w:id="369" w:author="CAIZERGUES Alain" w:date="2023-09-14T16:42:00Z">
        <w:r w:rsidRPr="00EB6FAE" w:rsidDel="000C46EF">
          <w:rPr>
            <w:lang w:val="en-GB"/>
          </w:rPr>
          <w:delText xml:space="preserve"> and</w:delText>
        </w:r>
      </w:del>
      <w:ins w:id="370" w:author="CAIZERGUES Alain" w:date="2023-09-14T16:42:00Z">
        <w:r w:rsidR="000C46EF">
          <w:rPr>
            <w:lang w:val="en-GB"/>
          </w:rPr>
          <w:t xml:space="preserve"> followed by</w:t>
        </w:r>
      </w:ins>
      <w:r w:rsidRPr="00EB6FAE">
        <w:rPr>
          <w:lang w:val="en-GB"/>
        </w:rPr>
        <w:t xml:space="preserve"> a</w:t>
      </w:r>
      <w:ins w:id="371" w:author="CAIZERGUES Alain" w:date="2023-09-14T16:43:00Z">
        <w:r w:rsidR="000C46EF">
          <w:rPr>
            <w:lang w:val="en-GB"/>
          </w:rPr>
          <w:t>n</w:t>
        </w:r>
      </w:ins>
      <w:r w:rsidRPr="00EB6FAE">
        <w:rPr>
          <w:lang w:val="en-GB"/>
        </w:rPr>
        <w:t xml:space="preserve"> European Ruddy duck eradication plan </w:t>
      </w:r>
      <w:del w:id="372" w:author="CAIZERGUES Alain" w:date="2023-09-14T16:43:00Z">
        <w:r w:rsidRPr="00EB6FAE" w:rsidDel="000C46EF">
          <w:rPr>
            <w:lang w:val="en-GB"/>
          </w:rPr>
          <w:delText xml:space="preserve">has been initiated by the European Commission </w:delText>
        </w:r>
      </w:del>
      <w:r w:rsidRPr="00EB6FAE">
        <w:rPr>
          <w:lang w:val="en-GB"/>
        </w:rPr>
        <w:t>in 1999 (</w:t>
      </w:r>
      <w:r w:rsidR="00B83782">
        <w:fldChar w:fldCharType="begin"/>
      </w:r>
      <w:r w:rsidR="00B83782" w:rsidRPr="00B83782">
        <w:rPr>
          <w:lang w:val="en-GB"/>
          <w:rPrChange w:id="373" w:author="CAIZERGUES Alain" w:date="2023-06-13T10:56:00Z">
            <w:rPr/>
          </w:rPrChange>
        </w:rPr>
        <w:instrText xml:space="preserve"> HYPERLINK \l "ref-Hughes1999" \h </w:instrText>
      </w:r>
      <w:r w:rsidR="00B83782">
        <w:fldChar w:fldCharType="separate"/>
      </w:r>
      <w:r w:rsidRPr="00EB6FAE">
        <w:rPr>
          <w:rStyle w:val="Lienhypertexte"/>
          <w:lang w:val="en-GB"/>
        </w:rPr>
        <w:t>Hughes et al., 1999</w:t>
      </w:r>
      <w:r w:rsidR="00B83782">
        <w:rPr>
          <w:rStyle w:val="Lienhypertexte"/>
          <w:lang w:val="en-GB"/>
        </w:rPr>
        <w:fldChar w:fldCharType="end"/>
      </w:r>
      <w:r w:rsidRPr="00EB6FAE">
        <w:rPr>
          <w:lang w:val="en-GB"/>
        </w:rPr>
        <w:t xml:space="preserve">). </w:t>
      </w:r>
    </w:p>
    <w:p w14:paraId="5021EDB5" w14:textId="30AFD61D" w:rsidR="00AC35CD" w:rsidRPr="00EB6FAE" w:rsidRDefault="00B404E8">
      <w:pPr>
        <w:pStyle w:val="FirstParagraph"/>
        <w:spacing w:line="480" w:lineRule="auto"/>
        <w:ind w:firstLine="720"/>
        <w:jc w:val="both"/>
        <w:rPr>
          <w:lang w:val="en-GB"/>
        </w:rPr>
        <w:pPrChange w:id="374" w:author="CAIZERGUES Alain" w:date="2023-09-14T16:43:00Z">
          <w:pPr>
            <w:pStyle w:val="FirstParagraph"/>
          </w:pPr>
        </w:pPrChange>
      </w:pPr>
      <w:del w:id="375" w:author="CAIZERGUES Alain" w:date="2023-09-13T11:12:00Z">
        <w:r w:rsidRPr="00EB6FAE" w:rsidDel="005C2A9A">
          <w:rPr>
            <w:lang w:val="en-GB"/>
          </w:rPr>
          <w:lastRenderedPageBreak/>
          <w:delText>T</w:delText>
        </w:r>
      </w:del>
      <w:del w:id="376" w:author="CAIZERGUES Alain" w:date="2023-09-14T16:43:00Z">
        <w:r w:rsidRPr="00EB6FAE" w:rsidDel="000C46EF">
          <w:rPr>
            <w:lang w:val="en-GB"/>
          </w:rPr>
          <w:delText>he release of non-native species in the wild, including Ruddy ducks, is forbidden in countries of the European Union</w:delText>
        </w:r>
      </w:del>
      <w:del w:id="377" w:author="CAIZERGUES Alain" w:date="2023-09-13T11:11:00Z">
        <w:r w:rsidRPr="00EB6FAE" w:rsidDel="005C2A9A">
          <w:rPr>
            <w:lang w:val="en-GB"/>
          </w:rPr>
          <w:delText>, and the status of White-headed duck populations is highly unfavourable</w:delText>
        </w:r>
      </w:del>
      <w:del w:id="378" w:author="CAIZERGUES Alain" w:date="2023-09-14T16:43:00Z">
        <w:r w:rsidRPr="00EB6FAE" w:rsidDel="000C46EF">
          <w:rPr>
            <w:lang w:val="en-GB"/>
          </w:rPr>
          <w:delText>.</w:delText>
        </w:r>
      </w:del>
      <w:del w:id="379" w:author="CAIZERGUES Alain" w:date="2023-09-13T11:13:00Z">
        <w:r w:rsidRPr="00EB6FAE" w:rsidDel="005C2A9A">
          <w:rPr>
            <w:lang w:val="en-GB"/>
          </w:rPr>
          <w:delText xml:space="preserve"> </w:delText>
        </w:r>
      </w:del>
      <w:ins w:id="380" w:author="CAIZERGUES Alain" w:date="2023-09-13T11:12:00Z">
        <w:r w:rsidR="005C2A9A">
          <w:rPr>
            <w:lang w:val="en-GB"/>
          </w:rPr>
          <w:t xml:space="preserve">The </w:t>
        </w:r>
      </w:ins>
      <w:ins w:id="381" w:author="CAIZERGUES Alain" w:date="2023-09-21T16:14:00Z">
        <w:r w:rsidR="00510BCA">
          <w:rPr>
            <w:lang w:val="en-GB"/>
          </w:rPr>
          <w:t>trends</w:t>
        </w:r>
      </w:ins>
      <w:ins w:id="382" w:author="CAIZERGUES Alain" w:date="2023-09-13T11:16:00Z">
        <w:r w:rsidR="005C2A9A">
          <w:rPr>
            <w:lang w:val="en-GB"/>
          </w:rPr>
          <w:t xml:space="preserve"> and </w:t>
        </w:r>
      </w:ins>
      <w:ins w:id="383" w:author="CAIZERGUES Alain" w:date="2023-09-13T11:12:00Z">
        <w:r w:rsidR="005C2A9A">
          <w:rPr>
            <w:lang w:val="en-GB"/>
          </w:rPr>
          <w:t xml:space="preserve">status </w:t>
        </w:r>
      </w:ins>
      <w:ins w:id="384" w:author="CAIZERGUES Alain" w:date="2023-09-21T16:14:00Z">
        <w:r w:rsidR="00510BCA">
          <w:rPr>
            <w:lang w:val="en-GB"/>
          </w:rPr>
          <w:t xml:space="preserve">of populations </w:t>
        </w:r>
      </w:ins>
      <w:ins w:id="385" w:author="CAIZERGUES Alain" w:date="2023-09-13T11:12:00Z">
        <w:r w:rsidR="005C2A9A">
          <w:rPr>
            <w:lang w:val="en-GB"/>
          </w:rPr>
          <w:t xml:space="preserve">of </w:t>
        </w:r>
      </w:ins>
      <w:ins w:id="386" w:author="CAIZERGUES Alain" w:date="2023-09-13T11:16:00Z">
        <w:r w:rsidR="005C2A9A">
          <w:rPr>
            <w:lang w:val="en-GB"/>
          </w:rPr>
          <w:t xml:space="preserve">both </w:t>
        </w:r>
      </w:ins>
      <w:proofErr w:type="gramStart"/>
      <w:ins w:id="387" w:author="CAIZERGUES Alain" w:date="2023-09-13T11:14:00Z">
        <w:r w:rsidR="005C2A9A">
          <w:rPr>
            <w:lang w:val="en-GB"/>
          </w:rPr>
          <w:t>White headed</w:t>
        </w:r>
        <w:proofErr w:type="gramEnd"/>
        <w:r w:rsidR="005C2A9A">
          <w:rPr>
            <w:lang w:val="en-GB"/>
          </w:rPr>
          <w:t xml:space="preserve"> duck </w:t>
        </w:r>
      </w:ins>
      <w:ins w:id="388" w:author="CAIZERGUES Alain" w:date="2023-09-13T11:17:00Z">
        <w:r w:rsidR="005C2A9A">
          <w:rPr>
            <w:lang w:val="en-GB"/>
          </w:rPr>
          <w:t xml:space="preserve">and Ruddy duck are </w:t>
        </w:r>
      </w:ins>
      <w:ins w:id="389" w:author="CAIZERGUES Alain" w:date="2023-09-13T11:14:00Z">
        <w:r w:rsidR="005C2A9A">
          <w:rPr>
            <w:lang w:val="en-GB"/>
          </w:rPr>
          <w:t xml:space="preserve">being </w:t>
        </w:r>
      </w:ins>
      <w:ins w:id="390" w:author="CAIZERGUES Alain" w:date="2023-09-13T11:17:00Z">
        <w:r w:rsidR="005C2A9A">
          <w:rPr>
            <w:lang w:val="en-GB"/>
          </w:rPr>
          <w:t xml:space="preserve">assessed through population </w:t>
        </w:r>
      </w:ins>
      <w:ins w:id="391" w:author="CAIZERGUES Alain" w:date="2023-09-13T11:18:00Z">
        <w:r w:rsidR="00A57254">
          <w:rPr>
            <w:lang w:val="en-GB"/>
          </w:rPr>
          <w:t>censuses</w:t>
        </w:r>
      </w:ins>
      <w:ins w:id="392" w:author="CAIZERGUES Alain" w:date="2023-09-13T11:17:00Z">
        <w:r w:rsidR="005C2A9A">
          <w:rPr>
            <w:lang w:val="en-GB"/>
          </w:rPr>
          <w:t xml:space="preserve"> </w:t>
        </w:r>
      </w:ins>
      <w:ins w:id="393" w:author="CAIZERGUES Alain" w:date="2023-09-13T11:18:00Z">
        <w:r w:rsidR="00A57254">
          <w:rPr>
            <w:lang w:val="en-GB"/>
          </w:rPr>
          <w:t xml:space="preserve">only.  It </w:t>
        </w:r>
      </w:ins>
      <w:ins w:id="394" w:author="CAIZERGUES Alain" w:date="2023-09-13T11:22:00Z">
        <w:r w:rsidR="00A57254">
          <w:rPr>
            <w:lang w:val="en-GB"/>
          </w:rPr>
          <w:t xml:space="preserve">is </w:t>
        </w:r>
      </w:ins>
      <w:ins w:id="395" w:author="CAIZERGUES Alain" w:date="2023-09-13T11:18:00Z">
        <w:r w:rsidR="00A57254">
          <w:rPr>
            <w:lang w:val="en-GB"/>
          </w:rPr>
          <w:t xml:space="preserve">thus impossible to </w:t>
        </w:r>
      </w:ins>
      <w:ins w:id="396" w:author="CAIZERGUES Alain" w:date="2023-09-13T11:23:00Z">
        <w:r w:rsidR="00A57254">
          <w:rPr>
            <w:lang w:val="en-GB"/>
          </w:rPr>
          <w:t>assess</w:t>
        </w:r>
      </w:ins>
      <w:ins w:id="397" w:author="CAIZERGUES Alain" w:date="2023-09-13T11:24:00Z">
        <w:r w:rsidR="00A57254">
          <w:rPr>
            <w:lang w:val="en-GB"/>
          </w:rPr>
          <w:t xml:space="preserve"> </w:t>
        </w:r>
      </w:ins>
      <w:ins w:id="398" w:author="CAIZERGUES Alain" w:date="2023-09-13T11:18:00Z">
        <w:r w:rsidR="00A57254">
          <w:rPr>
            <w:lang w:val="en-GB"/>
          </w:rPr>
          <w:t xml:space="preserve">the </w:t>
        </w:r>
      </w:ins>
      <w:ins w:id="399" w:author="CAIZERGUES Alain" w:date="2023-09-13T11:23:00Z">
        <w:r w:rsidR="00A57254">
          <w:rPr>
            <w:lang w:val="en-GB"/>
          </w:rPr>
          <w:t>factors</w:t>
        </w:r>
      </w:ins>
      <w:ins w:id="400" w:author="CAIZERGUES Alain" w:date="2023-09-13T11:19:00Z">
        <w:r w:rsidR="00A57254">
          <w:rPr>
            <w:lang w:val="en-GB"/>
          </w:rPr>
          <w:t xml:space="preserve"> that impair recovery of the former and the efficacy of the eradic</w:t>
        </w:r>
      </w:ins>
      <w:ins w:id="401" w:author="CAIZERGUES Alain" w:date="2023-09-13T11:20:00Z">
        <w:r w:rsidR="00A57254">
          <w:rPr>
            <w:lang w:val="en-GB"/>
          </w:rPr>
          <w:t>a</w:t>
        </w:r>
      </w:ins>
      <w:ins w:id="402" w:author="CAIZERGUES Alain" w:date="2023-09-13T11:19:00Z">
        <w:r w:rsidR="00A57254">
          <w:rPr>
            <w:lang w:val="en-GB"/>
          </w:rPr>
          <w:t>ti</w:t>
        </w:r>
      </w:ins>
      <w:ins w:id="403" w:author="CAIZERGUES Alain" w:date="2023-09-13T11:20:00Z">
        <w:r w:rsidR="00A57254">
          <w:rPr>
            <w:lang w:val="en-GB"/>
          </w:rPr>
          <w:t xml:space="preserve">on programme for the latter. </w:t>
        </w:r>
      </w:ins>
      <w:ins w:id="404" w:author="CAIZERGUES Alain" w:date="2023-09-21T16:16:00Z">
        <w:r w:rsidR="00510BCA">
          <w:rPr>
            <w:lang w:val="en-GB"/>
          </w:rPr>
          <w:t xml:space="preserve"> </w:t>
        </w:r>
      </w:ins>
      <w:ins w:id="405" w:author="CAIZERGUES Alain" w:date="2023-09-13T11:20:00Z">
        <w:r w:rsidR="00A57254">
          <w:rPr>
            <w:lang w:val="en-GB"/>
          </w:rPr>
          <w:t>More particularly,</w:t>
        </w:r>
      </w:ins>
      <w:del w:id="406" w:author="CAIZERGUES Alain" w:date="2023-09-13T11:13:00Z">
        <w:r w:rsidRPr="00EB6FAE" w:rsidDel="005C2A9A">
          <w:rPr>
            <w:lang w:val="en-GB"/>
          </w:rPr>
          <w:delText>T</w:delText>
        </w:r>
      </w:del>
      <w:del w:id="407" w:author="CAIZERGUES Alain" w:date="2023-09-13T11:20:00Z">
        <w:r w:rsidRPr="00EB6FAE" w:rsidDel="00A57254">
          <w:rPr>
            <w:lang w:val="en-GB"/>
          </w:rPr>
          <w:delText xml:space="preserve">he use of capture-mark-recapture to monitor populations of </w:delText>
        </w:r>
      </w:del>
      <w:del w:id="408" w:author="CAIZERGUES Alain" w:date="2023-09-13T11:14:00Z">
        <w:r w:rsidRPr="00EB6FAE" w:rsidDel="005C2A9A">
          <w:rPr>
            <w:lang w:val="en-GB"/>
          </w:rPr>
          <w:delText xml:space="preserve">these </w:delText>
        </w:r>
      </w:del>
      <w:del w:id="409" w:author="CAIZERGUES Alain" w:date="2023-09-13T11:20:00Z">
        <w:r w:rsidRPr="00EB6FAE" w:rsidDel="00A57254">
          <w:rPr>
            <w:lang w:val="en-GB"/>
          </w:rPr>
          <w:delText xml:space="preserve">species is thus impossible. </w:delText>
        </w:r>
        <w:commentRangeStart w:id="410"/>
        <w:r w:rsidRPr="00EB6FAE" w:rsidDel="00A57254">
          <w:rPr>
            <w:lang w:val="en-GB"/>
          </w:rPr>
          <w:delText>As a result, the effectiveness of the eradication of Ruddy duck</w:delText>
        </w:r>
      </w:del>
      <w:del w:id="411" w:author="CAIZERGUES Alain" w:date="2023-06-09T14:07:00Z">
        <w:r w:rsidRPr="00EB6FAE" w:rsidDel="00EB6FAE">
          <w:rPr>
            <w:lang w:val="en-GB"/>
          </w:rPr>
          <w:delText>s</w:delText>
        </w:r>
      </w:del>
      <w:del w:id="412" w:author="CAIZERGUES Alain" w:date="2023-09-13T11:20:00Z">
        <w:r w:rsidRPr="00EB6FAE" w:rsidDel="00A57254">
          <w:rPr>
            <w:lang w:val="en-GB"/>
          </w:rPr>
          <w:delText xml:space="preserve"> and management actions intended to favour the recovery of White-headed ducks </w:delText>
        </w:r>
      </w:del>
      <w:del w:id="413" w:author="CAIZERGUES Alain" w:date="2023-09-13T11:15:00Z">
        <w:r w:rsidRPr="00EB6FAE" w:rsidDel="005C2A9A">
          <w:rPr>
            <w:lang w:val="en-GB"/>
          </w:rPr>
          <w:delText xml:space="preserve">were essentially </w:delText>
        </w:r>
      </w:del>
      <w:del w:id="414" w:author="CAIZERGUES Alain" w:date="2023-09-13T11:20:00Z">
        <w:r w:rsidRPr="00EB6FAE" w:rsidDel="00A57254">
          <w:rPr>
            <w:lang w:val="en-GB"/>
          </w:rPr>
          <w:delText>assessed through censuses</w:delText>
        </w:r>
        <w:commentRangeEnd w:id="410"/>
        <w:r w:rsidR="00A60797" w:rsidDel="00A57254">
          <w:rPr>
            <w:rStyle w:val="Marquedecommentaire"/>
          </w:rPr>
          <w:commentReference w:id="410"/>
        </w:r>
        <w:r w:rsidRPr="00EB6FAE" w:rsidDel="00A57254">
          <w:rPr>
            <w:lang w:val="en-GB"/>
          </w:rPr>
          <w:delText>.</w:delText>
        </w:r>
      </w:del>
      <w:r w:rsidRPr="00EB6FAE">
        <w:rPr>
          <w:lang w:val="en-GB"/>
        </w:rPr>
        <w:t xml:space="preserve"> </w:t>
      </w:r>
      <w:ins w:id="415" w:author="CAIZERGUES Alain" w:date="2023-09-13T11:20:00Z">
        <w:r w:rsidR="00A57254">
          <w:rPr>
            <w:lang w:val="en-GB"/>
          </w:rPr>
          <w:t>based on c</w:t>
        </w:r>
      </w:ins>
      <w:del w:id="416" w:author="CAIZERGUES Alain" w:date="2023-09-13T11:20:00Z">
        <w:r w:rsidRPr="00EB6FAE" w:rsidDel="00A57254">
          <w:rPr>
            <w:lang w:val="en-GB"/>
          </w:rPr>
          <w:delText>C</w:delText>
        </w:r>
      </w:del>
      <w:r w:rsidRPr="00EB6FAE">
        <w:rPr>
          <w:lang w:val="en-GB"/>
        </w:rPr>
        <w:t>ensuses</w:t>
      </w:r>
      <w:ins w:id="417" w:author="CAIZERGUES Alain" w:date="2023-09-13T11:21:00Z">
        <w:r w:rsidR="00A57254">
          <w:rPr>
            <w:lang w:val="en-GB"/>
          </w:rPr>
          <w:t xml:space="preserve"> alone</w:t>
        </w:r>
      </w:ins>
      <w:del w:id="418" w:author="CAIZERGUES Alain" w:date="2023-09-13T11:21:00Z">
        <w:r w:rsidRPr="00EB6FAE" w:rsidDel="00A57254">
          <w:rPr>
            <w:lang w:val="en-GB"/>
          </w:rPr>
          <w:delText>, however</w:delText>
        </w:r>
      </w:del>
      <w:ins w:id="419" w:author="CAIZERGUES Alain" w:date="2023-09-13T11:21:00Z">
        <w:r w:rsidR="00A57254">
          <w:rPr>
            <w:lang w:val="en-GB"/>
          </w:rPr>
          <w:t xml:space="preserve"> one can</w:t>
        </w:r>
      </w:ins>
      <w:ins w:id="420" w:author="CAIZERGUES Alain" w:date="2023-09-13T11:24:00Z">
        <w:r w:rsidR="00A57254">
          <w:rPr>
            <w:lang w:val="en-GB"/>
          </w:rPr>
          <w:t xml:space="preserve">not </w:t>
        </w:r>
      </w:ins>
      <w:del w:id="421" w:author="CAIZERGUES Alain" w:date="2023-09-13T11:21:00Z">
        <w:r w:rsidRPr="00EB6FAE" w:rsidDel="00A57254">
          <w:rPr>
            <w:lang w:val="en-GB"/>
          </w:rPr>
          <w:delText>, prevented</w:delText>
        </w:r>
      </w:del>
      <w:del w:id="422" w:author="CAIZERGUES Alain" w:date="2023-09-13T11:24:00Z">
        <w:r w:rsidRPr="00EB6FAE" w:rsidDel="00A57254">
          <w:rPr>
            <w:lang w:val="en-GB"/>
          </w:rPr>
          <w:delText xml:space="preserve"> </w:delText>
        </w:r>
      </w:del>
      <w:r w:rsidRPr="00EB6FAE">
        <w:rPr>
          <w:lang w:val="en-GB"/>
        </w:rPr>
        <w:t>assess</w:t>
      </w:r>
      <w:del w:id="423" w:author="CAIZERGUES Alain" w:date="2023-09-13T11:24:00Z">
        <w:r w:rsidRPr="00EB6FAE" w:rsidDel="00A57254">
          <w:rPr>
            <w:lang w:val="en-GB"/>
          </w:rPr>
          <w:delText>ment</w:delText>
        </w:r>
      </w:del>
      <w:r w:rsidRPr="00EB6FAE">
        <w:rPr>
          <w:lang w:val="en-GB"/>
        </w:rPr>
        <w:t xml:space="preserve"> of the relative effects </w:t>
      </w:r>
      <w:del w:id="424" w:author="CAIZERGUES Alain" w:date="2023-09-13T11:21:00Z">
        <w:r w:rsidRPr="00EB6FAE" w:rsidDel="00A57254">
          <w:rPr>
            <w:lang w:val="en-GB"/>
          </w:rPr>
          <w:delText xml:space="preserve">or </w:delText>
        </w:r>
      </w:del>
      <w:ins w:id="425" w:author="CAIZERGUES Alain" w:date="2023-09-13T11:21:00Z">
        <w:r w:rsidR="00A57254">
          <w:rPr>
            <w:lang w:val="en-GB"/>
          </w:rPr>
          <w:t>of</w:t>
        </w:r>
        <w:r w:rsidR="00A57254" w:rsidRPr="00EB6FAE">
          <w:rPr>
            <w:lang w:val="en-GB"/>
          </w:rPr>
          <w:t xml:space="preserve"> </w:t>
        </w:r>
      </w:ins>
      <w:r w:rsidRPr="00EB6FAE">
        <w:rPr>
          <w:lang w:val="en-GB"/>
        </w:rPr>
        <w:t xml:space="preserve">changes in </w:t>
      </w:r>
      <w:ins w:id="426" w:author="CAIZERGUES Alain" w:date="2023-09-13T11:22:00Z">
        <w:r w:rsidR="00A57254">
          <w:rPr>
            <w:lang w:val="en-GB"/>
          </w:rPr>
          <w:t xml:space="preserve">adult </w:t>
        </w:r>
      </w:ins>
      <w:r w:rsidRPr="00EB6FAE">
        <w:rPr>
          <w:lang w:val="en-GB"/>
        </w:rPr>
        <w:t xml:space="preserve">survival and </w:t>
      </w:r>
      <w:del w:id="427" w:author="CAIZERGUES Alain" w:date="2023-09-13T11:21:00Z">
        <w:r w:rsidRPr="00EB6FAE" w:rsidDel="00A57254">
          <w:rPr>
            <w:lang w:val="en-GB"/>
          </w:rPr>
          <w:delText>recruitment rates</w:delText>
        </w:r>
      </w:del>
      <w:ins w:id="428" w:author="CAIZERGUES Alain" w:date="2023-09-13T11:21:00Z">
        <w:r w:rsidR="00A57254">
          <w:rPr>
            <w:lang w:val="en-GB"/>
          </w:rPr>
          <w:t>breeding success or recruitment rates</w:t>
        </w:r>
      </w:ins>
      <w:r w:rsidRPr="00EB6FAE">
        <w:rPr>
          <w:lang w:val="en-GB"/>
        </w:rPr>
        <w:t xml:space="preserve"> on population growth rate</w:t>
      </w:r>
      <w:ins w:id="429" w:author="CAIZERGUES Alain" w:date="2023-09-13T11:24:00Z">
        <w:r w:rsidR="00A57254">
          <w:rPr>
            <w:lang w:val="en-GB"/>
          </w:rPr>
          <w:t>s which</w:t>
        </w:r>
      </w:ins>
      <w:ins w:id="430" w:author="CAIZERGUES Alain" w:date="2023-09-14T16:44:00Z">
        <w:r w:rsidR="00067574">
          <w:rPr>
            <w:lang w:val="en-GB"/>
          </w:rPr>
          <w:t xml:space="preserve"> are </w:t>
        </w:r>
      </w:ins>
      <w:ins w:id="431" w:author="CAIZERGUES Alain" w:date="2023-09-13T11:24:00Z">
        <w:r w:rsidR="00A57254">
          <w:rPr>
            <w:lang w:val="en-GB"/>
          </w:rPr>
          <w:t>prerequis</w:t>
        </w:r>
      </w:ins>
      <w:ins w:id="432" w:author="CAIZERGUES Alain" w:date="2023-09-13T11:25:00Z">
        <w:r w:rsidR="00A57254">
          <w:rPr>
            <w:lang w:val="en-GB"/>
          </w:rPr>
          <w:t>i</w:t>
        </w:r>
      </w:ins>
      <w:ins w:id="433" w:author="CAIZERGUES Alain" w:date="2023-09-13T11:24:00Z">
        <w:r w:rsidR="00A57254">
          <w:rPr>
            <w:lang w:val="en-GB"/>
          </w:rPr>
          <w:t xml:space="preserve">tes </w:t>
        </w:r>
      </w:ins>
      <w:ins w:id="434" w:author="CAIZERGUES Alain" w:date="2023-09-13T11:26:00Z">
        <w:r w:rsidR="00A57254">
          <w:rPr>
            <w:lang w:val="en-GB"/>
          </w:rPr>
          <w:t>to</w:t>
        </w:r>
      </w:ins>
      <w:ins w:id="435" w:author="CAIZERGUES Alain" w:date="2023-09-13T11:25:00Z">
        <w:r w:rsidR="00A57254">
          <w:rPr>
            <w:lang w:val="en-GB"/>
          </w:rPr>
          <w:t xml:space="preserve"> iden</w:t>
        </w:r>
      </w:ins>
      <w:ins w:id="436" w:author="CAIZERGUES Alain" w:date="2023-09-13T11:26:00Z">
        <w:r w:rsidR="00A57254">
          <w:rPr>
            <w:lang w:val="en-GB"/>
          </w:rPr>
          <w:t>ti</w:t>
        </w:r>
      </w:ins>
      <w:ins w:id="437" w:author="CAIZERGUES Alain" w:date="2023-09-13T11:25:00Z">
        <w:r w:rsidR="00A57254">
          <w:rPr>
            <w:lang w:val="en-GB"/>
          </w:rPr>
          <w:t>fy</w:t>
        </w:r>
      </w:ins>
      <w:ins w:id="438" w:author="CAIZERGUES Alain" w:date="2023-09-13T11:26:00Z">
        <w:r w:rsidR="00A57254">
          <w:rPr>
            <w:lang w:val="en-GB"/>
          </w:rPr>
          <w:t>i</w:t>
        </w:r>
      </w:ins>
      <w:ins w:id="439" w:author="CAIZERGUES Alain" w:date="2023-09-13T11:25:00Z">
        <w:r w:rsidR="00A57254">
          <w:rPr>
            <w:lang w:val="en-GB"/>
          </w:rPr>
          <w:t xml:space="preserve">ng </w:t>
        </w:r>
      </w:ins>
      <w:ins w:id="440" w:author="CAIZERGUES Alain" w:date="2023-09-13T11:26:00Z">
        <w:r w:rsidR="00A57254">
          <w:rPr>
            <w:lang w:val="en-GB"/>
          </w:rPr>
          <w:t xml:space="preserve">limiting </w:t>
        </w:r>
      </w:ins>
      <w:ins w:id="441" w:author="CAIZERGUES Alain" w:date="2023-09-13T11:25:00Z">
        <w:r w:rsidR="00A57254">
          <w:rPr>
            <w:lang w:val="en-GB"/>
          </w:rPr>
          <w:t>factors</w:t>
        </w:r>
      </w:ins>
      <w:del w:id="442" w:author="CAIZERGUES Alain" w:date="2023-09-13T11:22:00Z">
        <w:r w:rsidRPr="00EB6FAE" w:rsidDel="00A57254">
          <w:rPr>
            <w:lang w:val="en-GB"/>
          </w:rPr>
          <w:delText>, which is a key towards a proper understanding of the efficiency of management actions.</w:delText>
        </w:r>
      </w:del>
      <w:ins w:id="443" w:author="CAIZERGUES Alain" w:date="2023-09-13T11:22:00Z">
        <w:r w:rsidR="00A57254">
          <w:rPr>
            <w:lang w:val="en-GB"/>
          </w:rPr>
          <w:t xml:space="preserve">. </w:t>
        </w:r>
      </w:ins>
    </w:p>
    <w:p w14:paraId="40A914FE" w14:textId="77777777" w:rsidR="00AC35CD" w:rsidRDefault="00B404E8">
      <w:pPr>
        <w:pStyle w:val="CaptionedFigure"/>
      </w:pPr>
      <w:r>
        <w:rPr>
          <w:noProof/>
          <w:lang w:eastAsia="fr-FR"/>
        </w:rPr>
        <w:lastRenderedPageBreak/>
        <w:drawing>
          <wp:inline distT="0" distB="0" distL="0" distR="0" wp14:anchorId="41DC040F" wp14:editId="309480ED">
            <wp:extent cx="5334000" cy="2963333"/>
            <wp:effectExtent l="0" t="0" r="0" b="0"/>
            <wp:docPr id="34" name="Picture" descr="Figure 2.1: Changes in the size of the two Ruddy duck populations; y-axis is on a log-scale; sex ratio refers to censuses that distinguished female-like from male-like individuals"/>
            <wp:cNvGraphicFramePr/>
            <a:graphic xmlns:a="http://schemas.openxmlformats.org/drawingml/2006/main">
              <a:graphicData uri="http://schemas.openxmlformats.org/drawingml/2006/picture">
                <pic:pic xmlns:pic="http://schemas.openxmlformats.org/drawingml/2006/picture">
                  <pic:nvPicPr>
                    <pic:cNvPr id="35" name="Picture" descr="../Output/plot_paper_2_mod.png"/>
                    <pic:cNvPicPr>
                      <a:picLocks noChangeAspect="1" noChangeArrowheads="1"/>
                    </pic:cNvPicPr>
                  </pic:nvPicPr>
                  <pic:blipFill>
                    <a:blip r:embed="rId11"/>
                    <a:stretch>
                      <a:fillRect/>
                    </a:stretch>
                  </pic:blipFill>
                  <pic:spPr bwMode="auto">
                    <a:xfrm>
                      <a:off x="0" y="0"/>
                      <a:ext cx="5334000" cy="2963333"/>
                    </a:xfrm>
                    <a:prstGeom prst="rect">
                      <a:avLst/>
                    </a:prstGeom>
                    <a:noFill/>
                    <a:ln w="9525">
                      <a:noFill/>
                      <a:headEnd/>
                      <a:tailEnd/>
                    </a:ln>
                  </pic:spPr>
                </pic:pic>
              </a:graphicData>
            </a:graphic>
          </wp:inline>
        </w:drawing>
      </w:r>
    </w:p>
    <w:p w14:paraId="1B163689" w14:textId="77777777" w:rsidR="003B05DB" w:rsidRDefault="00B404E8">
      <w:pPr>
        <w:pStyle w:val="ImageCaption"/>
        <w:rPr>
          <w:ins w:id="444" w:author="CAIZERGUES Alain" w:date="2023-09-13T11:31:00Z"/>
          <w:lang w:val="en-GB"/>
        </w:rPr>
      </w:pPr>
      <w:bookmarkStart w:id="445" w:name="fig:count"/>
      <w:bookmarkEnd w:id="445"/>
      <w:r w:rsidRPr="00EB6FAE">
        <w:rPr>
          <w:lang w:val="en-GB"/>
        </w:rPr>
        <w:t xml:space="preserve">Figure 2.1: </w:t>
      </w:r>
      <w:ins w:id="446" w:author="CAIZERGUES Alain" w:date="2023-09-13T11:27:00Z">
        <w:r w:rsidR="00A57254">
          <w:rPr>
            <w:lang w:val="en-GB"/>
          </w:rPr>
          <w:t xml:space="preserve">Temporal evolution of the number of Ruddy ducks </w:t>
        </w:r>
      </w:ins>
      <w:ins w:id="447" w:author="CAIZERGUES Alain" w:date="2023-09-13T11:29:00Z">
        <w:r w:rsidR="003B05DB">
          <w:rPr>
            <w:lang w:val="en-GB"/>
          </w:rPr>
          <w:t xml:space="preserve">(log scale) </w:t>
        </w:r>
      </w:ins>
      <w:ins w:id="448" w:author="CAIZERGUES Alain" w:date="2023-09-13T11:27:00Z">
        <w:r w:rsidR="00A57254">
          <w:rPr>
            <w:lang w:val="en-GB"/>
          </w:rPr>
          <w:t>in Great</w:t>
        </w:r>
      </w:ins>
      <w:ins w:id="449" w:author="CAIZERGUES Alain" w:date="2023-09-13T11:28:00Z">
        <w:r w:rsidR="00A57254">
          <w:rPr>
            <w:lang w:val="en-GB"/>
          </w:rPr>
          <w:t xml:space="preserve"> </w:t>
        </w:r>
      </w:ins>
      <w:ins w:id="450" w:author="CAIZERGUES Alain" w:date="2023-09-13T11:27:00Z">
        <w:r w:rsidR="00A57254">
          <w:rPr>
            <w:lang w:val="en-GB"/>
          </w:rPr>
          <w:t>Brita</w:t>
        </w:r>
      </w:ins>
      <w:ins w:id="451" w:author="CAIZERGUES Alain" w:date="2023-09-13T11:28:00Z">
        <w:r w:rsidR="00A57254">
          <w:rPr>
            <w:lang w:val="en-GB"/>
          </w:rPr>
          <w:t>i</w:t>
        </w:r>
      </w:ins>
      <w:ins w:id="452" w:author="CAIZERGUES Alain" w:date="2023-09-13T11:27:00Z">
        <w:r w:rsidR="00A57254">
          <w:rPr>
            <w:lang w:val="en-GB"/>
          </w:rPr>
          <w:t>n</w:t>
        </w:r>
      </w:ins>
      <w:ins w:id="453" w:author="CAIZERGUES Alain" w:date="2023-09-13T11:28:00Z">
        <w:r w:rsidR="00A57254">
          <w:rPr>
            <w:lang w:val="en-GB"/>
          </w:rPr>
          <w:t xml:space="preserve"> (GB)</w:t>
        </w:r>
      </w:ins>
      <w:ins w:id="454" w:author="CAIZERGUES Alain" w:date="2023-09-13T11:27:00Z">
        <w:r w:rsidR="00A57254">
          <w:rPr>
            <w:lang w:val="en-GB"/>
          </w:rPr>
          <w:t xml:space="preserve"> </w:t>
        </w:r>
      </w:ins>
      <w:ins w:id="455" w:author="CAIZERGUES Alain" w:date="2023-09-13T11:28:00Z">
        <w:r w:rsidR="00A57254">
          <w:rPr>
            <w:lang w:val="en-GB"/>
          </w:rPr>
          <w:t xml:space="preserve">and France (FR) </w:t>
        </w:r>
        <w:r w:rsidR="003B05DB">
          <w:rPr>
            <w:lang w:val="en-GB"/>
          </w:rPr>
          <w:t>from 1960 to 2019</w:t>
        </w:r>
      </w:ins>
      <w:ins w:id="456" w:author="CAIZERGUES Alain" w:date="2023-09-13T11:30:00Z">
        <w:r w:rsidR="003B05DB">
          <w:rPr>
            <w:lang w:val="en-GB"/>
          </w:rPr>
          <w:t>,</w:t>
        </w:r>
      </w:ins>
      <w:ins w:id="457" w:author="CAIZERGUES Alain" w:date="2023-09-13T11:29:00Z">
        <w:r w:rsidR="003B05DB">
          <w:rPr>
            <w:lang w:val="en-GB"/>
          </w:rPr>
          <w:t xml:space="preserve"> with indications </w:t>
        </w:r>
      </w:ins>
      <w:ins w:id="458" w:author="CAIZERGUES Alain" w:date="2023-09-13T11:30:00Z">
        <w:r w:rsidR="003B05DB">
          <w:rPr>
            <w:lang w:val="en-GB"/>
          </w:rPr>
          <w:t>of periods</w:t>
        </w:r>
      </w:ins>
      <w:ins w:id="459" w:author="CAIZERGUES Alain" w:date="2023-09-13T11:29:00Z">
        <w:r w:rsidR="003B05DB">
          <w:rPr>
            <w:lang w:val="en-GB"/>
          </w:rPr>
          <w:t xml:space="preserve"> </w:t>
        </w:r>
      </w:ins>
      <w:ins w:id="460" w:author="CAIZERGUES Alain" w:date="2023-09-13T11:31:00Z">
        <w:r w:rsidR="003B05DB">
          <w:rPr>
            <w:lang w:val="en-GB"/>
          </w:rPr>
          <w:t xml:space="preserve">when </w:t>
        </w:r>
      </w:ins>
      <w:ins w:id="461" w:author="CAIZERGUES Alain" w:date="2023-09-13T11:30:00Z">
        <w:r w:rsidR="003B05DB">
          <w:rPr>
            <w:lang w:val="en-GB"/>
          </w:rPr>
          <w:t xml:space="preserve">apparent </w:t>
        </w:r>
      </w:ins>
      <w:ins w:id="462" w:author="CAIZERGUES Alain" w:date="2023-09-13T11:29:00Z">
        <w:r w:rsidR="003B05DB">
          <w:rPr>
            <w:lang w:val="en-GB"/>
          </w:rPr>
          <w:t xml:space="preserve">sex-ratios were </w:t>
        </w:r>
      </w:ins>
      <w:ins w:id="463" w:author="CAIZERGUES Alain" w:date="2023-09-13T11:30:00Z">
        <w:r w:rsidR="003B05DB">
          <w:rPr>
            <w:lang w:val="en-GB"/>
          </w:rPr>
          <w:t>also recorded.</w:t>
        </w:r>
      </w:ins>
    </w:p>
    <w:p w14:paraId="31971EC1" w14:textId="64B5D207" w:rsidR="00AC35CD" w:rsidRPr="00EB6FAE" w:rsidRDefault="00B404E8">
      <w:pPr>
        <w:pStyle w:val="ImageCaption"/>
        <w:rPr>
          <w:lang w:val="en-GB"/>
        </w:rPr>
      </w:pPr>
      <w:del w:id="464" w:author="CAIZERGUES Alain" w:date="2023-09-13T11:30:00Z">
        <w:r w:rsidRPr="00EB6FAE" w:rsidDel="003B05DB">
          <w:rPr>
            <w:lang w:val="en-GB"/>
          </w:rPr>
          <w:delText>Changes in the size of the two Ruddy duck populations</w:delText>
        </w:r>
      </w:del>
      <w:del w:id="465" w:author="CAIZERGUES Alain" w:date="2023-09-13T11:27:00Z">
        <w:r w:rsidRPr="00EB6FAE" w:rsidDel="00A57254">
          <w:rPr>
            <w:lang w:val="en-GB"/>
          </w:rPr>
          <w:delText xml:space="preserve">; y-axis is on a </w:delText>
        </w:r>
      </w:del>
      <w:del w:id="466" w:author="CAIZERGUES Alain" w:date="2023-09-13T11:30:00Z">
        <w:r w:rsidRPr="00EB6FAE" w:rsidDel="003B05DB">
          <w:rPr>
            <w:lang w:val="en-GB"/>
          </w:rPr>
          <w:delText>log-scale; sex ratio refers to censuses that distinguished female-like from male-like individuals</w:delText>
        </w:r>
      </w:del>
    </w:p>
    <w:p w14:paraId="0D839AB9" w14:textId="6291C1BA" w:rsidR="00EB6FAE" w:rsidRDefault="00B404E8">
      <w:pPr>
        <w:pStyle w:val="Corpsdetexte"/>
        <w:spacing w:line="480" w:lineRule="auto"/>
        <w:jc w:val="both"/>
        <w:rPr>
          <w:ins w:id="467" w:author="CAIZERGUES Alain" w:date="2023-06-09T14:12:00Z"/>
          <w:lang w:val="en-GB"/>
        </w:rPr>
        <w:pPrChange w:id="468" w:author="CAIZERGUES Alain" w:date="2023-09-13T11:35:00Z">
          <w:pPr>
            <w:pStyle w:val="Corpsdetexte"/>
          </w:pPr>
        </w:pPrChange>
      </w:pPr>
      <w:r w:rsidRPr="00EB6FAE">
        <w:rPr>
          <w:lang w:val="en-GB"/>
        </w:rPr>
        <w:t>Like many other ducks, Ruddy ducks and White-headed ducks both display delayed dichromatism</w:t>
      </w:r>
      <w:del w:id="469" w:author="CAIZERGUES Alain" w:date="2023-06-09T14:07:00Z">
        <w:r w:rsidRPr="00EB6FAE" w:rsidDel="00EB6FAE">
          <w:rPr>
            <w:lang w:val="en-GB"/>
          </w:rPr>
          <w:delText>.</w:delText>
        </w:r>
      </w:del>
      <w:r w:rsidRPr="00EB6FAE">
        <w:rPr>
          <w:lang w:val="en-GB"/>
        </w:rPr>
        <w:t xml:space="preserve"> </w:t>
      </w:r>
      <w:ins w:id="470" w:author="CAIZERGUES Alain" w:date="2023-06-09T14:07:00Z">
        <w:r w:rsidR="00EB6FAE">
          <w:rPr>
            <w:lang w:val="en-GB"/>
          </w:rPr>
          <w:t>t</w:t>
        </w:r>
      </w:ins>
      <w:del w:id="471" w:author="CAIZERGUES Alain" w:date="2023-06-09T14:07:00Z">
        <w:r w:rsidRPr="00EB6FAE" w:rsidDel="00EB6FAE">
          <w:rPr>
            <w:lang w:val="en-GB"/>
          </w:rPr>
          <w:delText>T</w:delText>
        </w:r>
      </w:del>
      <w:r w:rsidRPr="00EB6FAE">
        <w:rPr>
          <w:lang w:val="en-GB"/>
        </w:rPr>
        <w:t>hereby</w:t>
      </w:r>
      <w:del w:id="472" w:author="CAIZERGUES Alain" w:date="2023-06-09T14:07:00Z">
        <w:r w:rsidRPr="00EB6FAE" w:rsidDel="00EB6FAE">
          <w:rPr>
            <w:lang w:val="en-GB"/>
          </w:rPr>
          <w:delText>,</w:delText>
        </w:r>
      </w:del>
      <w:r w:rsidRPr="00EB6FAE">
        <w:rPr>
          <w:lang w:val="en-GB"/>
        </w:rPr>
        <w:t xml:space="preserve"> </w:t>
      </w:r>
      <w:ins w:id="473" w:author="CAIZERGUES Alain" w:date="2023-06-09T14:08:00Z">
        <w:r w:rsidR="00EB6FAE" w:rsidRPr="00C03F33">
          <w:rPr>
            <w:rFonts w:ascii="Times New Roman" w:hAnsi="Times New Roman" w:cs="Times New Roman"/>
            <w:lang w:val="en-GB"/>
          </w:rPr>
          <w:t>young males acquire the typical colourful plumage of their kind (and hence can be distinguished from females) over the course of the interbreeding season</w:t>
        </w:r>
        <w:r w:rsidR="00EB6FAE">
          <w:rPr>
            <w:rFonts w:ascii="Times New Roman" w:hAnsi="Times New Roman" w:cs="Times New Roman"/>
            <w:lang w:val="en-GB"/>
          </w:rPr>
          <w:t xml:space="preserve"> (typically by mid-winter for the earliest individuals, Baldassare 2014</w:t>
        </w:r>
        <w:r w:rsidR="00EB6FAE" w:rsidRPr="00C03F33">
          <w:rPr>
            <w:rFonts w:ascii="Times New Roman" w:hAnsi="Times New Roman" w:cs="Times New Roman"/>
            <w:lang w:val="en-GB"/>
          </w:rPr>
          <w:t>)</w:t>
        </w:r>
      </w:ins>
      <w:ins w:id="474" w:author="CAIZERGUES Alain" w:date="2023-06-09T14:09:00Z">
        <w:r w:rsidR="00EB6FAE">
          <w:rPr>
            <w:lang w:val="en-GB"/>
          </w:rPr>
          <w:t xml:space="preserve">. </w:t>
        </w:r>
      </w:ins>
      <w:ins w:id="475" w:author="CAIZERGUES Alain" w:date="2023-06-09T14:11:00Z">
        <w:r w:rsidR="00EB6FAE">
          <w:rPr>
            <w:lang w:val="en-GB"/>
          </w:rPr>
          <w:t xml:space="preserve"> </w:t>
        </w:r>
      </w:ins>
      <w:del w:id="476" w:author="CAIZERGUES Alain" w:date="2023-06-09T14:09:00Z">
        <w:r w:rsidRPr="00EB6FAE" w:rsidDel="00EB6FAE">
          <w:rPr>
            <w:lang w:val="en-GB"/>
          </w:rPr>
          <w:delText xml:space="preserve">immature males are confounded </w:delText>
        </w:r>
      </w:del>
      <w:del w:id="477" w:author="CAIZERGUES Alain" w:date="2023-06-09T14:07:00Z">
        <w:r w:rsidRPr="00EB6FAE" w:rsidDel="00EB6FAE">
          <w:rPr>
            <w:lang w:val="en-GB"/>
          </w:rPr>
          <w:delText xml:space="preserve">to </w:delText>
        </w:r>
      </w:del>
      <w:del w:id="478" w:author="CAIZERGUES Alain" w:date="2023-06-09T14:09:00Z">
        <w:r w:rsidRPr="00EB6FAE" w:rsidDel="00EB6FAE">
          <w:rPr>
            <w:lang w:val="en-GB"/>
          </w:rPr>
          <w:delText>immature and adult females until a first moult occurring in mid-winter for the early ones (</w:delText>
        </w:r>
        <w:r w:rsidR="00EB6FAE" w:rsidDel="00EB6FAE">
          <w:fldChar w:fldCharType="begin"/>
        </w:r>
        <w:r w:rsidR="00EB6FAE" w:rsidRPr="00EB6FAE" w:rsidDel="00EB6FAE">
          <w:rPr>
            <w:lang w:val="en-GB"/>
          </w:rPr>
          <w:delInstrText xml:space="preserve"> HYPERLINK \l "ref-Baldassarre2014" \h </w:delInstrText>
        </w:r>
        <w:r w:rsidR="00EB6FAE" w:rsidDel="00EB6FAE">
          <w:fldChar w:fldCharType="separate"/>
        </w:r>
        <w:r w:rsidRPr="00EB6FAE" w:rsidDel="00EB6FAE">
          <w:rPr>
            <w:rStyle w:val="Lienhypertexte"/>
            <w:lang w:val="en-GB"/>
          </w:rPr>
          <w:delText>Baldassarre, 2014</w:delText>
        </w:r>
        <w:r w:rsidR="00EB6FAE" w:rsidDel="00EB6FAE">
          <w:rPr>
            <w:rStyle w:val="Lienhypertexte"/>
          </w:rPr>
          <w:fldChar w:fldCharType="end"/>
        </w:r>
        <w:r w:rsidRPr="00EB6FAE" w:rsidDel="00EB6FAE">
          <w:rPr>
            <w:lang w:val="en-GB"/>
          </w:rPr>
          <w:delText>), but most likely latter for most of them. Immature males acquire then the typical colourful breeding plumage of their kind in spring (</w:delText>
        </w:r>
        <w:r w:rsidR="00EB6FAE" w:rsidDel="00EB6FAE">
          <w:fldChar w:fldCharType="begin"/>
        </w:r>
        <w:r w:rsidR="00EB6FAE" w:rsidRPr="00EB6FAE" w:rsidDel="00EB6FAE">
          <w:rPr>
            <w:lang w:val="en-GB"/>
          </w:rPr>
          <w:delInstrText xml:space="preserve"> HYPERLINK \l "ref-Baldassarre2014" \h </w:delInstrText>
        </w:r>
        <w:r w:rsidR="00EB6FAE" w:rsidDel="00EB6FAE">
          <w:fldChar w:fldCharType="separate"/>
        </w:r>
        <w:r w:rsidRPr="00EB6FAE" w:rsidDel="00EB6FAE">
          <w:rPr>
            <w:rStyle w:val="Lienhypertexte"/>
            <w:lang w:val="en-GB"/>
          </w:rPr>
          <w:delText>Baldassarre, 2014</w:delText>
        </w:r>
        <w:r w:rsidR="00EB6FAE" w:rsidDel="00EB6FAE">
          <w:rPr>
            <w:rStyle w:val="Lienhypertexte"/>
          </w:rPr>
          <w:fldChar w:fldCharType="end"/>
        </w:r>
        <w:r w:rsidRPr="00EB6FAE" w:rsidDel="00EB6FAE">
          <w:rPr>
            <w:lang w:val="en-GB"/>
          </w:rPr>
          <w:delText xml:space="preserve">). </w:delText>
        </w:r>
      </w:del>
      <w:r w:rsidRPr="00EB6FAE">
        <w:rPr>
          <w:lang w:val="en-GB"/>
        </w:rPr>
        <w:t xml:space="preserve">Delayed dichromatism </w:t>
      </w:r>
      <w:ins w:id="479" w:author="CAIZERGUES Alain" w:date="2023-06-21T16:28:00Z">
        <w:r w:rsidR="00601C28">
          <w:rPr>
            <w:lang w:val="en-GB"/>
          </w:rPr>
          <w:t xml:space="preserve">generally </w:t>
        </w:r>
      </w:ins>
      <w:r w:rsidRPr="00EB6FAE">
        <w:rPr>
          <w:lang w:val="en-GB"/>
        </w:rPr>
        <w:t xml:space="preserve">explains </w:t>
      </w:r>
      <w:ins w:id="480" w:author="CAIZERGUES Alain" w:date="2023-06-09T14:09:00Z">
        <w:r w:rsidR="00EB6FAE">
          <w:rPr>
            <w:lang w:val="en-GB"/>
          </w:rPr>
          <w:t xml:space="preserve">the discrepancies in </w:t>
        </w:r>
      </w:ins>
      <w:ins w:id="481" w:author="CAIZERGUES Alain" w:date="2023-06-09T14:10:00Z">
        <w:r w:rsidR="00EB6FAE">
          <w:rPr>
            <w:lang w:val="en-GB"/>
          </w:rPr>
          <w:t xml:space="preserve">the </w:t>
        </w:r>
      </w:ins>
      <w:ins w:id="482" w:author="CAIZERGUES Alain" w:date="2023-06-09T14:09:00Z">
        <w:r w:rsidR="00EB6FAE">
          <w:rPr>
            <w:lang w:val="en-GB"/>
          </w:rPr>
          <w:t xml:space="preserve">estimates of </w:t>
        </w:r>
      </w:ins>
      <w:del w:id="483" w:author="CAIZERGUES Alain" w:date="2023-06-09T14:09:00Z">
        <w:r w:rsidRPr="00EB6FAE" w:rsidDel="00EB6FAE">
          <w:rPr>
            <w:lang w:val="en-GB"/>
          </w:rPr>
          <w:delText xml:space="preserve">why the apparent </w:delText>
        </w:r>
      </w:del>
      <w:r w:rsidRPr="00EB6FAE">
        <w:rPr>
          <w:lang w:val="en-GB"/>
        </w:rPr>
        <w:t>proportion</w:t>
      </w:r>
      <w:ins w:id="484" w:author="CAIZERGUES Alain" w:date="2023-06-09T14:10:00Z">
        <w:r w:rsidR="00EB6FAE">
          <w:rPr>
            <w:lang w:val="en-GB"/>
          </w:rPr>
          <w:t>s</w:t>
        </w:r>
      </w:ins>
      <w:r w:rsidRPr="00EB6FAE">
        <w:rPr>
          <w:lang w:val="en-GB"/>
        </w:rPr>
        <w:t xml:space="preserve"> of females in winter </w:t>
      </w:r>
      <w:ins w:id="485" w:author="CAIZERGUES Alain" w:date="2023-06-09T14:10:00Z">
        <w:r w:rsidR="00EB6FAE">
          <w:rPr>
            <w:lang w:val="en-GB"/>
          </w:rPr>
          <w:t xml:space="preserve">vs spring or between winters counts and hunting bags </w:t>
        </w:r>
      </w:ins>
      <w:del w:id="486" w:author="CAIZERGUES Alain" w:date="2023-06-09T14:10:00Z">
        <w:r w:rsidRPr="00EB6FAE" w:rsidDel="00EB6FAE">
          <w:rPr>
            <w:lang w:val="en-GB"/>
          </w:rPr>
          <w:delText xml:space="preserve">counts is always greater than the true proportion of females that can be assessed in counts of </w:delText>
        </w:r>
      </w:del>
      <w:del w:id="487" w:author="CAIZERGUES Alain" w:date="2023-06-09T14:11:00Z">
        <w:r w:rsidRPr="00EB6FAE" w:rsidDel="00EB6FAE">
          <w:rPr>
            <w:lang w:val="en-GB"/>
          </w:rPr>
          <w:delText xml:space="preserve">late winter or in removals </w:delText>
        </w:r>
      </w:del>
      <w:r w:rsidRPr="00EB6FAE">
        <w:rPr>
          <w:lang w:val="en-GB"/>
        </w:rPr>
        <w:t>(Figures 2.2 &amp; 2.3).</w:t>
      </w:r>
    </w:p>
    <w:p w14:paraId="0CD35F10" w14:textId="1FD78164" w:rsidR="00A63FF4" w:rsidRDefault="00EB6FAE">
      <w:pPr>
        <w:pStyle w:val="Corpsdetexte"/>
        <w:spacing w:line="480" w:lineRule="auto"/>
        <w:ind w:firstLine="720"/>
        <w:jc w:val="both"/>
        <w:rPr>
          <w:ins w:id="488" w:author="CAIZERGUES Alain" w:date="2023-06-09T14:15:00Z"/>
          <w:lang w:val="en-GB"/>
        </w:rPr>
        <w:pPrChange w:id="489" w:author="CAIZERGUES Alain" w:date="2023-09-14T16:46:00Z">
          <w:pPr>
            <w:pStyle w:val="Corpsdetexte"/>
          </w:pPr>
        </w:pPrChange>
      </w:pPr>
      <w:ins w:id="490" w:author="CAIZERGUES Alain" w:date="2023-06-09T14:12:00Z">
        <w:r>
          <w:rPr>
            <w:lang w:val="en-GB"/>
          </w:rPr>
          <w:lastRenderedPageBreak/>
          <w:t>Interestingly</w:t>
        </w:r>
      </w:ins>
      <w:ins w:id="491" w:author="CAIZERGUES Alain" w:date="2023-06-13T11:02:00Z">
        <w:r w:rsidR="00B83782">
          <w:rPr>
            <w:lang w:val="en-GB"/>
          </w:rPr>
          <w:t>,</w:t>
        </w:r>
      </w:ins>
      <w:ins w:id="492" w:author="CAIZERGUES Alain" w:date="2023-06-09T14:12:00Z">
        <w:r>
          <w:rPr>
            <w:lang w:val="en-GB"/>
          </w:rPr>
          <w:t xml:space="preserve"> </w:t>
        </w:r>
      </w:ins>
      <w:del w:id="493" w:author="CAIZERGUES Alain" w:date="2023-06-09T14:12:00Z">
        <w:r w:rsidR="00B404E8" w:rsidRPr="00EB6FAE" w:rsidDel="00EB6FAE">
          <w:rPr>
            <w:lang w:val="en-GB"/>
          </w:rPr>
          <w:delText xml:space="preserve"> </w:delText>
        </w:r>
      </w:del>
      <w:ins w:id="494" w:author="CAIZERGUES Alain" w:date="2023-06-09T14:12:00Z">
        <w:r>
          <w:rPr>
            <w:lang w:val="en-GB"/>
          </w:rPr>
          <w:t>d</w:t>
        </w:r>
      </w:ins>
      <w:ins w:id="495" w:author="CAIZERGUES Alain" w:date="2023-06-09T14:11:00Z">
        <w:r>
          <w:rPr>
            <w:lang w:val="en-GB"/>
          </w:rPr>
          <w:t>elayed</w:t>
        </w:r>
      </w:ins>
      <w:ins w:id="496" w:author="CAIZERGUES Alain" w:date="2023-06-09T14:12:00Z">
        <w:r>
          <w:rPr>
            <w:lang w:val="en-GB"/>
          </w:rPr>
          <w:t xml:space="preserve"> dichromatism</w:t>
        </w:r>
      </w:ins>
      <w:ins w:id="497" w:author="CAIZERGUES Alain" w:date="2023-06-09T14:11:00Z">
        <w:r>
          <w:rPr>
            <w:lang w:val="en-GB"/>
          </w:rPr>
          <w:t xml:space="preserve"> </w:t>
        </w:r>
      </w:ins>
      <w:ins w:id="498" w:author="CAIZERGUES Alain" w:date="2023-06-13T11:02:00Z">
        <w:r w:rsidR="00B83782">
          <w:rPr>
            <w:lang w:val="en-GB"/>
          </w:rPr>
          <w:t xml:space="preserve">allow estimating </w:t>
        </w:r>
      </w:ins>
      <w:del w:id="499" w:author="CAIZERGUES Alain" w:date="2023-06-09T14:12:00Z">
        <w:r w:rsidR="00B404E8" w:rsidRPr="00EB6FAE" w:rsidDel="00EB6FAE">
          <w:rPr>
            <w:lang w:val="en-GB"/>
          </w:rPr>
          <w:delText>Thus, it is</w:delText>
        </w:r>
      </w:del>
      <w:del w:id="500" w:author="CAIZERGUES Alain" w:date="2023-06-13T11:05:00Z">
        <w:r w:rsidR="00B404E8" w:rsidRPr="00EB6FAE" w:rsidDel="00B83782">
          <w:rPr>
            <w:lang w:val="en-GB"/>
          </w:rPr>
          <w:delText xml:space="preserve"> possible </w:delText>
        </w:r>
      </w:del>
      <w:del w:id="501" w:author="CAIZERGUES Alain" w:date="2023-06-09T14:13:00Z">
        <w:r w:rsidR="00B404E8" w:rsidRPr="00EB6FAE" w:rsidDel="00A63FF4">
          <w:rPr>
            <w:lang w:val="en-GB"/>
          </w:rPr>
          <w:delText xml:space="preserve">to </w:delText>
        </w:r>
      </w:del>
      <w:del w:id="502" w:author="CAIZERGUES Alain" w:date="2023-06-13T11:05:00Z">
        <w:r w:rsidR="00B404E8" w:rsidRPr="00EB6FAE" w:rsidDel="00B83782">
          <w:rPr>
            <w:lang w:val="en-GB"/>
          </w:rPr>
          <w:delText>assess the proportion of immatures within a population</w:delText>
        </w:r>
      </w:del>
      <w:ins w:id="503" w:author="CAIZERGUES Alain" w:date="2023-06-13T11:05:00Z">
        <w:r w:rsidR="00B83782">
          <w:rPr>
            <w:lang w:val="en-GB"/>
          </w:rPr>
          <w:t>recruitment</w:t>
        </w:r>
      </w:ins>
      <w:ins w:id="504" w:author="CAIZERGUES Alain" w:date="2023-09-21T16:18:00Z">
        <w:r w:rsidR="00510BCA">
          <w:rPr>
            <w:lang w:val="en-GB"/>
          </w:rPr>
          <w:t>/productivity</w:t>
        </w:r>
      </w:ins>
      <w:ins w:id="505" w:author="CAIZERGUES Alain" w:date="2023-09-21T16:17:00Z">
        <w:r w:rsidR="00510BCA">
          <w:rPr>
            <w:lang w:val="en-GB"/>
          </w:rPr>
          <w:t xml:space="preserve"> and adult survival </w:t>
        </w:r>
      </w:ins>
      <w:del w:id="506" w:author="CAIZERGUES Alain" w:date="2023-09-21T16:17:00Z">
        <w:r w:rsidR="00B404E8" w:rsidRPr="00EB6FAE" w:rsidDel="00510BCA">
          <w:rPr>
            <w:lang w:val="en-GB"/>
          </w:rPr>
          <w:delText xml:space="preserve"> </w:delText>
        </w:r>
      </w:del>
      <w:r w:rsidR="00B404E8" w:rsidRPr="00EB6FAE">
        <w:rPr>
          <w:lang w:val="en-GB"/>
        </w:rPr>
        <w:t xml:space="preserve">by monitoring the seasonal evolution of apparent sex ratio </w:t>
      </w:r>
      <w:ins w:id="507" w:author="CAIZERGUES Alain" w:date="2023-06-13T11:05:00Z">
        <w:r w:rsidR="00B83782">
          <w:rPr>
            <w:lang w:val="en-GB"/>
          </w:rPr>
          <w:t xml:space="preserve">and </w:t>
        </w:r>
      </w:ins>
      <w:ins w:id="508" w:author="CAIZERGUES Alain" w:date="2023-06-09T14:14:00Z">
        <w:r w:rsidR="00A63FF4">
          <w:rPr>
            <w:lang w:val="en-GB"/>
          </w:rPr>
          <w:t>by making few and reasonable assumption</w:t>
        </w:r>
      </w:ins>
      <w:ins w:id="509" w:author="CAIZERGUES Alain" w:date="2023-06-13T11:06:00Z">
        <w:r w:rsidR="00B83782">
          <w:rPr>
            <w:lang w:val="en-GB"/>
          </w:rPr>
          <w:t xml:space="preserve"> </w:t>
        </w:r>
      </w:ins>
      <w:ins w:id="510" w:author="CAIZERGUES Alain" w:date="2023-06-09T14:14:00Z">
        <w:r w:rsidR="00A63FF4">
          <w:rPr>
            <w:lang w:val="en-GB"/>
          </w:rPr>
          <w:t xml:space="preserve">(see below).  </w:t>
        </w:r>
      </w:ins>
    </w:p>
    <w:p w14:paraId="23F2909A" w14:textId="77777777" w:rsidR="00AC35CD" w:rsidRPr="00EB6FAE" w:rsidDel="001C3D06" w:rsidRDefault="00B404E8">
      <w:pPr>
        <w:pStyle w:val="Corpsdetexte"/>
        <w:rPr>
          <w:del w:id="511" w:author="CAIZERGUES Alain" w:date="2023-06-09T15:22:00Z"/>
          <w:lang w:val="en-GB"/>
        </w:rPr>
      </w:pPr>
      <w:del w:id="512" w:author="CAIZERGUES Alain" w:date="2023-06-09T14:15:00Z">
        <w:r w:rsidRPr="00EB6FAE" w:rsidDel="00A63FF4">
          <w:rPr>
            <w:lang w:val="en-GB"/>
          </w:rPr>
          <w:delText>and assuming an</w:delText>
        </w:r>
      </w:del>
      <w:del w:id="513" w:author="CAIZERGUES Alain" w:date="2023-06-09T14:16:00Z">
        <w:r w:rsidRPr="00EB6FAE" w:rsidDel="00A63FF4">
          <w:rPr>
            <w:lang w:val="en-GB"/>
          </w:rPr>
          <w:delText xml:space="preserve"> </w:delText>
        </w:r>
      </w:del>
      <w:del w:id="514" w:author="CAIZERGUES Alain" w:date="2023-06-09T15:22:00Z">
        <w:r w:rsidRPr="00EB6FAE" w:rsidDel="001C3D06">
          <w:rPr>
            <w:lang w:val="en-GB"/>
          </w:rPr>
          <w:delText>even sex ratio at birth (</w:delText>
        </w:r>
        <w:r w:rsidR="00EB6FAE" w:rsidDel="001C3D06">
          <w:fldChar w:fldCharType="begin"/>
        </w:r>
        <w:r w:rsidR="00EB6FAE" w:rsidRPr="00EB6FAE" w:rsidDel="001C3D06">
          <w:rPr>
            <w:lang w:val="en-GB"/>
          </w:rPr>
          <w:delInstrText xml:space="preserve"> HYPERLINK \l "ref-Bellrose1961" \h </w:delInstrText>
        </w:r>
        <w:r w:rsidR="00EB6FAE" w:rsidDel="001C3D06">
          <w:fldChar w:fldCharType="separate"/>
        </w:r>
        <w:r w:rsidRPr="00EB6FAE" w:rsidDel="001C3D06">
          <w:rPr>
            <w:rStyle w:val="Lienhypertexte"/>
            <w:lang w:val="en-GB"/>
          </w:rPr>
          <w:delText>Bellrose et al., 1961</w:delText>
        </w:r>
        <w:r w:rsidR="00EB6FAE" w:rsidDel="001C3D06">
          <w:rPr>
            <w:rStyle w:val="Lienhypertexte"/>
          </w:rPr>
          <w:fldChar w:fldCharType="end"/>
        </w:r>
        <w:r w:rsidRPr="00EB6FAE" w:rsidDel="001C3D06">
          <w:rPr>
            <w:lang w:val="en-GB"/>
          </w:rPr>
          <w:delText xml:space="preserve">; </w:delText>
        </w:r>
        <w:r w:rsidR="00EB6FAE" w:rsidDel="001C3D06">
          <w:fldChar w:fldCharType="begin"/>
        </w:r>
        <w:r w:rsidR="00EB6FAE" w:rsidRPr="00EB6FAE" w:rsidDel="001C3D06">
          <w:rPr>
            <w:lang w:val="en-GB"/>
          </w:rPr>
          <w:delInstrText xml:space="preserve"> HYPERLINK \l "ref-Blums1996" \h </w:delInstrText>
        </w:r>
        <w:r w:rsidR="00EB6FAE" w:rsidDel="001C3D06">
          <w:fldChar w:fldCharType="separate"/>
        </w:r>
        <w:r w:rsidRPr="00EB6FAE" w:rsidDel="001C3D06">
          <w:rPr>
            <w:rStyle w:val="Lienhypertexte"/>
            <w:lang w:val="en-GB"/>
          </w:rPr>
          <w:delText>Blums &amp; Mednis, 1996</w:delText>
        </w:r>
        <w:r w:rsidR="00EB6FAE" w:rsidDel="001C3D06">
          <w:rPr>
            <w:rStyle w:val="Lienhypertexte"/>
          </w:rPr>
          <w:fldChar w:fldCharType="end"/>
        </w:r>
        <w:r w:rsidRPr="00EB6FAE" w:rsidDel="001C3D06">
          <w:rPr>
            <w:lang w:val="en-GB"/>
          </w:rPr>
          <w:delText xml:space="preserve">), </w:delText>
        </w:r>
      </w:del>
      <w:del w:id="515" w:author="CAIZERGUES Alain" w:date="2023-06-09T14:18:00Z">
        <w:r w:rsidRPr="00EB6FAE" w:rsidDel="00A63FF4">
          <w:rPr>
            <w:lang w:val="en-GB"/>
          </w:rPr>
          <w:delText>comparable mortality rates between females and males among juveniles (</w:delText>
        </w:r>
        <w:r w:rsidR="00EB6FAE" w:rsidDel="00A63FF4">
          <w:fldChar w:fldCharType="begin"/>
        </w:r>
        <w:r w:rsidR="00EB6FAE" w:rsidRPr="00EB6FAE" w:rsidDel="00A63FF4">
          <w:rPr>
            <w:lang w:val="en-GB"/>
          </w:rPr>
          <w:delInstrText xml:space="preserve"> HYPERLINK \l "ref-Ramula2018" \h </w:delInstrText>
        </w:r>
        <w:r w:rsidR="00EB6FAE" w:rsidDel="00A63FF4">
          <w:fldChar w:fldCharType="separate"/>
        </w:r>
        <w:r w:rsidRPr="00EB6FAE" w:rsidDel="00A63FF4">
          <w:rPr>
            <w:rStyle w:val="Lienhypertexte"/>
            <w:lang w:val="en-GB"/>
          </w:rPr>
          <w:delText>Ramula et al., 2018</w:delText>
        </w:r>
        <w:r w:rsidR="00EB6FAE" w:rsidDel="00A63FF4">
          <w:rPr>
            <w:rStyle w:val="Lienhypertexte"/>
          </w:rPr>
          <w:fldChar w:fldCharType="end"/>
        </w:r>
        <w:r w:rsidRPr="00EB6FAE" w:rsidDel="00A63FF4">
          <w:rPr>
            <w:lang w:val="en-GB"/>
          </w:rPr>
          <w:delText xml:space="preserve">; </w:delText>
        </w:r>
        <w:r w:rsidR="00EB6FAE" w:rsidDel="00A63FF4">
          <w:fldChar w:fldCharType="begin"/>
        </w:r>
        <w:r w:rsidR="00EB6FAE" w:rsidRPr="00EB6FAE" w:rsidDel="00A63FF4">
          <w:rPr>
            <w:lang w:val="en-GB"/>
          </w:rPr>
          <w:delInstrText xml:space="preserve"> HYPERLINK \l "ref-Wood2021" \h </w:delInstrText>
        </w:r>
        <w:r w:rsidR="00EB6FAE" w:rsidDel="00A63FF4">
          <w:fldChar w:fldCharType="separate"/>
        </w:r>
        <w:r w:rsidRPr="00EB6FAE" w:rsidDel="00A63FF4">
          <w:rPr>
            <w:rStyle w:val="Lienhypertexte"/>
            <w:lang w:val="en-GB"/>
          </w:rPr>
          <w:delText>Wood et al., 2021</w:delText>
        </w:r>
        <w:r w:rsidR="00EB6FAE" w:rsidDel="00A63FF4">
          <w:rPr>
            <w:rStyle w:val="Lienhypertexte"/>
          </w:rPr>
          <w:fldChar w:fldCharType="end"/>
        </w:r>
        <w:r w:rsidRPr="00EB6FAE" w:rsidDel="00A63FF4">
          <w:rPr>
            <w:lang w:val="en-GB"/>
          </w:rPr>
          <w:delText>), and unchanging adult sex ratio over the monitoring period (</w:delText>
        </w:r>
        <w:r w:rsidR="00EB6FAE" w:rsidDel="00A63FF4">
          <w:fldChar w:fldCharType="begin"/>
        </w:r>
        <w:r w:rsidR="00EB6FAE" w:rsidRPr="00EB6FAE" w:rsidDel="00A63FF4">
          <w:rPr>
            <w:lang w:val="en-GB"/>
          </w:rPr>
          <w:delInstrText xml:space="preserve"> HYPERLINK \l "ref-Devineau2010" \h </w:delInstrText>
        </w:r>
        <w:r w:rsidR="00EB6FAE" w:rsidDel="00A63FF4">
          <w:fldChar w:fldCharType="separate"/>
        </w:r>
        <w:r w:rsidRPr="00EB6FAE" w:rsidDel="00A63FF4">
          <w:rPr>
            <w:rStyle w:val="Lienhypertexte"/>
            <w:lang w:val="en-GB"/>
          </w:rPr>
          <w:delText>Devineau et al., 2010</w:delText>
        </w:r>
        <w:r w:rsidR="00EB6FAE" w:rsidDel="00A63FF4">
          <w:rPr>
            <w:rStyle w:val="Lienhypertexte"/>
          </w:rPr>
          <w:fldChar w:fldCharType="end"/>
        </w:r>
        <w:r w:rsidRPr="00EB6FAE" w:rsidDel="00A63FF4">
          <w:rPr>
            <w:lang w:val="en-GB"/>
          </w:rPr>
          <w:delText>). Then, both adult survival rate and recruitment rate can be estimated by combining the age ratio thus obtained with reliable counts over two successive winters.</w:delText>
        </w:r>
      </w:del>
    </w:p>
    <w:p w14:paraId="2BA228BB" w14:textId="77777777" w:rsidR="00AC35CD" w:rsidRDefault="00B404E8">
      <w:pPr>
        <w:pStyle w:val="CaptionedFigure"/>
      </w:pPr>
      <w:r>
        <w:rPr>
          <w:noProof/>
          <w:lang w:eastAsia="fr-FR"/>
        </w:rPr>
        <w:drawing>
          <wp:inline distT="0" distB="0" distL="0" distR="0" wp14:anchorId="4C22D6E5" wp14:editId="6F9ADE03">
            <wp:extent cx="5334000" cy="1595605"/>
            <wp:effectExtent l="0" t="0" r="0" b="0"/>
            <wp:docPr id="38" name="Picture" descr="Figure 2.2: Typical observation of a Ruddy duck flock during winter: ten female-like individuals with a whitish striped cheek, four male-like individuals with a white cheek and a black cap, three unidentified individuals (1st, 4th, and 10th from left) © Jay McGowan - 3 February 2013 - Tompkins, New York, United States"/>
            <wp:cNvGraphicFramePr/>
            <a:graphic xmlns:a="http://schemas.openxmlformats.org/drawingml/2006/main">
              <a:graphicData uri="http://schemas.openxmlformats.org/drawingml/2006/picture">
                <pic:pic xmlns:pic="http://schemas.openxmlformats.org/drawingml/2006/picture">
                  <pic:nvPicPr>
                    <pic:cNvPr id="39" name="Picture" descr="../Output/flock.png"/>
                    <pic:cNvPicPr>
                      <a:picLocks noChangeAspect="1" noChangeArrowheads="1"/>
                    </pic:cNvPicPr>
                  </pic:nvPicPr>
                  <pic:blipFill>
                    <a:blip r:embed="rId12"/>
                    <a:stretch>
                      <a:fillRect/>
                    </a:stretch>
                  </pic:blipFill>
                  <pic:spPr bwMode="auto">
                    <a:xfrm>
                      <a:off x="0" y="0"/>
                      <a:ext cx="5334000" cy="1595605"/>
                    </a:xfrm>
                    <a:prstGeom prst="rect">
                      <a:avLst/>
                    </a:prstGeom>
                    <a:noFill/>
                    <a:ln w="9525">
                      <a:noFill/>
                      <a:headEnd/>
                      <a:tailEnd/>
                    </a:ln>
                  </pic:spPr>
                </pic:pic>
              </a:graphicData>
            </a:graphic>
          </wp:inline>
        </w:drawing>
      </w:r>
    </w:p>
    <w:p w14:paraId="07015E09" w14:textId="7F5DFE88" w:rsidR="00AC35CD" w:rsidRDefault="00B404E8">
      <w:pPr>
        <w:pStyle w:val="ImageCaption"/>
        <w:rPr>
          <w:ins w:id="516" w:author="CAIZERGUES Alain" w:date="2023-09-13T11:34:00Z"/>
          <w:lang w:val="en-GB"/>
        </w:rPr>
      </w:pPr>
      <w:bookmarkStart w:id="517" w:name="fig:flock"/>
      <w:bookmarkEnd w:id="517"/>
      <w:r w:rsidRPr="00EB6FAE">
        <w:rPr>
          <w:lang w:val="en-GB"/>
        </w:rPr>
        <w:t xml:space="preserve">Figure 2.2: Typical </w:t>
      </w:r>
      <w:del w:id="518" w:author="CAIZERGUES Alain" w:date="2023-06-09T14:19:00Z">
        <w:r w:rsidRPr="00EB6FAE" w:rsidDel="00A63FF4">
          <w:rPr>
            <w:lang w:val="en-GB"/>
          </w:rPr>
          <w:delText xml:space="preserve">observation of a </w:delText>
        </w:r>
      </w:del>
      <w:r w:rsidRPr="00EB6FAE">
        <w:rPr>
          <w:lang w:val="en-GB"/>
        </w:rPr>
        <w:t>Ruddy duck flock during winter</w:t>
      </w:r>
      <w:ins w:id="519" w:author="CAIZERGUES Alain" w:date="2023-06-09T14:19:00Z">
        <w:r w:rsidR="00A63FF4">
          <w:rPr>
            <w:lang w:val="en-GB"/>
          </w:rPr>
          <w:t xml:space="preserve"> including </w:t>
        </w:r>
      </w:ins>
      <w:del w:id="520" w:author="CAIZERGUES Alain" w:date="2023-06-09T14:19:00Z">
        <w:r w:rsidRPr="00EB6FAE" w:rsidDel="00A63FF4">
          <w:rPr>
            <w:lang w:val="en-GB"/>
          </w:rPr>
          <w:delText xml:space="preserve">: </w:delText>
        </w:r>
      </w:del>
      <w:r w:rsidRPr="00EB6FAE">
        <w:rPr>
          <w:lang w:val="en-GB"/>
        </w:rPr>
        <w:t>ten female-like individuals with a whitish striped cheek</w:t>
      </w:r>
      <w:ins w:id="521" w:author="CAIZERGUES Alain" w:date="2023-06-09T14:19:00Z">
        <w:r w:rsidR="00A63FF4">
          <w:rPr>
            <w:lang w:val="en-GB"/>
          </w:rPr>
          <w:t xml:space="preserve"> (some of which are immature males)</w:t>
        </w:r>
      </w:ins>
      <w:ins w:id="522" w:author="CAIZERGUES Alain" w:date="2023-06-09T14:21:00Z">
        <w:r w:rsidR="00A63FF4">
          <w:rPr>
            <w:lang w:val="en-GB"/>
          </w:rPr>
          <w:t>,</w:t>
        </w:r>
      </w:ins>
      <w:ins w:id="523" w:author="CAIZERGUES Alain" w:date="2023-06-09T14:20:00Z">
        <w:r w:rsidR="00A63FF4">
          <w:rPr>
            <w:lang w:val="en-GB"/>
          </w:rPr>
          <w:t xml:space="preserve"> </w:t>
        </w:r>
      </w:ins>
      <w:del w:id="524" w:author="CAIZERGUES Alain" w:date="2023-06-09T14:20:00Z">
        <w:r w:rsidRPr="00EB6FAE" w:rsidDel="00A63FF4">
          <w:rPr>
            <w:lang w:val="en-GB"/>
          </w:rPr>
          <w:delText xml:space="preserve">, </w:delText>
        </w:r>
      </w:del>
      <w:r w:rsidRPr="00EB6FAE">
        <w:rPr>
          <w:lang w:val="en-GB"/>
        </w:rPr>
        <w:t xml:space="preserve">four male-like individuals with a white cheek and a black cap, three </w:t>
      </w:r>
      <w:del w:id="525" w:author="CAIZERGUES Alain" w:date="2023-06-09T14:21:00Z">
        <w:r w:rsidRPr="00EB6FAE" w:rsidDel="00A63FF4">
          <w:rPr>
            <w:lang w:val="en-GB"/>
          </w:rPr>
          <w:delText xml:space="preserve">unidentified </w:delText>
        </w:r>
      </w:del>
      <w:ins w:id="526" w:author="CAIZERGUES Alain" w:date="2023-06-09T14:21:00Z">
        <w:r w:rsidR="00A63FF4">
          <w:rPr>
            <w:lang w:val="en-GB"/>
          </w:rPr>
          <w:t>probable males</w:t>
        </w:r>
        <w:r w:rsidR="00A63FF4" w:rsidRPr="00EB6FAE">
          <w:rPr>
            <w:lang w:val="en-GB"/>
          </w:rPr>
          <w:t xml:space="preserve"> </w:t>
        </w:r>
      </w:ins>
      <w:del w:id="527" w:author="CAIZERGUES Alain" w:date="2023-06-09T14:21:00Z">
        <w:r w:rsidRPr="00EB6FAE" w:rsidDel="00A63FF4">
          <w:rPr>
            <w:lang w:val="en-GB"/>
          </w:rPr>
          <w:delText xml:space="preserve">individuals </w:delText>
        </w:r>
      </w:del>
      <w:r w:rsidRPr="00EB6FAE">
        <w:rPr>
          <w:lang w:val="en-GB"/>
        </w:rPr>
        <w:t>(1</w:t>
      </w:r>
      <w:r w:rsidRPr="00EB6FAE">
        <w:rPr>
          <w:vertAlign w:val="superscript"/>
          <w:lang w:val="en-GB"/>
        </w:rPr>
        <w:t>st</w:t>
      </w:r>
      <w:r w:rsidRPr="00EB6FAE">
        <w:rPr>
          <w:lang w:val="en-GB"/>
        </w:rPr>
        <w:t>, 4</w:t>
      </w:r>
      <w:r w:rsidRPr="00EB6FAE">
        <w:rPr>
          <w:vertAlign w:val="superscript"/>
          <w:lang w:val="en-GB"/>
        </w:rPr>
        <w:t>th</w:t>
      </w:r>
      <w:r w:rsidRPr="00EB6FAE">
        <w:rPr>
          <w:lang w:val="en-GB"/>
        </w:rPr>
        <w:t>, and 10</w:t>
      </w:r>
      <w:r w:rsidRPr="00EB6FAE">
        <w:rPr>
          <w:vertAlign w:val="superscript"/>
          <w:lang w:val="en-GB"/>
        </w:rPr>
        <w:t>th</w:t>
      </w:r>
      <w:r w:rsidRPr="00EB6FAE">
        <w:rPr>
          <w:lang w:val="en-GB"/>
        </w:rPr>
        <w:t xml:space="preserve"> from left) © Jay McGowan - 3 February 2013 - Tompkins, New York, United States</w:t>
      </w:r>
    </w:p>
    <w:p w14:paraId="53FAA309" w14:textId="514D8562" w:rsidR="00761CA4" w:rsidRDefault="00761CA4">
      <w:pPr>
        <w:pStyle w:val="ImageCaption"/>
        <w:rPr>
          <w:ins w:id="528" w:author="CAIZERGUES Alain" w:date="2023-09-13T11:34:00Z"/>
          <w:lang w:val="en-GB"/>
        </w:rPr>
      </w:pPr>
    </w:p>
    <w:p w14:paraId="2602D6C5" w14:textId="77777777" w:rsidR="00761CA4" w:rsidRPr="00EB6FAE" w:rsidRDefault="00761CA4">
      <w:pPr>
        <w:pStyle w:val="ImageCaption"/>
        <w:rPr>
          <w:lang w:val="en-GB"/>
        </w:rPr>
      </w:pPr>
    </w:p>
    <w:p w14:paraId="5A81396A" w14:textId="77777777" w:rsidR="00AC35CD" w:rsidRDefault="00B404E8">
      <w:pPr>
        <w:pStyle w:val="CaptionedFigure"/>
      </w:pPr>
      <w:r>
        <w:rPr>
          <w:noProof/>
          <w:lang w:eastAsia="fr-FR"/>
        </w:rPr>
        <w:lastRenderedPageBreak/>
        <w:drawing>
          <wp:inline distT="0" distB="0" distL="0" distR="0" wp14:anchorId="23441C97" wp14:editId="07099E4E">
            <wp:extent cx="5334000" cy="2000250"/>
            <wp:effectExtent l="0" t="0" r="0" b="0"/>
            <wp:docPr id="42" name="Picture" descr="Figure 2.3: Proportion of females in removals vs in counts; For the first category, one data point corresponds to the proportion of females estimated from direct sex identification of the Ruddy ducks culled over one year in a population; for the second category, one data point corresponds to the proportion of individuals wearing female-like plumage in a population counted in winter; the difference of proportion of females between the two approaches is due to immature males that look like females before moulting; this difference is at the root of the method introduced inhere to disentangle adult survival from recruitment"/>
            <wp:cNvGraphicFramePr/>
            <a:graphic xmlns:a="http://schemas.openxmlformats.org/drawingml/2006/main">
              <a:graphicData uri="http://schemas.openxmlformats.org/drawingml/2006/picture">
                <pic:pic xmlns:pic="http://schemas.openxmlformats.org/drawingml/2006/picture">
                  <pic:nvPicPr>
                    <pic:cNvPr id="43" name="Picture" descr="../Output/plot_paper_1_saved.png"/>
                    <pic:cNvPicPr>
                      <a:picLocks noChangeAspect="1" noChangeArrowheads="1"/>
                    </pic:cNvPicPr>
                  </pic:nvPicPr>
                  <pic:blipFill>
                    <a:blip r:embed="rId13"/>
                    <a:stretch>
                      <a:fillRect/>
                    </a:stretch>
                  </pic:blipFill>
                  <pic:spPr bwMode="auto">
                    <a:xfrm>
                      <a:off x="0" y="0"/>
                      <a:ext cx="5334000" cy="2000250"/>
                    </a:xfrm>
                    <a:prstGeom prst="rect">
                      <a:avLst/>
                    </a:prstGeom>
                    <a:noFill/>
                    <a:ln w="9525">
                      <a:noFill/>
                      <a:headEnd/>
                      <a:tailEnd/>
                    </a:ln>
                  </pic:spPr>
                </pic:pic>
              </a:graphicData>
            </a:graphic>
          </wp:inline>
        </w:drawing>
      </w:r>
    </w:p>
    <w:p w14:paraId="2A846F8D" w14:textId="6CA4DCBB" w:rsidR="00AC35CD" w:rsidRDefault="00B404E8">
      <w:pPr>
        <w:pStyle w:val="ImageCaption"/>
        <w:rPr>
          <w:ins w:id="529" w:author="CAIZERGUES Alain [2]" w:date="2023-09-13T11:38:00Z"/>
          <w:lang w:val="en-GB"/>
        </w:rPr>
      </w:pPr>
      <w:bookmarkStart w:id="530" w:name="fig:pfem"/>
      <w:bookmarkEnd w:id="530"/>
      <w:r w:rsidRPr="00EB6FAE">
        <w:rPr>
          <w:lang w:val="en-GB"/>
        </w:rPr>
        <w:t>Figure 2.3:</w:t>
      </w:r>
      <w:ins w:id="531" w:author="CAIZERGUES Alain" w:date="2023-07-03T14:56:00Z">
        <w:r w:rsidR="0034708B">
          <w:rPr>
            <w:lang w:val="en-GB"/>
          </w:rPr>
          <w:t xml:space="preserve"> </w:t>
        </w:r>
      </w:ins>
      <w:r w:rsidRPr="00EB6FAE">
        <w:rPr>
          <w:lang w:val="en-GB"/>
        </w:rPr>
        <w:t xml:space="preserve"> </w:t>
      </w:r>
      <w:del w:id="532" w:author="CAIZERGUES Alain [2]" w:date="2023-07-03T13:47:00Z">
        <w:r w:rsidRPr="00EB6FAE" w:rsidDel="007D1ABD">
          <w:rPr>
            <w:lang w:val="en-GB"/>
          </w:rPr>
          <w:delText xml:space="preserve">Proportion of females in </w:delText>
        </w:r>
      </w:del>
      <w:del w:id="533" w:author="CAIZERGUES Alain [2]" w:date="2023-06-09T15:14:00Z">
        <w:r w:rsidRPr="00EB6FAE" w:rsidDel="001C3D06">
          <w:rPr>
            <w:lang w:val="en-GB"/>
          </w:rPr>
          <w:delText xml:space="preserve">removals </w:delText>
        </w:r>
      </w:del>
      <w:del w:id="534" w:author="CAIZERGUES Alain [2]" w:date="2023-07-03T13:47:00Z">
        <w:r w:rsidRPr="00EB6FAE" w:rsidDel="007D1ABD">
          <w:rPr>
            <w:lang w:val="en-GB"/>
          </w:rPr>
          <w:delText xml:space="preserve">vs </w:delText>
        </w:r>
      </w:del>
      <w:del w:id="535" w:author="CAIZERGUES Alain [2]" w:date="2023-06-09T15:15:00Z">
        <w:r w:rsidRPr="00EB6FAE" w:rsidDel="001C3D06">
          <w:rPr>
            <w:lang w:val="en-GB"/>
          </w:rPr>
          <w:delText xml:space="preserve">in </w:delText>
        </w:r>
      </w:del>
      <w:del w:id="536" w:author="CAIZERGUES Alain [2]" w:date="2023-07-03T13:47:00Z">
        <w:r w:rsidRPr="00EB6FAE" w:rsidDel="007D1ABD">
          <w:rPr>
            <w:lang w:val="en-GB"/>
          </w:rPr>
          <w:delText>count</w:delText>
        </w:r>
      </w:del>
      <w:del w:id="537" w:author="CAIZERGUES Alain [2]" w:date="2023-06-09T15:15:00Z">
        <w:r w:rsidRPr="00EB6FAE" w:rsidDel="001C3D06">
          <w:rPr>
            <w:lang w:val="en-GB"/>
          </w:rPr>
          <w:delText>s;</w:delText>
        </w:r>
      </w:del>
      <w:del w:id="538" w:author="CAIZERGUES Alain [2]" w:date="2023-07-03T13:47:00Z">
        <w:r w:rsidRPr="00EB6FAE" w:rsidDel="007D1ABD">
          <w:rPr>
            <w:lang w:val="en-GB"/>
          </w:rPr>
          <w:delText xml:space="preserve"> </w:delText>
        </w:r>
      </w:del>
      <w:del w:id="539" w:author="CAIZERGUES Alain [2]" w:date="2023-06-09T15:16:00Z">
        <w:r w:rsidRPr="00EB6FAE" w:rsidDel="001C3D06">
          <w:rPr>
            <w:lang w:val="en-GB"/>
          </w:rPr>
          <w:delText>For the first category, one data point corresponds to the p</w:delText>
        </w:r>
      </w:del>
      <w:ins w:id="540" w:author="CAIZERGUES Alain [2]" w:date="2023-06-09T15:16:00Z">
        <w:r w:rsidR="001C3D06">
          <w:rPr>
            <w:lang w:val="en-GB"/>
          </w:rPr>
          <w:t>P</w:t>
        </w:r>
      </w:ins>
      <w:r w:rsidRPr="00EB6FAE">
        <w:rPr>
          <w:lang w:val="en-GB"/>
        </w:rPr>
        <w:t>roportion</w:t>
      </w:r>
      <w:ins w:id="541" w:author="CAIZERGUES Alain [2]" w:date="2023-07-03T13:47:00Z">
        <w:r w:rsidR="007D1ABD">
          <w:rPr>
            <w:lang w:val="en-GB"/>
          </w:rPr>
          <w:t>s</w:t>
        </w:r>
      </w:ins>
      <w:r w:rsidRPr="00EB6FAE">
        <w:rPr>
          <w:lang w:val="en-GB"/>
        </w:rPr>
        <w:t xml:space="preserve"> of females estimated </w:t>
      </w:r>
      <w:ins w:id="542" w:author="CAIZERGUES Alain [2]" w:date="2023-06-13T11:07:00Z">
        <w:r w:rsidR="00845282">
          <w:rPr>
            <w:lang w:val="en-GB"/>
          </w:rPr>
          <w:t>through</w:t>
        </w:r>
      </w:ins>
      <w:ins w:id="543" w:author="CAIZERGUES Alain [2]" w:date="2023-06-09T15:16:00Z">
        <w:r w:rsidR="001C3D06">
          <w:rPr>
            <w:lang w:val="en-GB"/>
          </w:rPr>
          <w:t xml:space="preserve"> the internal examination </w:t>
        </w:r>
      </w:ins>
      <w:del w:id="544" w:author="CAIZERGUES Alain [2]" w:date="2023-06-09T15:16:00Z">
        <w:r w:rsidRPr="00EB6FAE" w:rsidDel="001C3D06">
          <w:rPr>
            <w:lang w:val="en-GB"/>
          </w:rPr>
          <w:delText xml:space="preserve">from direct sex identification </w:delText>
        </w:r>
      </w:del>
      <w:r w:rsidRPr="00EB6FAE">
        <w:rPr>
          <w:lang w:val="en-GB"/>
        </w:rPr>
        <w:t xml:space="preserve">of </w:t>
      </w:r>
      <w:ins w:id="545" w:author="CAIZERGUES Alain [2]" w:date="2023-06-09T15:16:00Z">
        <w:r w:rsidR="001C3D06">
          <w:rPr>
            <w:lang w:val="en-GB"/>
          </w:rPr>
          <w:t xml:space="preserve">individuals </w:t>
        </w:r>
      </w:ins>
      <w:del w:id="546" w:author="CAIZERGUES Alain [2]" w:date="2023-06-13T11:08:00Z">
        <w:r w:rsidRPr="00EB6FAE" w:rsidDel="00845282">
          <w:rPr>
            <w:lang w:val="en-GB"/>
          </w:rPr>
          <w:delText xml:space="preserve">the Ruddy ducks </w:delText>
        </w:r>
      </w:del>
      <w:del w:id="547" w:author="CAIZERGUES Alain [2]" w:date="2023-06-21T16:29:00Z">
        <w:r w:rsidRPr="00EB6FAE" w:rsidDel="00601C28">
          <w:rPr>
            <w:lang w:val="en-GB"/>
          </w:rPr>
          <w:delText>cull</w:delText>
        </w:r>
      </w:del>
      <w:ins w:id="548" w:author="CAIZERGUES Alain [2]" w:date="2023-06-21T16:29:00Z">
        <w:r w:rsidR="00601C28">
          <w:rPr>
            <w:lang w:val="en-GB"/>
          </w:rPr>
          <w:t>shot</w:t>
        </w:r>
      </w:ins>
      <w:del w:id="549" w:author="CAIZERGUES Alain [2]" w:date="2023-06-21T16:29:00Z">
        <w:r w:rsidRPr="00EB6FAE" w:rsidDel="00601C28">
          <w:rPr>
            <w:lang w:val="en-GB"/>
          </w:rPr>
          <w:delText>ed</w:delText>
        </w:r>
      </w:del>
      <w:r w:rsidRPr="00EB6FAE">
        <w:rPr>
          <w:lang w:val="en-GB"/>
        </w:rPr>
        <w:t xml:space="preserve"> </w:t>
      </w:r>
      <w:ins w:id="550" w:author="CAIZERGUES Alain [2]" w:date="2023-06-09T15:16:00Z">
        <w:r w:rsidR="001C3D06">
          <w:rPr>
            <w:lang w:val="en-GB"/>
          </w:rPr>
          <w:t>as part of the eradication program</w:t>
        </w:r>
      </w:ins>
      <w:ins w:id="551" w:author="CAIZERGUES Alain [2]" w:date="2023-09-14T16:46:00Z">
        <w:r w:rsidR="00067574">
          <w:rPr>
            <w:lang w:val="en-GB"/>
          </w:rPr>
          <w:t>me</w:t>
        </w:r>
      </w:ins>
      <w:ins w:id="552" w:author="CAIZERGUES Alain [2]" w:date="2023-06-09T15:16:00Z">
        <w:r w:rsidR="001C3D06">
          <w:rPr>
            <w:lang w:val="en-GB"/>
          </w:rPr>
          <w:t xml:space="preserve"> </w:t>
        </w:r>
      </w:ins>
      <w:r w:rsidRPr="00EB6FAE">
        <w:rPr>
          <w:lang w:val="en-GB"/>
        </w:rPr>
        <w:t>over one year in a population</w:t>
      </w:r>
      <w:ins w:id="553" w:author="CAIZERGUES Alain [2]" w:date="2023-07-03T13:47:00Z">
        <w:r w:rsidR="007D1ABD">
          <w:rPr>
            <w:lang w:val="en-GB"/>
          </w:rPr>
          <w:t xml:space="preserve"> (% females in removal)</w:t>
        </w:r>
      </w:ins>
      <w:ins w:id="554" w:author="CAIZERGUES Alain [2]" w:date="2023-06-09T15:17:00Z">
        <w:r w:rsidR="001C3D06">
          <w:rPr>
            <w:lang w:val="en-GB"/>
          </w:rPr>
          <w:t xml:space="preserve"> and p</w:t>
        </w:r>
      </w:ins>
      <w:del w:id="555" w:author="CAIZERGUES Alain [2]" w:date="2023-06-09T15:17:00Z">
        <w:r w:rsidRPr="00EB6FAE" w:rsidDel="001C3D06">
          <w:rPr>
            <w:lang w:val="en-GB"/>
          </w:rPr>
          <w:delText>; for the second category, one data point corresponds to the p</w:delText>
        </w:r>
      </w:del>
      <w:r w:rsidRPr="00EB6FAE">
        <w:rPr>
          <w:lang w:val="en-GB"/>
        </w:rPr>
        <w:t>roportion</w:t>
      </w:r>
      <w:ins w:id="556" w:author="CAIZERGUES Alain [2]" w:date="2023-06-09T15:17:00Z">
        <w:r w:rsidR="001C3D06">
          <w:rPr>
            <w:lang w:val="en-GB"/>
          </w:rPr>
          <w:t>s</w:t>
        </w:r>
      </w:ins>
      <w:r w:rsidRPr="00EB6FAE">
        <w:rPr>
          <w:lang w:val="en-GB"/>
        </w:rPr>
        <w:t xml:space="preserve"> of individuals </w:t>
      </w:r>
      <w:del w:id="557" w:author="CAIZERGUES Alain [2]" w:date="2023-06-09T15:17:00Z">
        <w:r w:rsidRPr="00EB6FAE" w:rsidDel="001C3D06">
          <w:rPr>
            <w:lang w:val="en-GB"/>
          </w:rPr>
          <w:delText xml:space="preserve">wearing </w:delText>
        </w:r>
      </w:del>
      <w:ins w:id="558" w:author="CAIZERGUES Alain [2]" w:date="2023-06-09T15:17:00Z">
        <w:r w:rsidR="001C3D06">
          <w:rPr>
            <w:lang w:val="en-GB"/>
          </w:rPr>
          <w:t>displaying</w:t>
        </w:r>
        <w:r w:rsidR="001C3D06" w:rsidRPr="00EB6FAE">
          <w:rPr>
            <w:lang w:val="en-GB"/>
          </w:rPr>
          <w:t xml:space="preserve"> </w:t>
        </w:r>
        <w:r w:rsidR="001C3D06">
          <w:rPr>
            <w:lang w:val="en-GB"/>
          </w:rPr>
          <w:t xml:space="preserve">a </w:t>
        </w:r>
      </w:ins>
      <w:r w:rsidRPr="00EB6FAE">
        <w:rPr>
          <w:lang w:val="en-GB"/>
        </w:rPr>
        <w:t>female-like plumage in a population counted in winter</w:t>
      </w:r>
      <w:ins w:id="559" w:author="CAIZERGUES Alain [2]" w:date="2023-07-03T13:48:00Z">
        <w:r w:rsidR="007D1ABD">
          <w:rPr>
            <w:lang w:val="en-GB"/>
          </w:rPr>
          <w:t xml:space="preserve"> (% females in counts)</w:t>
        </w:r>
      </w:ins>
      <w:ins w:id="560" w:author="CAIZERGUES Alain [2]" w:date="2023-06-09T15:17:00Z">
        <w:r w:rsidR="001C3D06">
          <w:rPr>
            <w:lang w:val="en-GB"/>
          </w:rPr>
          <w:t xml:space="preserve">. </w:t>
        </w:r>
      </w:ins>
      <w:ins w:id="561" w:author="CAIZERGUES Alain [2]" w:date="2023-07-03T14:56:00Z">
        <w:r w:rsidR="0034708B">
          <w:rPr>
            <w:lang w:val="en-GB"/>
          </w:rPr>
          <w:t xml:space="preserve"> </w:t>
        </w:r>
      </w:ins>
      <w:del w:id="562" w:author="CAIZERGUES Alain [2]" w:date="2023-06-09T15:18:00Z">
        <w:r w:rsidRPr="00EB6FAE" w:rsidDel="001C3D06">
          <w:rPr>
            <w:lang w:val="en-GB"/>
          </w:rPr>
          <w:delText>; t</w:delText>
        </w:r>
      </w:del>
      <w:ins w:id="563" w:author="CAIZERGUES Alain [2]" w:date="2023-07-03T13:48:00Z">
        <w:r w:rsidR="007D1ABD">
          <w:rPr>
            <w:lang w:val="en-GB"/>
          </w:rPr>
          <w:t>Discrepancies between the two estimates</w:t>
        </w:r>
      </w:ins>
      <w:del w:id="564" w:author="CAIZERGUES Alain [2]" w:date="2023-07-03T13:48:00Z">
        <w:r w:rsidRPr="00EB6FAE" w:rsidDel="007D1ABD">
          <w:rPr>
            <w:lang w:val="en-GB"/>
          </w:rPr>
          <w:delText>he difference of proportion of females between</w:delText>
        </w:r>
      </w:del>
      <w:del w:id="565" w:author="CAIZERGUES Alain [2]" w:date="2023-07-03T13:49:00Z">
        <w:r w:rsidRPr="00EB6FAE" w:rsidDel="007D1ABD">
          <w:rPr>
            <w:lang w:val="en-GB"/>
          </w:rPr>
          <w:delText xml:space="preserve"> the two approaches </w:delText>
        </w:r>
      </w:del>
      <w:del w:id="566" w:author="CAIZERGUES Alain [2]" w:date="2023-06-09T15:18:00Z">
        <w:r w:rsidRPr="00EB6FAE" w:rsidDel="001C3D06">
          <w:rPr>
            <w:lang w:val="en-GB"/>
          </w:rPr>
          <w:delText>is due to</w:delText>
        </w:r>
      </w:del>
      <w:ins w:id="567" w:author="CAIZERGUES Alain [2]" w:date="2023-07-03T13:49:00Z">
        <w:r w:rsidR="007D1ABD">
          <w:rPr>
            <w:lang w:val="en-GB"/>
          </w:rPr>
          <w:t xml:space="preserve"> are</w:t>
        </w:r>
      </w:ins>
      <w:ins w:id="568" w:author="CAIZERGUES Alain [2]" w:date="2023-06-09T15:18:00Z">
        <w:r w:rsidR="001C3D06">
          <w:rPr>
            <w:lang w:val="en-GB"/>
          </w:rPr>
          <w:t xml:space="preserve"> due to delayed dichromatism</w:t>
        </w:r>
      </w:ins>
      <w:r w:rsidRPr="00EB6FAE">
        <w:rPr>
          <w:lang w:val="en-GB"/>
        </w:rPr>
        <w:t xml:space="preserve"> </w:t>
      </w:r>
      <w:ins w:id="569" w:author="CAIZERGUES Alain [2]" w:date="2023-06-09T15:19:00Z">
        <w:r w:rsidR="001C3D06">
          <w:rPr>
            <w:lang w:val="en-GB"/>
          </w:rPr>
          <w:t>in young (</w:t>
        </w:r>
      </w:ins>
      <w:r w:rsidRPr="00EB6FAE">
        <w:rPr>
          <w:lang w:val="en-GB"/>
        </w:rPr>
        <w:t xml:space="preserve">immature males </w:t>
      </w:r>
      <w:del w:id="570" w:author="CAIZERGUES Alain [2]" w:date="2023-06-21T16:29:00Z">
        <w:r w:rsidRPr="00EB6FAE" w:rsidDel="00601C28">
          <w:rPr>
            <w:lang w:val="en-GB"/>
          </w:rPr>
          <w:delText xml:space="preserve">that </w:delText>
        </w:r>
      </w:del>
      <w:r w:rsidRPr="00EB6FAE">
        <w:rPr>
          <w:lang w:val="en-GB"/>
        </w:rPr>
        <w:t>look</w:t>
      </w:r>
      <w:ins w:id="571" w:author="CAIZERGUES Alain [2]" w:date="2023-06-09T15:19:00Z">
        <w:r w:rsidR="001C3D06">
          <w:rPr>
            <w:lang w:val="en-GB"/>
          </w:rPr>
          <w:t>ing</w:t>
        </w:r>
      </w:ins>
      <w:r w:rsidRPr="00EB6FAE">
        <w:rPr>
          <w:lang w:val="en-GB"/>
        </w:rPr>
        <w:t xml:space="preserve"> like females before moulting</w:t>
      </w:r>
      <w:ins w:id="572" w:author="CAIZERGUES Alain [2]" w:date="2023-06-09T15:19:00Z">
        <w:r w:rsidR="001C3D06">
          <w:rPr>
            <w:lang w:val="en-GB"/>
          </w:rPr>
          <w:t xml:space="preserve">). </w:t>
        </w:r>
      </w:ins>
      <w:ins w:id="573" w:author="CAIZERGUES Alain [2]" w:date="2023-07-03T14:56:00Z">
        <w:r w:rsidR="0034708B">
          <w:rPr>
            <w:lang w:val="en-GB"/>
          </w:rPr>
          <w:t xml:space="preserve"> </w:t>
        </w:r>
      </w:ins>
      <w:ins w:id="574" w:author="CAIZERGUES Alain [2]" w:date="2023-07-03T13:50:00Z">
        <w:r w:rsidR="007D1ABD">
          <w:rPr>
            <w:lang w:val="en-GB"/>
          </w:rPr>
          <w:t>We exploited these</w:t>
        </w:r>
      </w:ins>
      <w:ins w:id="575" w:author="CAIZERGUES Alain [2]" w:date="2023-07-03T13:51:00Z">
        <w:r w:rsidR="007D1ABD">
          <w:rPr>
            <w:lang w:val="en-GB"/>
          </w:rPr>
          <w:t xml:space="preserve"> discrepancies</w:t>
        </w:r>
      </w:ins>
      <w:del w:id="576" w:author="CAIZERGUES Alain [2]" w:date="2023-06-09T15:19:00Z">
        <w:r w:rsidRPr="00EB6FAE" w:rsidDel="001C3D06">
          <w:rPr>
            <w:lang w:val="en-GB"/>
          </w:rPr>
          <w:delText>; t</w:delText>
        </w:r>
      </w:del>
      <w:del w:id="577" w:author="CAIZERGUES Alain [2]" w:date="2023-07-03T13:50:00Z">
        <w:r w:rsidRPr="00EB6FAE" w:rsidDel="007D1ABD">
          <w:rPr>
            <w:lang w:val="en-GB"/>
          </w:rPr>
          <w:delText>h</w:delText>
        </w:r>
      </w:del>
      <w:del w:id="578" w:author="CAIZERGUES Alain [2]" w:date="2023-06-09T15:19:00Z">
        <w:r w:rsidRPr="00EB6FAE" w:rsidDel="001C3D06">
          <w:rPr>
            <w:lang w:val="en-GB"/>
          </w:rPr>
          <w:delText>is</w:delText>
        </w:r>
      </w:del>
      <w:r w:rsidRPr="00EB6FAE">
        <w:rPr>
          <w:lang w:val="en-GB"/>
        </w:rPr>
        <w:t xml:space="preserve"> </w:t>
      </w:r>
      <w:del w:id="579" w:author="CAIZERGUES Alain [2]" w:date="2023-07-03T13:50:00Z">
        <w:r w:rsidRPr="00EB6FAE" w:rsidDel="007D1ABD">
          <w:rPr>
            <w:lang w:val="en-GB"/>
          </w:rPr>
          <w:delText xml:space="preserve">difference </w:delText>
        </w:r>
      </w:del>
      <w:del w:id="580" w:author="CAIZERGUES Alain [2]" w:date="2023-07-03T13:49:00Z">
        <w:r w:rsidRPr="00EB6FAE" w:rsidDel="007D1ABD">
          <w:rPr>
            <w:lang w:val="en-GB"/>
          </w:rPr>
          <w:delText xml:space="preserve">is </w:delText>
        </w:r>
      </w:del>
      <w:del w:id="581" w:author="CAIZERGUES Alain [2]" w:date="2023-07-03T13:50:00Z">
        <w:r w:rsidRPr="00EB6FAE" w:rsidDel="007D1ABD">
          <w:rPr>
            <w:lang w:val="en-GB"/>
          </w:rPr>
          <w:delText xml:space="preserve">at the root of </w:delText>
        </w:r>
      </w:del>
      <w:del w:id="582" w:author="CAIZERGUES Alain [2]" w:date="2023-06-09T15:21:00Z">
        <w:r w:rsidRPr="00EB6FAE" w:rsidDel="001C3D06">
          <w:rPr>
            <w:lang w:val="en-GB"/>
          </w:rPr>
          <w:delText xml:space="preserve">the method </w:delText>
        </w:r>
      </w:del>
      <w:ins w:id="583" w:author="CAIZERGUES Alain [2]" w:date="2023-06-09T15:21:00Z">
        <w:r w:rsidR="001C3D06">
          <w:rPr>
            <w:lang w:val="en-GB"/>
          </w:rPr>
          <w:t>for estimating recruitment</w:t>
        </w:r>
      </w:ins>
      <w:ins w:id="584" w:author="CAIZERGUES Alain [2]" w:date="2023-09-13T11:34:00Z">
        <w:r w:rsidR="00761CA4">
          <w:rPr>
            <w:lang w:val="en-GB"/>
          </w:rPr>
          <w:t>/productivity</w:t>
        </w:r>
      </w:ins>
      <w:ins w:id="585" w:author="CAIZERGUES Alain [2]" w:date="2023-06-09T15:21:00Z">
        <w:r w:rsidR="001C3D06">
          <w:rPr>
            <w:lang w:val="en-GB"/>
          </w:rPr>
          <w:t xml:space="preserve"> and survival</w:t>
        </w:r>
      </w:ins>
      <w:del w:id="586" w:author="CAIZERGUES Alain [2]" w:date="2023-06-09T15:21:00Z">
        <w:r w:rsidRPr="00EB6FAE" w:rsidDel="001C3D06">
          <w:rPr>
            <w:lang w:val="en-GB"/>
          </w:rPr>
          <w:delText>introduced inhere to disentangle adult survival from recruitment</w:delText>
        </w:r>
      </w:del>
      <w:ins w:id="587" w:author="CAIZERGUES Alain [2]" w:date="2023-06-09T15:21:00Z">
        <w:r w:rsidR="001C3D06">
          <w:rPr>
            <w:lang w:val="en-GB"/>
          </w:rPr>
          <w:t>.</w:t>
        </w:r>
      </w:ins>
    </w:p>
    <w:p w14:paraId="7F136336" w14:textId="25D2089A" w:rsidR="00761CA4" w:rsidRDefault="00761CA4">
      <w:pPr>
        <w:pStyle w:val="ImageCaption"/>
        <w:rPr>
          <w:ins w:id="588" w:author="CAIZERGUES Alain [2]" w:date="2023-09-13T11:38:00Z"/>
          <w:lang w:val="en-GB"/>
        </w:rPr>
      </w:pPr>
    </w:p>
    <w:p w14:paraId="05A0CAB3" w14:textId="0BB4D6B7" w:rsidR="00761CA4" w:rsidRPr="00EB6FAE" w:rsidDel="00067574" w:rsidRDefault="00761CA4">
      <w:pPr>
        <w:pStyle w:val="ImageCaption"/>
        <w:rPr>
          <w:del w:id="589" w:author="CAIZERGUES Alain" w:date="2023-09-14T16:47:00Z"/>
          <w:lang w:val="en-GB"/>
        </w:rPr>
      </w:pPr>
    </w:p>
    <w:p w14:paraId="35B8381C" w14:textId="59E9562E" w:rsidR="00AC35CD" w:rsidRPr="00EB6FAE" w:rsidRDefault="00B404E8" w:rsidP="00067574">
      <w:pPr>
        <w:pStyle w:val="Corpsdetexte"/>
        <w:spacing w:line="480" w:lineRule="auto"/>
        <w:jc w:val="both"/>
        <w:rPr>
          <w:lang w:val="en-GB"/>
        </w:rPr>
      </w:pPr>
      <w:r w:rsidRPr="00EB6FAE">
        <w:rPr>
          <w:lang w:val="en-GB"/>
        </w:rPr>
        <w:t xml:space="preserve">We monitored the demography of Ruddy duck populations in both Great Britain </w:t>
      </w:r>
      <w:ins w:id="590" w:author="CAIZERGUES Alain" w:date="2023-09-21T16:18:00Z">
        <w:r w:rsidR="00510BCA">
          <w:rPr>
            <w:lang w:val="en-GB"/>
          </w:rPr>
          <w:t xml:space="preserve">(GB) </w:t>
        </w:r>
      </w:ins>
      <w:r w:rsidRPr="00EB6FAE">
        <w:rPr>
          <w:lang w:val="en-GB"/>
        </w:rPr>
        <w:t xml:space="preserve">and France </w:t>
      </w:r>
      <w:ins w:id="591" w:author="CAIZERGUES Alain" w:date="2023-09-21T16:19:00Z">
        <w:r w:rsidR="00510BCA">
          <w:rPr>
            <w:lang w:val="en-GB"/>
          </w:rPr>
          <w:t xml:space="preserve">(FR) </w:t>
        </w:r>
      </w:ins>
      <w:r w:rsidRPr="00EB6FAE">
        <w:rPr>
          <w:lang w:val="en-GB"/>
        </w:rPr>
        <w:t xml:space="preserve">using exhaustive counts on the wintering grounds during the period between December 1 and January 31. </w:t>
      </w:r>
      <w:ins w:id="592" w:author="CAIZERGUES Alain" w:date="2023-07-03T14:57:00Z">
        <w:r w:rsidR="0034708B">
          <w:rPr>
            <w:lang w:val="en-GB"/>
          </w:rPr>
          <w:t xml:space="preserve"> </w:t>
        </w:r>
      </w:ins>
      <w:r w:rsidRPr="00EB6FAE">
        <w:rPr>
          <w:lang w:val="en-GB"/>
        </w:rPr>
        <w:t>In addition, counts that distinguished female-like from male-like individuals were performed from 2006 to 2012 in Great Britain, which correspond</w:t>
      </w:r>
      <w:ins w:id="593" w:author="CAIZERGUES Alain" w:date="2023-07-03T13:53:00Z">
        <w:r w:rsidR="00F65FA4">
          <w:rPr>
            <w:lang w:val="en-GB"/>
          </w:rPr>
          <w:t>s</w:t>
        </w:r>
      </w:ins>
      <w:del w:id="594" w:author="CAIZERGUES Alain" w:date="2023-07-03T13:53:00Z">
        <w:r w:rsidRPr="00EB6FAE" w:rsidDel="00F65FA4">
          <w:rPr>
            <w:lang w:val="en-GB"/>
          </w:rPr>
          <w:delText>ed</w:delText>
        </w:r>
      </w:del>
      <w:r w:rsidRPr="00EB6FAE">
        <w:rPr>
          <w:lang w:val="en-GB"/>
        </w:rPr>
        <w:t xml:space="preserve"> to a period of strong decline of the population (Figure 2.1). </w:t>
      </w:r>
      <w:ins w:id="595" w:author="CAIZERGUES Alain" w:date="2023-07-03T14:57:00Z">
        <w:r w:rsidR="0034708B">
          <w:rPr>
            <w:lang w:val="en-GB"/>
          </w:rPr>
          <w:t xml:space="preserve"> </w:t>
        </w:r>
      </w:ins>
      <w:r w:rsidRPr="00EB6FAE">
        <w:rPr>
          <w:lang w:val="en-GB"/>
        </w:rPr>
        <w:t xml:space="preserve">In France, </w:t>
      </w:r>
      <w:ins w:id="596" w:author="CAIZERGUES Alain" w:date="2023-06-21T16:30:00Z">
        <w:r w:rsidR="00601C28">
          <w:rPr>
            <w:lang w:val="en-GB"/>
          </w:rPr>
          <w:t>Ruddy ducks</w:t>
        </w:r>
      </w:ins>
      <w:ins w:id="597" w:author="CAIZERGUES Alain" w:date="2023-07-03T15:17:00Z">
        <w:r w:rsidR="0067649D">
          <w:rPr>
            <w:lang w:val="en-GB"/>
          </w:rPr>
          <w:t>,</w:t>
        </w:r>
      </w:ins>
      <w:ins w:id="598" w:author="CAIZERGUES Alain" w:date="2023-06-21T16:30:00Z">
        <w:r w:rsidR="00601C28">
          <w:rPr>
            <w:lang w:val="en-GB"/>
          </w:rPr>
          <w:t xml:space="preserve"> </w:t>
        </w:r>
      </w:ins>
      <w:ins w:id="599" w:author="CAIZERGUES Alain" w:date="2023-07-03T13:54:00Z">
        <w:r w:rsidR="00F65FA4">
          <w:rPr>
            <w:lang w:val="en-GB"/>
          </w:rPr>
          <w:t xml:space="preserve">which </w:t>
        </w:r>
      </w:ins>
      <w:ins w:id="600" w:author="CAIZERGUES Alain" w:date="2023-06-21T16:30:00Z">
        <w:r w:rsidR="00601C28">
          <w:rPr>
            <w:lang w:val="en-GB"/>
          </w:rPr>
          <w:t xml:space="preserve">were </w:t>
        </w:r>
      </w:ins>
      <w:del w:id="601" w:author="CAIZERGUES Alain" w:date="2023-06-21T16:30:00Z">
        <w:r w:rsidRPr="00EB6FAE" w:rsidDel="00601C28">
          <w:rPr>
            <w:lang w:val="en-GB"/>
          </w:rPr>
          <w:delText xml:space="preserve">the </w:delText>
        </w:r>
      </w:del>
      <w:r w:rsidRPr="00EB6FAE">
        <w:rPr>
          <w:lang w:val="en-GB"/>
        </w:rPr>
        <w:t>monitor</w:t>
      </w:r>
      <w:del w:id="602" w:author="CAIZERGUES Alain" w:date="2023-06-21T16:30:00Z">
        <w:r w:rsidRPr="00EB6FAE" w:rsidDel="00601C28">
          <w:rPr>
            <w:lang w:val="en-GB"/>
          </w:rPr>
          <w:delText>ing</w:delText>
        </w:r>
      </w:del>
      <w:ins w:id="603" w:author="CAIZERGUES Alain" w:date="2023-06-21T16:30:00Z">
        <w:r w:rsidR="00601C28">
          <w:rPr>
            <w:lang w:val="en-GB"/>
          </w:rPr>
          <w:t>e</w:t>
        </w:r>
      </w:ins>
      <w:ins w:id="604" w:author="CAIZERGUES Alain" w:date="2023-06-21T16:31:00Z">
        <w:r w:rsidR="00601C28">
          <w:rPr>
            <w:lang w:val="en-GB"/>
          </w:rPr>
          <w:t>d</w:t>
        </w:r>
      </w:ins>
      <w:r w:rsidRPr="00EB6FAE">
        <w:rPr>
          <w:lang w:val="en-GB"/>
        </w:rPr>
        <w:t xml:space="preserve"> </w:t>
      </w:r>
      <w:del w:id="605" w:author="CAIZERGUES Alain" w:date="2023-06-21T16:31:00Z">
        <w:r w:rsidRPr="00EB6FAE" w:rsidDel="00601C28">
          <w:rPr>
            <w:lang w:val="en-GB"/>
          </w:rPr>
          <w:delText>spread over</w:delText>
        </w:r>
      </w:del>
      <w:ins w:id="606" w:author="CAIZERGUES Alain" w:date="2023-06-21T16:31:00Z">
        <w:r w:rsidR="00601C28">
          <w:rPr>
            <w:lang w:val="en-GB"/>
          </w:rPr>
          <w:t>in</w:t>
        </w:r>
      </w:ins>
      <w:r w:rsidRPr="00EB6FAE">
        <w:rPr>
          <w:lang w:val="en-GB"/>
        </w:rPr>
        <w:t xml:space="preserve"> 1999, 2001-2009, and 2012-2019</w:t>
      </w:r>
      <w:ins w:id="607" w:author="CAIZERGUES Alain" w:date="2023-07-03T15:17:00Z">
        <w:r w:rsidR="0067649D">
          <w:rPr>
            <w:lang w:val="en-GB"/>
          </w:rPr>
          <w:t>,</w:t>
        </w:r>
      </w:ins>
      <w:del w:id="608" w:author="CAIZERGUES Alain" w:date="2023-07-03T13:54:00Z">
        <w:r w:rsidRPr="00EB6FAE" w:rsidDel="00F65FA4">
          <w:rPr>
            <w:lang w:val="en-GB"/>
          </w:rPr>
          <w:delText xml:space="preserve">. </w:delText>
        </w:r>
      </w:del>
      <w:del w:id="609" w:author="CAIZERGUES Alain" w:date="2023-06-21T16:31:00Z">
        <w:r w:rsidRPr="00EB6FAE" w:rsidDel="00601C28">
          <w:rPr>
            <w:lang w:val="en-GB"/>
          </w:rPr>
          <w:delText>This p</w:delText>
        </w:r>
      </w:del>
      <w:del w:id="610" w:author="CAIZERGUES Alain" w:date="2023-07-03T13:54:00Z">
        <w:r w:rsidRPr="00EB6FAE" w:rsidDel="00F65FA4">
          <w:rPr>
            <w:lang w:val="en-GB"/>
          </w:rPr>
          <w:delText>opulation</w:delText>
        </w:r>
      </w:del>
      <w:r w:rsidRPr="00EB6FAE">
        <w:rPr>
          <w:lang w:val="en-GB"/>
        </w:rPr>
        <w:t xml:space="preserve"> grew rapidly during the first years </w:t>
      </w:r>
      <w:ins w:id="611" w:author="CAIZERGUES Alain" w:date="2023-07-03T15:17:00Z">
        <w:r w:rsidR="0067649D">
          <w:rPr>
            <w:lang w:val="en-GB"/>
          </w:rPr>
          <w:t xml:space="preserve">monitoring </w:t>
        </w:r>
      </w:ins>
      <w:del w:id="612" w:author="CAIZERGUES Alain" w:date="2023-07-03T13:54:00Z">
        <w:r w:rsidRPr="00EB6FAE" w:rsidDel="00F65FA4">
          <w:rPr>
            <w:lang w:val="en-GB"/>
          </w:rPr>
          <w:delText xml:space="preserve">of the monitoring </w:delText>
        </w:r>
      </w:del>
      <w:r w:rsidRPr="00EB6FAE">
        <w:rPr>
          <w:lang w:val="en-GB"/>
        </w:rPr>
        <w:t xml:space="preserve">and </w:t>
      </w:r>
      <w:del w:id="613" w:author="CAIZERGUES Alain" w:date="2023-07-03T13:54:00Z">
        <w:r w:rsidRPr="00EB6FAE" w:rsidDel="00F65FA4">
          <w:rPr>
            <w:lang w:val="en-GB"/>
          </w:rPr>
          <w:delText xml:space="preserve">then </w:delText>
        </w:r>
      </w:del>
      <w:del w:id="614" w:author="CAIZERGUES Alain" w:date="2023-07-03T13:55:00Z">
        <w:r w:rsidRPr="00EB6FAE" w:rsidDel="00F65FA4">
          <w:rPr>
            <w:lang w:val="en-GB"/>
          </w:rPr>
          <w:delText>stabilized</w:delText>
        </w:r>
      </w:del>
      <w:ins w:id="615" w:author="CAIZERGUES Alain" w:date="2023-07-03T13:55:00Z">
        <w:r w:rsidR="00067574">
          <w:rPr>
            <w:lang w:val="en-GB"/>
          </w:rPr>
          <w:t>levelled-</w:t>
        </w:r>
        <w:r w:rsidR="00F65FA4">
          <w:rPr>
            <w:lang w:val="en-GB"/>
          </w:rPr>
          <w:t>off</w:t>
        </w:r>
      </w:ins>
      <w:r w:rsidRPr="00EB6FAE">
        <w:rPr>
          <w:lang w:val="en-GB"/>
        </w:rPr>
        <w:t xml:space="preserve"> from 2006 onwards</w:t>
      </w:r>
      <w:ins w:id="616" w:author="CAIZERGUES Alain" w:date="2023-07-03T13:56:00Z">
        <w:r w:rsidR="00F65FA4">
          <w:rPr>
            <w:lang w:val="en-GB"/>
          </w:rPr>
          <w:t xml:space="preserve"> as a result of </w:t>
        </w:r>
      </w:ins>
      <w:del w:id="617" w:author="CAIZERGUES Alain" w:date="2023-07-03T13:55:00Z">
        <w:r w:rsidRPr="00EB6FAE" w:rsidDel="00F65FA4">
          <w:rPr>
            <w:lang w:val="en-GB"/>
          </w:rPr>
          <w:delText>, which</w:delText>
        </w:r>
      </w:del>
      <w:del w:id="618" w:author="CAIZERGUES Alain" w:date="2023-07-03T13:56:00Z">
        <w:r w:rsidRPr="00EB6FAE" w:rsidDel="00F65FA4">
          <w:rPr>
            <w:lang w:val="en-GB"/>
          </w:rPr>
          <w:delText xml:space="preserve"> corresponds to a period with </w:delText>
        </w:r>
      </w:del>
      <w:r w:rsidRPr="00EB6FAE">
        <w:rPr>
          <w:lang w:val="en-GB"/>
        </w:rPr>
        <w:t>a high culling effort</w:t>
      </w:r>
      <w:ins w:id="619" w:author="CAIZERGUES Alain" w:date="2023-06-21T16:32:00Z">
        <w:r w:rsidR="00601C28">
          <w:rPr>
            <w:lang w:val="en-GB"/>
          </w:rPr>
          <w:t xml:space="preserve">. </w:t>
        </w:r>
      </w:ins>
      <w:del w:id="620" w:author="CAIZERGUES Alain" w:date="2023-06-21T16:32:00Z">
        <w:r w:rsidRPr="00EB6FAE" w:rsidDel="00601C28">
          <w:rPr>
            <w:lang w:val="en-GB"/>
          </w:rPr>
          <w:delText xml:space="preserve">, </w:delText>
        </w:r>
      </w:del>
      <w:ins w:id="621" w:author="CAIZERGUES Alain" w:date="2023-06-21T16:32:00Z">
        <w:r w:rsidR="00601C28">
          <w:rPr>
            <w:lang w:val="en-GB"/>
          </w:rPr>
          <w:t xml:space="preserve"> In both countries</w:t>
        </w:r>
      </w:ins>
      <w:ins w:id="622" w:author="CAIZERGUES Alain" w:date="2023-06-21T16:33:00Z">
        <w:r w:rsidR="00601C28">
          <w:rPr>
            <w:lang w:val="en-GB"/>
          </w:rPr>
          <w:t>,</w:t>
        </w:r>
      </w:ins>
      <w:ins w:id="623" w:author="CAIZERGUES Alain" w:date="2023-06-21T16:32:00Z">
        <w:r w:rsidR="00601C28">
          <w:rPr>
            <w:lang w:val="en-GB"/>
          </w:rPr>
          <w:t xml:space="preserve"> shooting was</w:t>
        </w:r>
      </w:ins>
      <w:del w:id="624" w:author="CAIZERGUES Alain" w:date="2023-06-21T16:32:00Z">
        <w:r w:rsidRPr="00EB6FAE" w:rsidDel="00601C28">
          <w:rPr>
            <w:lang w:val="en-GB"/>
          </w:rPr>
          <w:delText>which was</w:delText>
        </w:r>
      </w:del>
      <w:r w:rsidRPr="00EB6FAE">
        <w:rPr>
          <w:lang w:val="en-GB"/>
        </w:rPr>
        <w:t xml:space="preserve"> performed under</w:t>
      </w:r>
      <w:ins w:id="625" w:author="CAIZERGUES Alain" w:date="2023-06-21T16:32:00Z">
        <w:r w:rsidR="00601C28">
          <w:rPr>
            <w:lang w:val="en-GB"/>
          </w:rPr>
          <w:t xml:space="preserve"> </w:t>
        </w:r>
      </w:ins>
      <w:ins w:id="626" w:author="CAIZERGUES Alain" w:date="2023-07-03T13:56:00Z">
        <w:r w:rsidR="005525E2">
          <w:rPr>
            <w:lang w:val="en-GB"/>
          </w:rPr>
          <w:t>the</w:t>
        </w:r>
      </w:ins>
      <w:ins w:id="627" w:author="CAIZERGUES Alain" w:date="2023-06-21T16:32:00Z">
        <w:r w:rsidR="00601C28">
          <w:rPr>
            <w:lang w:val="en-GB"/>
          </w:rPr>
          <w:t xml:space="preserve"> strict</w:t>
        </w:r>
      </w:ins>
      <w:r w:rsidRPr="00EB6FAE">
        <w:rPr>
          <w:lang w:val="en-GB"/>
        </w:rPr>
        <w:t xml:space="preserve"> control of the authorities </w:t>
      </w:r>
      <w:del w:id="628" w:author="CAIZERGUES Alain" w:date="2023-06-21T16:33:00Z">
        <w:r w:rsidRPr="00EB6FAE" w:rsidDel="00601C28">
          <w:rPr>
            <w:lang w:val="en-GB"/>
          </w:rPr>
          <w:delText>in both countries</w:delText>
        </w:r>
      </w:del>
      <w:ins w:id="629" w:author="CAIZERGUES Alain" w:date="2023-06-21T16:33:00Z">
        <w:r w:rsidR="00601C28">
          <w:rPr>
            <w:lang w:val="en-GB"/>
          </w:rPr>
          <w:t xml:space="preserve">meaning that the exact number of individuals removed was </w:t>
        </w:r>
        <w:r w:rsidR="00601C28">
          <w:rPr>
            <w:lang w:val="en-GB"/>
          </w:rPr>
          <w:lastRenderedPageBreak/>
          <w:t>known</w:t>
        </w:r>
      </w:ins>
      <w:r w:rsidRPr="00EB6FAE">
        <w:rPr>
          <w:lang w:val="en-GB"/>
        </w:rPr>
        <w:t xml:space="preserve">. </w:t>
      </w:r>
      <w:ins w:id="630" w:author="CAIZERGUES Alain" w:date="2023-06-21T16:33:00Z">
        <w:r w:rsidR="00601C28">
          <w:rPr>
            <w:lang w:val="en-GB"/>
          </w:rPr>
          <w:t xml:space="preserve"> </w:t>
        </w:r>
      </w:ins>
      <w:ins w:id="631" w:author="CAIZERGUES Alain" w:date="2023-06-21T16:34:00Z">
        <w:r w:rsidR="00601C28">
          <w:rPr>
            <w:lang w:val="en-GB"/>
          </w:rPr>
          <w:t xml:space="preserve">Therefore, </w:t>
        </w:r>
      </w:ins>
      <w:del w:id="632" w:author="CAIZERGUES Alain" w:date="2023-06-21T16:34:00Z">
        <w:r w:rsidRPr="00EB6FAE" w:rsidDel="00601C28">
          <w:rPr>
            <w:lang w:val="en-GB"/>
          </w:rPr>
          <w:delText xml:space="preserve">Even </w:delText>
        </w:r>
      </w:del>
      <w:ins w:id="633" w:author="CAIZERGUES Alain" w:date="2023-06-21T16:34:00Z">
        <w:r w:rsidR="00601C28">
          <w:rPr>
            <w:lang w:val="en-GB"/>
          </w:rPr>
          <w:t>despite</w:t>
        </w:r>
        <w:r w:rsidR="00601C28" w:rsidRPr="00EB6FAE">
          <w:rPr>
            <w:lang w:val="en-GB"/>
          </w:rPr>
          <w:t xml:space="preserve"> </w:t>
        </w:r>
      </w:ins>
      <w:del w:id="634" w:author="CAIZERGUES Alain" w:date="2023-06-21T16:34:00Z">
        <w:r w:rsidRPr="00EB6FAE" w:rsidDel="00601C28">
          <w:rPr>
            <w:lang w:val="en-GB"/>
          </w:rPr>
          <w:delText xml:space="preserve">if </w:delText>
        </w:r>
      </w:del>
      <w:r w:rsidRPr="00EB6FAE">
        <w:rPr>
          <w:lang w:val="en-GB"/>
        </w:rPr>
        <w:t>the age</w:t>
      </w:r>
      <w:ins w:id="635" w:author="CAIZERGUES Alain" w:date="2023-09-21T16:20:00Z">
        <w:r w:rsidR="00510BCA">
          <w:rPr>
            <w:lang w:val="en-GB"/>
          </w:rPr>
          <w:t>-</w:t>
        </w:r>
      </w:ins>
      <w:del w:id="636" w:author="CAIZERGUES Alain" w:date="2023-09-21T16:20:00Z">
        <w:r w:rsidRPr="00EB6FAE" w:rsidDel="00510BCA">
          <w:rPr>
            <w:lang w:val="en-GB"/>
          </w:rPr>
          <w:delText xml:space="preserve"> </w:delText>
        </w:r>
      </w:del>
      <w:r w:rsidRPr="00EB6FAE">
        <w:rPr>
          <w:lang w:val="en-GB"/>
        </w:rPr>
        <w:t xml:space="preserve">ratio </w:t>
      </w:r>
      <w:del w:id="637" w:author="CAIZERGUES Alain" w:date="2023-06-21T16:34:00Z">
        <w:r w:rsidRPr="00EB6FAE" w:rsidDel="00601C28">
          <w:rPr>
            <w:lang w:val="en-GB"/>
          </w:rPr>
          <w:delText xml:space="preserve">in the </w:delText>
        </w:r>
      </w:del>
      <w:ins w:id="638" w:author="CAIZERGUES Alain" w:date="2023-06-21T16:34:00Z">
        <w:r w:rsidR="00601C28">
          <w:rPr>
            <w:lang w:val="en-GB"/>
          </w:rPr>
          <w:t xml:space="preserve">of birds shot was not </w:t>
        </w:r>
      </w:ins>
      <w:ins w:id="639" w:author="CAIZERGUES Alain" w:date="2023-06-21T16:35:00Z">
        <w:r w:rsidR="00601C28">
          <w:rPr>
            <w:lang w:val="en-GB"/>
          </w:rPr>
          <w:t>ascertained</w:t>
        </w:r>
      </w:ins>
      <w:ins w:id="640" w:author="CAIZERGUES Alain" w:date="2023-06-21T16:34:00Z">
        <w:r w:rsidR="00601C28">
          <w:rPr>
            <w:lang w:val="en-GB"/>
          </w:rPr>
          <w:t xml:space="preserve"> </w:t>
        </w:r>
      </w:ins>
      <w:del w:id="641" w:author="CAIZERGUES Alain" w:date="2023-06-21T16:35:00Z">
        <w:r w:rsidRPr="00EB6FAE" w:rsidDel="00601C28">
          <w:rPr>
            <w:lang w:val="en-GB"/>
          </w:rPr>
          <w:delText xml:space="preserve">removals was uncertain </w:delText>
        </w:r>
      </w:del>
      <w:r w:rsidRPr="00EB6FAE">
        <w:rPr>
          <w:lang w:val="en-GB"/>
        </w:rPr>
        <w:t>before 2009 in France, it is possible to grossly qualify the culling pressure in three categories for both countries: “no culling” before 1999, “low culling” between 1999 and 2005, and “high culling” from 2006 (see Figure 5.1 in Supplementary Material</w:t>
      </w:r>
      <w:del w:id="642" w:author="CAIZERGUES Alain" w:date="2023-09-14T16:48:00Z">
        <w:r w:rsidRPr="00EB6FAE" w:rsidDel="00067574">
          <w:rPr>
            <w:lang w:val="en-GB"/>
          </w:rPr>
          <w:delText>s</w:delText>
        </w:r>
      </w:del>
      <w:r w:rsidRPr="00EB6FAE">
        <w:rPr>
          <w:lang w:val="en-GB"/>
        </w:rPr>
        <w:t>).</w:t>
      </w:r>
    </w:p>
    <w:p w14:paraId="774D5360" w14:textId="17464D2F" w:rsidR="00AC35CD" w:rsidRPr="00EB6FAE" w:rsidRDefault="00B404E8">
      <w:pPr>
        <w:pStyle w:val="Titre2"/>
        <w:rPr>
          <w:lang w:val="en-GB"/>
        </w:rPr>
      </w:pPr>
      <w:bookmarkStart w:id="643" w:name="vital-rates-inference-from-count-data"/>
      <w:bookmarkStart w:id="644" w:name="_Hlk166763402"/>
      <w:r w:rsidRPr="00EB6FAE">
        <w:rPr>
          <w:rStyle w:val="SectionNumber"/>
          <w:lang w:val="en-GB"/>
        </w:rPr>
        <w:t>2.1</w:t>
      </w:r>
      <w:r w:rsidRPr="00EB6FAE">
        <w:rPr>
          <w:lang w:val="en-GB"/>
        </w:rPr>
        <w:tab/>
      </w:r>
      <w:ins w:id="645" w:author="CAIZERGUES Alain" w:date="2023-09-13T11:40:00Z">
        <w:r w:rsidR="00761CA4">
          <w:rPr>
            <w:lang w:val="en-GB"/>
          </w:rPr>
          <w:t xml:space="preserve">Inferring adult survival and recruitment/productivity from </w:t>
        </w:r>
      </w:ins>
      <w:ins w:id="646" w:author="CAIZERGUES Alain" w:date="2023-09-13T11:41:00Z">
        <w:r w:rsidR="0089366C">
          <w:rPr>
            <w:lang w:val="en-GB"/>
          </w:rPr>
          <w:t xml:space="preserve">population size estimates and </w:t>
        </w:r>
      </w:ins>
      <w:ins w:id="647" w:author="CAIZERGUES Alain" w:date="2023-09-13T11:40:00Z">
        <w:r w:rsidR="00761CA4">
          <w:rPr>
            <w:lang w:val="en-GB"/>
          </w:rPr>
          <w:t>changes in age-ratio</w:t>
        </w:r>
      </w:ins>
      <w:del w:id="648" w:author="CAIZERGUES Alain" w:date="2023-09-13T11:40:00Z">
        <w:r w:rsidRPr="00EB6FAE" w:rsidDel="00761CA4">
          <w:rPr>
            <w:lang w:val="en-GB"/>
          </w:rPr>
          <w:delText xml:space="preserve">Vital rates inference from </w:delText>
        </w:r>
      </w:del>
      <w:del w:id="649" w:author="CAIZERGUES Alain" w:date="2023-09-13T11:41:00Z">
        <w:r w:rsidRPr="00EB6FAE" w:rsidDel="00761CA4">
          <w:rPr>
            <w:lang w:val="en-GB"/>
          </w:rPr>
          <w:delText>count data</w:delText>
        </w:r>
      </w:del>
    </w:p>
    <w:p w14:paraId="6C847578" w14:textId="55D41E98" w:rsidR="00AC35CD" w:rsidRDefault="00B404E8">
      <w:pPr>
        <w:pStyle w:val="FirstParagraph"/>
        <w:spacing w:line="480" w:lineRule="auto"/>
        <w:jc w:val="both"/>
        <w:rPr>
          <w:ins w:id="650" w:author="CAIZERGUES Alain" w:date="2023-06-09T15:22:00Z"/>
          <w:lang w:val="en-GB"/>
        </w:rPr>
        <w:pPrChange w:id="651" w:author="CAIZERGUES Alain" w:date="2023-09-13T11:38:00Z">
          <w:pPr>
            <w:pStyle w:val="FirstParagraph"/>
          </w:pPr>
        </w:pPrChange>
      </w:pPr>
      <w:commentRangeStart w:id="652"/>
      <w:del w:id="653" w:author="CAIZERGUES Alain" w:date="2023-06-13T11:16:00Z">
        <w:r w:rsidRPr="00EB6FAE" w:rsidDel="00B611DD">
          <w:rPr>
            <w:lang w:val="en-GB"/>
          </w:rPr>
          <w:delText>In waterfowl, survival rate is commonly higher in adult males than in adult females (</w:delText>
        </w:r>
        <w:r w:rsidR="00EB6FAE" w:rsidDel="00B611DD">
          <w:fldChar w:fldCharType="begin"/>
        </w:r>
        <w:r w:rsidR="00EB6FAE" w:rsidRPr="00EB6FAE" w:rsidDel="00B611DD">
          <w:rPr>
            <w:lang w:val="en-GB"/>
          </w:rPr>
          <w:delInstrText xml:space="preserve"> HYPERLINK \l "ref-Baldassarre2014" \h </w:delInstrText>
        </w:r>
        <w:r w:rsidR="00EB6FAE" w:rsidDel="00B611DD">
          <w:fldChar w:fldCharType="separate"/>
        </w:r>
        <w:r w:rsidRPr="00EB6FAE" w:rsidDel="00B611DD">
          <w:rPr>
            <w:rStyle w:val="Lienhypertexte"/>
            <w:lang w:val="en-GB"/>
          </w:rPr>
          <w:delText>Baldassarre, 2014</w:delText>
        </w:r>
        <w:r w:rsidR="00EB6FAE" w:rsidDel="00B611DD">
          <w:rPr>
            <w:rStyle w:val="Lienhypertexte"/>
          </w:rPr>
          <w:fldChar w:fldCharType="end"/>
        </w:r>
        <w:r w:rsidRPr="00EB6FAE" w:rsidDel="00B611DD">
          <w:rPr>
            <w:lang w:val="en-GB"/>
          </w:rPr>
          <w:delText>). Adult sex ratio is then generally biased towards males (Figure 2.3, Székely et al. (</w:delText>
        </w:r>
        <w:r w:rsidR="00B83782" w:rsidDel="00B611DD">
          <w:fldChar w:fldCharType="begin"/>
        </w:r>
        <w:r w:rsidR="00B83782" w:rsidRPr="00B611DD" w:rsidDel="00B611DD">
          <w:rPr>
            <w:lang w:val="en-GB"/>
            <w:rPrChange w:id="654" w:author="CAIZERGUES Alain" w:date="2023-06-13T11:16:00Z">
              <w:rPr/>
            </w:rPrChange>
          </w:rPr>
          <w:delInstrText xml:space="preserve"> HYPERLINK \l "ref-Szekely2014" \h </w:delInstrText>
        </w:r>
        <w:r w:rsidR="00B83782" w:rsidDel="00B611DD">
          <w:fldChar w:fldCharType="separate"/>
        </w:r>
        <w:r w:rsidRPr="00EB6FAE" w:rsidDel="00B611DD">
          <w:rPr>
            <w:rStyle w:val="Lienhypertexte"/>
            <w:lang w:val="en-GB"/>
          </w:rPr>
          <w:delText>2014</w:delText>
        </w:r>
        <w:r w:rsidR="00B83782" w:rsidDel="00B611DD">
          <w:rPr>
            <w:rStyle w:val="Lienhypertexte"/>
            <w:lang w:val="en-GB"/>
          </w:rPr>
          <w:fldChar w:fldCharType="end"/>
        </w:r>
        <w:r w:rsidRPr="00EB6FAE" w:rsidDel="00B611DD">
          <w:rPr>
            <w:lang w:val="en-GB"/>
          </w:rPr>
          <w:delText xml:space="preserve">)). As a consequence, deducing the proportion of immatures within a population from the observed proportion of adult males is not straightforward because the proportion of adults is not just twice as much as the observed proportion of adult males. </w:delText>
        </w:r>
        <w:commentRangeEnd w:id="652"/>
        <w:r w:rsidR="00B611DD" w:rsidDel="00B611DD">
          <w:rPr>
            <w:rStyle w:val="Marquedecommentaire"/>
          </w:rPr>
          <w:commentReference w:id="652"/>
        </w:r>
      </w:del>
      <w:del w:id="655" w:author="CAIZERGUES Alain" w:date="2023-06-21T16:36:00Z">
        <w:r w:rsidRPr="00EB6FAE" w:rsidDel="00601C28">
          <w:rPr>
            <w:lang w:val="en-GB"/>
          </w:rPr>
          <w:delText xml:space="preserve">There </w:delText>
        </w:r>
      </w:del>
      <w:r w:rsidR="00601C28">
        <w:rPr>
          <w:lang w:val="en-GB"/>
        </w:rPr>
        <w:t xml:space="preserve">We did not </w:t>
      </w:r>
      <w:del w:id="656" w:author="CAIZERGUES Alain" w:date="2023-06-21T16:36:00Z">
        <w:r w:rsidR="00601C28" w:rsidDel="00601C28">
          <w:rPr>
            <w:lang w:val="en-GB"/>
          </w:rPr>
          <w:delText xml:space="preserve">sook </w:delText>
        </w:r>
      </w:del>
      <w:r w:rsidR="00601C28">
        <w:rPr>
          <w:lang w:val="en-GB"/>
        </w:rPr>
        <w:t>s</w:t>
      </w:r>
      <w:del w:id="657" w:author="CAIZERGUES Alain" w:date="2023-06-21T16:37:00Z">
        <w:r w:rsidR="00601C28" w:rsidDel="00601C28">
          <w:rPr>
            <w:lang w:val="en-GB"/>
          </w:rPr>
          <w:delText>ee</w:delText>
        </w:r>
      </w:del>
      <w:ins w:id="658" w:author="CAIZERGUES Alain" w:date="2023-06-21T16:37:00Z">
        <w:r w:rsidR="00601C28">
          <w:rPr>
            <w:lang w:val="en-GB"/>
          </w:rPr>
          <w:t>ought</w:t>
        </w:r>
      </w:ins>
      <w:del w:id="659" w:author="CAIZERGUES Alain" w:date="2023-06-21T16:37:00Z">
        <w:r w:rsidR="00601C28" w:rsidDel="00601C28">
          <w:rPr>
            <w:lang w:val="en-GB"/>
          </w:rPr>
          <w:delText>k</w:delText>
        </w:r>
      </w:del>
      <w:r w:rsidR="00601C28">
        <w:rPr>
          <w:lang w:val="en-GB"/>
        </w:rPr>
        <w:t xml:space="preserve"> to</w:t>
      </w:r>
      <w:del w:id="660" w:author="CAIZERGUES Alain" w:date="2023-06-21T16:36:00Z">
        <w:r w:rsidR="00601C28" w:rsidDel="00601C28">
          <w:rPr>
            <w:lang w:val="en-GB"/>
          </w:rPr>
          <w:delText xml:space="preserve">e </w:delText>
        </w:r>
        <w:r w:rsidR="00601C28" w:rsidRPr="00EB6FAE" w:rsidDel="00601C28">
          <w:rPr>
            <w:lang w:val="en-GB"/>
          </w:rPr>
          <w:delText xml:space="preserve"> </w:delText>
        </w:r>
        <w:r w:rsidRPr="00EB6FAE" w:rsidDel="00601C28">
          <w:rPr>
            <w:lang w:val="en-GB"/>
          </w:rPr>
          <w:delText xml:space="preserve">were no counts </w:delText>
        </w:r>
      </w:del>
      <w:ins w:id="661" w:author="CAIZERGUES Alain" w:date="2023-06-21T16:36:00Z">
        <w:r w:rsidR="00601C28">
          <w:rPr>
            <w:lang w:val="en-GB"/>
          </w:rPr>
          <w:t xml:space="preserve"> assess the </w:t>
        </w:r>
      </w:ins>
      <w:del w:id="662" w:author="CAIZERGUES Alain" w:date="2023-06-21T16:36:00Z">
        <w:r w:rsidRPr="00EB6FAE" w:rsidDel="00601C28">
          <w:rPr>
            <w:lang w:val="en-GB"/>
          </w:rPr>
          <w:delText>differentiating male-like from female-like individuals</w:delText>
        </w:r>
      </w:del>
      <w:ins w:id="663" w:author="CAIZERGUES Alain" w:date="2023-06-21T16:36:00Z">
        <w:r w:rsidR="00601C28">
          <w:rPr>
            <w:lang w:val="en-GB"/>
          </w:rPr>
          <w:t>sex-ratio</w:t>
        </w:r>
      </w:ins>
      <w:r w:rsidRPr="00EB6FAE">
        <w:rPr>
          <w:lang w:val="en-GB"/>
        </w:rPr>
        <w:t xml:space="preserve"> </w:t>
      </w:r>
      <w:ins w:id="664" w:author="CAIZERGUES Alain" w:date="2023-06-21T16:37:00Z">
        <w:r w:rsidR="00601C28">
          <w:rPr>
            <w:lang w:val="en-GB"/>
          </w:rPr>
          <w:t>of breeding adults</w:t>
        </w:r>
      </w:ins>
      <w:ins w:id="665" w:author="CAIZERGUES Alain" w:date="2023-06-21T16:38:00Z">
        <w:r w:rsidR="001F49AF">
          <w:rPr>
            <w:lang w:val="en-GB"/>
          </w:rPr>
          <w:t xml:space="preserve"> through counts</w:t>
        </w:r>
      </w:ins>
      <w:ins w:id="666" w:author="CAIZERGUES Alain" w:date="2023-09-14T16:49:00Z">
        <w:r w:rsidR="00067574">
          <w:rPr>
            <w:lang w:val="en-GB"/>
          </w:rPr>
          <w:t>,</w:t>
        </w:r>
      </w:ins>
      <w:ins w:id="667" w:author="CAIZERGUES Alain" w:date="2023-06-21T16:38:00Z">
        <w:r w:rsidR="00601C28">
          <w:rPr>
            <w:lang w:val="en-GB"/>
          </w:rPr>
          <w:t xml:space="preserve"> but</w:t>
        </w:r>
      </w:ins>
      <w:del w:id="668" w:author="CAIZERGUES Alain" w:date="2023-06-21T16:37:00Z">
        <w:r w:rsidRPr="00EB6FAE" w:rsidDel="00601C28">
          <w:rPr>
            <w:lang w:val="en-GB"/>
          </w:rPr>
          <w:delText>during the breeding period to properly estimate adult sex ratio</w:delText>
        </w:r>
      </w:del>
      <w:del w:id="669" w:author="CAIZERGUES Alain" w:date="2023-06-21T16:38:00Z">
        <w:r w:rsidRPr="00EB6FAE" w:rsidDel="00601C28">
          <w:rPr>
            <w:lang w:val="en-GB"/>
          </w:rPr>
          <w:delText xml:space="preserve">. </w:delText>
        </w:r>
      </w:del>
      <w:del w:id="670" w:author="CAIZERGUES Alain" w:date="2023-06-13T11:16:00Z">
        <w:r w:rsidRPr="00EB6FAE" w:rsidDel="00B611DD">
          <w:rPr>
            <w:lang w:val="en-GB"/>
          </w:rPr>
          <w:delText xml:space="preserve">But </w:delText>
        </w:r>
      </w:del>
      <w:ins w:id="671" w:author="CAIZERGUES Alain" w:date="2023-06-13T11:17:00Z">
        <w:r w:rsidR="00EC2A5B">
          <w:rPr>
            <w:lang w:val="en-GB"/>
          </w:rPr>
          <w:t xml:space="preserve"> we determined the sex of</w:t>
        </w:r>
      </w:ins>
      <w:ins w:id="672" w:author="CAIZERGUES Alain" w:date="2023-06-13T11:16:00Z">
        <w:r w:rsidR="00B611DD">
          <w:rPr>
            <w:lang w:val="en-GB"/>
          </w:rPr>
          <w:t xml:space="preserve"> </w:t>
        </w:r>
      </w:ins>
      <w:ins w:id="673" w:author="CAIZERGUES Alain" w:date="2023-06-13T11:17:00Z">
        <w:r w:rsidR="00EC2A5B">
          <w:rPr>
            <w:lang w:val="en-GB"/>
          </w:rPr>
          <w:t xml:space="preserve">each adult </w:t>
        </w:r>
      </w:ins>
      <w:ins w:id="674" w:author="CAIZERGUES Alain" w:date="2023-06-13T11:18:00Z">
        <w:r w:rsidR="00EC2A5B">
          <w:rPr>
            <w:lang w:val="en-GB"/>
          </w:rPr>
          <w:t>that was</w:t>
        </w:r>
      </w:ins>
      <w:ins w:id="675" w:author="CAIZERGUES Alain" w:date="2023-06-13T11:17:00Z">
        <w:r w:rsidR="00EC2A5B">
          <w:rPr>
            <w:lang w:val="en-GB"/>
          </w:rPr>
          <w:t xml:space="preserve"> shot as part of the eradication programme </w:t>
        </w:r>
      </w:ins>
      <w:ins w:id="676" w:author="CAIZERGUES Alain" w:date="2023-06-13T11:18:00Z">
        <w:r w:rsidR="00EC2A5B">
          <w:rPr>
            <w:lang w:val="en-GB"/>
          </w:rPr>
          <w:t xml:space="preserve">both in </w:t>
        </w:r>
      </w:ins>
      <w:ins w:id="677" w:author="CAIZERGUES Alain" w:date="2023-06-13T11:21:00Z">
        <w:r w:rsidR="00EC2A5B">
          <w:rPr>
            <w:lang w:val="en-GB"/>
          </w:rPr>
          <w:t>Great Britain</w:t>
        </w:r>
      </w:ins>
      <w:ins w:id="678" w:author="CAIZERGUES Alain" w:date="2023-06-13T11:18:00Z">
        <w:r w:rsidR="00EC2A5B">
          <w:rPr>
            <w:lang w:val="en-GB"/>
          </w:rPr>
          <w:t xml:space="preserve"> and in France</w:t>
        </w:r>
      </w:ins>
      <w:del w:id="679" w:author="CAIZERGUES Alain" w:date="2023-06-13T11:18:00Z">
        <w:r w:rsidRPr="00EB6FAE" w:rsidDel="00EC2A5B">
          <w:rPr>
            <w:lang w:val="en-GB"/>
          </w:rPr>
          <w:delText>sex identification in adults from removals was available for both Ruddy duck populations</w:delText>
        </w:r>
      </w:del>
      <w:r w:rsidRPr="00EB6FAE">
        <w:rPr>
          <w:lang w:val="en-GB"/>
        </w:rPr>
        <w:t xml:space="preserve">. </w:t>
      </w:r>
      <w:ins w:id="680" w:author="CAIZERGUES Alain" w:date="2023-06-21T16:38:00Z">
        <w:r w:rsidR="001F49AF">
          <w:rPr>
            <w:lang w:val="en-GB"/>
          </w:rPr>
          <w:t xml:space="preserve"> </w:t>
        </w:r>
      </w:ins>
      <w:del w:id="681" w:author="CAIZERGUES Alain" w:date="2023-06-13T11:18:00Z">
        <w:r w:rsidRPr="00EB6FAE" w:rsidDel="00EC2A5B">
          <w:rPr>
            <w:lang w:val="en-GB"/>
          </w:rPr>
          <w:delText>However</w:delText>
        </w:r>
      </w:del>
      <w:ins w:id="682" w:author="CAIZERGUES Alain" w:date="2023-06-13T11:18:00Z">
        <w:r w:rsidR="00EC2A5B">
          <w:rPr>
            <w:lang w:val="en-GB"/>
          </w:rPr>
          <w:t>Nevertheless</w:t>
        </w:r>
      </w:ins>
      <w:r w:rsidRPr="00EB6FAE">
        <w:rPr>
          <w:lang w:val="en-GB"/>
        </w:rPr>
        <w:t xml:space="preserve">, the small population size in France prevented from getting </w:t>
      </w:r>
      <w:commentRangeStart w:id="683"/>
      <w:del w:id="684" w:author="CAIZERGUES Alain" w:date="2023-06-13T11:19:00Z">
        <w:r w:rsidRPr="00EB6FAE" w:rsidDel="00EC2A5B">
          <w:rPr>
            <w:lang w:val="en-GB"/>
          </w:rPr>
          <w:delText xml:space="preserve">precise </w:delText>
        </w:r>
      </w:del>
      <w:proofErr w:type="spellStart"/>
      <w:ins w:id="685" w:author="CAIZERGUES Alain" w:date="2023-06-13T11:19:00Z">
        <w:r w:rsidR="00EC2A5B">
          <w:rPr>
            <w:lang w:val="en-GB"/>
          </w:rPr>
          <w:t>robust</w:t>
        </w:r>
      </w:ins>
      <w:ins w:id="686" w:author="CAIZERGUES Alain" w:date="2023-09-21T16:20:00Z">
        <w:r w:rsidR="00510BCA">
          <w:rPr>
            <w:lang w:val="en-GB"/>
          </w:rPr>
          <w:t>s</w:t>
        </w:r>
      </w:ins>
      <w:proofErr w:type="spellEnd"/>
      <w:ins w:id="687" w:author="CAIZERGUES Alain" w:date="2023-06-13T11:19:00Z">
        <w:r w:rsidR="00EC2A5B" w:rsidRPr="00EB6FAE">
          <w:rPr>
            <w:lang w:val="en-GB"/>
          </w:rPr>
          <w:t xml:space="preserve"> </w:t>
        </w:r>
        <w:commentRangeEnd w:id="683"/>
        <w:r w:rsidR="00EC2A5B">
          <w:rPr>
            <w:rStyle w:val="Marquedecommentaire"/>
          </w:rPr>
          <w:commentReference w:id="683"/>
        </w:r>
      </w:ins>
      <w:r w:rsidRPr="00EB6FAE">
        <w:rPr>
          <w:lang w:val="en-GB"/>
        </w:rPr>
        <w:t>adult sex</w:t>
      </w:r>
      <w:ins w:id="688" w:author="CAIZERGUES Alain" w:date="2023-09-14T16:49:00Z">
        <w:r w:rsidR="00067574">
          <w:rPr>
            <w:lang w:val="en-GB"/>
          </w:rPr>
          <w:t>-</w:t>
        </w:r>
      </w:ins>
      <w:del w:id="689" w:author="CAIZERGUES Alain" w:date="2023-09-14T16:49:00Z">
        <w:r w:rsidRPr="00EB6FAE" w:rsidDel="00067574">
          <w:rPr>
            <w:lang w:val="en-GB"/>
          </w:rPr>
          <w:delText xml:space="preserve"> </w:delText>
        </w:r>
      </w:del>
      <w:r w:rsidRPr="00EB6FAE">
        <w:rPr>
          <w:lang w:val="en-GB"/>
        </w:rPr>
        <w:t>ratios</w:t>
      </w:r>
      <w:ins w:id="690" w:author="CAIZERGUES Alain" w:date="2023-06-13T11:19:00Z">
        <w:r w:rsidR="00EC2A5B">
          <w:rPr>
            <w:lang w:val="en-GB"/>
          </w:rPr>
          <w:t xml:space="preserve"> estimates</w:t>
        </w:r>
      </w:ins>
      <w:r w:rsidRPr="00EB6FAE">
        <w:rPr>
          <w:lang w:val="en-GB"/>
        </w:rPr>
        <w:t xml:space="preserve">. </w:t>
      </w:r>
      <w:ins w:id="691" w:author="CAIZERGUES Alain" w:date="2023-06-21T16:38:00Z">
        <w:r w:rsidR="001F49AF">
          <w:rPr>
            <w:lang w:val="en-GB"/>
          </w:rPr>
          <w:t xml:space="preserve"> </w:t>
        </w:r>
      </w:ins>
      <w:commentRangeStart w:id="692"/>
      <w:del w:id="693" w:author="CAIZERGUES Alain" w:date="2023-06-13T11:21:00Z">
        <w:r w:rsidRPr="00EB6FAE" w:rsidDel="00EC2A5B">
          <w:rPr>
            <w:lang w:val="en-GB"/>
          </w:rPr>
          <w:delText>A comparison over months i</w:delText>
        </w:r>
      </w:del>
      <w:ins w:id="694" w:author="CAIZERGUES Alain" w:date="2023-06-13T11:21:00Z">
        <w:r w:rsidR="00EC2A5B">
          <w:rPr>
            <w:lang w:val="en-GB"/>
          </w:rPr>
          <w:t>I</w:t>
        </w:r>
      </w:ins>
      <w:r w:rsidRPr="00EB6FAE">
        <w:rPr>
          <w:lang w:val="en-GB"/>
        </w:rPr>
        <w:t xml:space="preserve">n Great </w:t>
      </w:r>
      <w:del w:id="695" w:author="CAIZERGUES Alain" w:date="2023-09-21T16:20:00Z">
        <w:r w:rsidRPr="00EB6FAE" w:rsidDel="00510BCA">
          <w:rPr>
            <w:lang w:val="en-GB"/>
          </w:rPr>
          <w:delText>Britain</w:delText>
        </w:r>
      </w:del>
      <w:ins w:id="696" w:author="CAIZERGUES Alain" w:date="2023-09-21T16:20:00Z">
        <w:r w:rsidR="00510BCA" w:rsidRPr="00EB6FAE">
          <w:rPr>
            <w:lang w:val="en-GB"/>
          </w:rPr>
          <w:t>Britain,</w:t>
        </w:r>
      </w:ins>
      <w:r w:rsidRPr="00EB6FAE">
        <w:rPr>
          <w:lang w:val="en-GB"/>
        </w:rPr>
        <w:t xml:space="preserve"> </w:t>
      </w:r>
      <w:ins w:id="697" w:author="CAIZERGUES Alain" w:date="2023-06-13T11:22:00Z">
        <w:r w:rsidR="00EC2A5B">
          <w:rPr>
            <w:lang w:val="en-GB"/>
          </w:rPr>
          <w:t xml:space="preserve">the sex </w:t>
        </w:r>
      </w:ins>
      <w:del w:id="698" w:author="CAIZERGUES Alain" w:date="2023-06-13T11:21:00Z">
        <w:r w:rsidRPr="00EB6FAE" w:rsidDel="00EC2A5B">
          <w:rPr>
            <w:lang w:val="en-GB"/>
          </w:rPr>
          <w:delText xml:space="preserve">showed no difference in </w:delText>
        </w:r>
      </w:del>
      <w:del w:id="699" w:author="CAIZERGUES Alain" w:date="2023-06-13T11:22:00Z">
        <w:r w:rsidRPr="00EB6FAE" w:rsidDel="00EC2A5B">
          <w:rPr>
            <w:lang w:val="en-GB"/>
          </w:rPr>
          <w:delText>proportion of males in adults</w:delText>
        </w:r>
      </w:del>
      <w:ins w:id="700" w:author="CAIZERGUES Alain" w:date="2023-06-13T11:22:00Z">
        <w:r w:rsidR="00EC2A5B">
          <w:rPr>
            <w:lang w:val="en-GB"/>
          </w:rPr>
          <w:t>ratio of adults</w:t>
        </w:r>
      </w:ins>
      <w:ins w:id="701" w:author="CAIZERGUES Alain" w:date="2023-06-13T11:21:00Z">
        <w:r w:rsidR="00EC2A5B">
          <w:rPr>
            <w:lang w:val="en-GB"/>
          </w:rPr>
          <w:t xml:space="preserve"> did not differ among months</w:t>
        </w:r>
      </w:ins>
      <w:r w:rsidRPr="00EB6FAE">
        <w:rPr>
          <w:lang w:val="en-GB"/>
        </w:rPr>
        <w:t xml:space="preserve">, so data from adults collected over the whole </w:t>
      </w:r>
      <w:ins w:id="702" w:author="CAIZERGUES Alain" w:date="2023-06-21T16:40:00Z">
        <w:r w:rsidR="001F49AF">
          <w:rPr>
            <w:lang w:val="en-GB"/>
          </w:rPr>
          <w:t xml:space="preserve">biological </w:t>
        </w:r>
      </w:ins>
      <w:del w:id="703" w:author="CAIZERGUES Alain" w:date="2023-06-21T16:40:00Z">
        <w:r w:rsidRPr="00EB6FAE" w:rsidDel="001F49AF">
          <w:rPr>
            <w:lang w:val="en-GB"/>
          </w:rPr>
          <w:delText xml:space="preserve">year </w:delText>
        </w:r>
      </w:del>
      <w:ins w:id="704" w:author="CAIZERGUES Alain" w:date="2023-06-21T16:40:00Z">
        <w:r w:rsidR="001F49AF">
          <w:rPr>
            <w:lang w:val="en-GB"/>
          </w:rPr>
          <w:t xml:space="preserve">cycle </w:t>
        </w:r>
      </w:ins>
      <w:commentRangeStart w:id="705"/>
      <w:r w:rsidRPr="00EB6FAE">
        <w:rPr>
          <w:lang w:val="en-GB"/>
        </w:rPr>
        <w:t xml:space="preserve">were </w:t>
      </w:r>
      <w:ins w:id="706" w:author="CAIZERGUES Alain" w:date="2023-06-21T16:39:00Z">
        <w:r w:rsidR="001F49AF">
          <w:rPr>
            <w:lang w:val="en-GB"/>
          </w:rPr>
          <w:t xml:space="preserve">pooled </w:t>
        </w:r>
        <w:commentRangeEnd w:id="705"/>
        <w:r w:rsidR="001F49AF">
          <w:rPr>
            <w:rStyle w:val="Marquedecommentaire"/>
          </w:rPr>
          <w:commentReference w:id="705"/>
        </w:r>
        <w:r w:rsidR="001F49AF">
          <w:rPr>
            <w:lang w:val="en-GB"/>
          </w:rPr>
          <w:t xml:space="preserve">to </w:t>
        </w:r>
      </w:ins>
      <w:del w:id="707" w:author="CAIZERGUES Alain" w:date="2023-06-21T16:39:00Z">
        <w:r w:rsidRPr="00EB6FAE" w:rsidDel="001F49AF">
          <w:rPr>
            <w:lang w:val="en-GB"/>
          </w:rPr>
          <w:delText xml:space="preserve">used to </w:delText>
        </w:r>
      </w:del>
      <w:r w:rsidRPr="00EB6FAE">
        <w:rPr>
          <w:lang w:val="en-GB"/>
        </w:rPr>
        <w:t xml:space="preserve">estimate </w:t>
      </w:r>
      <w:del w:id="708" w:author="CAIZERGUES Alain" w:date="2023-09-14T16:49:00Z">
        <w:r w:rsidRPr="00EB6FAE" w:rsidDel="00067574">
          <w:rPr>
            <w:lang w:val="en-GB"/>
          </w:rPr>
          <w:delText xml:space="preserve">the proportion of </w:delText>
        </w:r>
      </w:del>
      <w:ins w:id="709" w:author="CAIZERGUES Alain" w:date="2023-06-21T16:40:00Z">
        <w:r w:rsidR="001F49AF">
          <w:rPr>
            <w:lang w:val="en-GB"/>
          </w:rPr>
          <w:t xml:space="preserve">adult </w:t>
        </w:r>
      </w:ins>
      <w:ins w:id="710" w:author="CAIZERGUES Alain" w:date="2023-06-21T16:41:00Z">
        <w:r w:rsidR="001F49AF">
          <w:rPr>
            <w:lang w:val="en-GB"/>
          </w:rPr>
          <w:t>sex-ratios</w:t>
        </w:r>
      </w:ins>
      <w:del w:id="711" w:author="CAIZERGUES Alain" w:date="2023-06-21T16:41:00Z">
        <w:r w:rsidRPr="00EB6FAE" w:rsidDel="001F49AF">
          <w:rPr>
            <w:lang w:val="en-GB"/>
          </w:rPr>
          <w:delText>males in adults</w:delText>
        </w:r>
        <w:commentRangeEnd w:id="692"/>
        <w:r w:rsidR="00EC2A5B" w:rsidDel="001F49AF">
          <w:rPr>
            <w:rStyle w:val="Marquedecommentaire"/>
          </w:rPr>
          <w:commentReference w:id="692"/>
        </w:r>
      </w:del>
      <w:r w:rsidRPr="00EB6FAE">
        <w:rPr>
          <w:lang w:val="en-GB"/>
        </w:rPr>
        <w:t xml:space="preserve">. </w:t>
      </w:r>
      <w:ins w:id="712" w:author="CAIZERGUES Alain" w:date="2023-06-21T16:39:00Z">
        <w:r w:rsidR="001F49AF">
          <w:rPr>
            <w:lang w:val="en-GB"/>
          </w:rPr>
          <w:t xml:space="preserve"> </w:t>
        </w:r>
      </w:ins>
      <w:ins w:id="713" w:author="CAIZERGUES Alain" w:date="2023-06-21T16:41:00Z">
        <w:r w:rsidR="001F49AF">
          <w:rPr>
            <w:lang w:val="en-GB"/>
          </w:rPr>
          <w:t xml:space="preserve">Among </w:t>
        </w:r>
      </w:ins>
      <w:ins w:id="714" w:author="CAIZERGUES Alain" w:date="2023-06-21T16:44:00Z">
        <w:r w:rsidR="001F49AF">
          <w:rPr>
            <w:lang w:val="en-GB"/>
          </w:rPr>
          <w:t xml:space="preserve">samples of more than 500 </w:t>
        </w:r>
      </w:ins>
      <w:ins w:id="715" w:author="CAIZERGUES Alain" w:date="2023-06-21T16:41:00Z">
        <w:r w:rsidR="001F49AF">
          <w:rPr>
            <w:lang w:val="en-GB"/>
          </w:rPr>
          <w:t xml:space="preserve">adults, </w:t>
        </w:r>
      </w:ins>
      <w:del w:id="716" w:author="CAIZERGUES Alain" w:date="2023-06-21T16:41:00Z">
        <w:r w:rsidRPr="00EB6FAE" w:rsidDel="001F49AF">
          <w:rPr>
            <w:lang w:val="en-GB"/>
          </w:rPr>
          <w:delText>A comparison of p</w:delText>
        </w:r>
      </w:del>
      <w:ins w:id="717" w:author="CAIZERGUES Alain" w:date="2023-06-21T16:41:00Z">
        <w:r w:rsidR="001F49AF">
          <w:rPr>
            <w:lang w:val="en-GB"/>
          </w:rPr>
          <w:t>p</w:t>
        </w:r>
      </w:ins>
      <w:r w:rsidRPr="00EB6FAE">
        <w:rPr>
          <w:lang w:val="en-GB"/>
        </w:rPr>
        <w:t xml:space="preserve">roportion of males in </w:t>
      </w:r>
      <w:del w:id="718" w:author="CAIZERGUES Alain" w:date="2023-06-21T16:42:00Z">
        <w:r w:rsidRPr="00EB6FAE" w:rsidDel="001F49AF">
          <w:rPr>
            <w:lang w:val="en-GB"/>
          </w:rPr>
          <w:delText xml:space="preserve">adults </w:delText>
        </w:r>
      </w:del>
      <w:ins w:id="719" w:author="CAIZERGUES Alain" w:date="2023-06-21T16:42:00Z">
        <w:r w:rsidR="001F49AF">
          <w:rPr>
            <w:lang w:val="en-GB"/>
          </w:rPr>
          <w:t xml:space="preserve">did not </w:t>
        </w:r>
      </w:ins>
      <w:ins w:id="720" w:author="CAIZERGUES Alain" w:date="2023-06-21T16:44:00Z">
        <w:r w:rsidR="001F49AF">
          <w:rPr>
            <w:lang w:val="en-GB"/>
          </w:rPr>
          <w:t xml:space="preserve">statistically </w:t>
        </w:r>
      </w:ins>
      <w:ins w:id="721" w:author="CAIZERGUES Alain" w:date="2023-06-21T16:42:00Z">
        <w:r w:rsidR="001F49AF">
          <w:rPr>
            <w:lang w:val="en-GB"/>
          </w:rPr>
          <w:t xml:space="preserve">differ </w:t>
        </w:r>
        <w:r w:rsidR="001F49AF">
          <w:rPr>
            <w:lang w:val="en-GB"/>
          </w:rPr>
          <w:lastRenderedPageBreak/>
          <w:t>between year</w:t>
        </w:r>
      </w:ins>
      <w:ins w:id="722" w:author="CAIZERGUES Alain" w:date="2023-06-21T16:45:00Z">
        <w:r w:rsidR="001F49AF">
          <w:rPr>
            <w:lang w:val="en-GB"/>
          </w:rPr>
          <w:t>s</w:t>
        </w:r>
      </w:ins>
      <w:del w:id="723" w:author="CAIZERGUES Alain" w:date="2023-06-21T16:42:00Z">
        <w:r w:rsidRPr="00EB6FAE" w:rsidDel="001F49AF">
          <w:rPr>
            <w:lang w:val="en-GB"/>
          </w:rPr>
          <w:delText xml:space="preserve">among years with </w:delText>
        </w:r>
      </w:del>
      <w:del w:id="724" w:author="CAIZERGUES Alain" w:date="2023-06-21T16:44:00Z">
        <w:r w:rsidRPr="00EB6FAE" w:rsidDel="001F49AF">
          <w:rPr>
            <w:lang w:val="en-GB"/>
          </w:rPr>
          <w:delText>more than 500 samples did not exhibit significant interannual differences</w:delText>
        </w:r>
      </w:del>
      <w:r w:rsidRPr="00EB6FAE">
        <w:rPr>
          <w:lang w:val="en-GB"/>
        </w:rPr>
        <w:t xml:space="preserve">. </w:t>
      </w:r>
      <w:ins w:id="725" w:author="CAIZERGUES Alain" w:date="2023-06-21T16:40:00Z">
        <w:r w:rsidR="001F49AF">
          <w:rPr>
            <w:lang w:val="en-GB"/>
          </w:rPr>
          <w:t xml:space="preserve"> </w:t>
        </w:r>
      </w:ins>
      <w:ins w:id="726" w:author="CAIZERGUES Alain" w:date="2023-06-21T16:45:00Z">
        <w:r w:rsidR="001F49AF">
          <w:rPr>
            <w:lang w:val="en-GB"/>
          </w:rPr>
          <w:t xml:space="preserve">This is consistent with previous finding showing </w:t>
        </w:r>
      </w:ins>
      <w:ins w:id="727" w:author="CAIZERGUES Alain" w:date="2023-06-21T16:44:00Z">
        <w:r w:rsidR="001F49AF">
          <w:rPr>
            <w:lang w:val="en-GB"/>
          </w:rPr>
          <w:t>t</w:t>
        </w:r>
      </w:ins>
      <w:ins w:id="728" w:author="CAIZERGUES Alain" w:date="2023-06-21T16:45:00Z">
        <w:r w:rsidR="001F49AF">
          <w:rPr>
            <w:lang w:val="en-GB"/>
          </w:rPr>
          <w:t>hat in</w:t>
        </w:r>
      </w:ins>
      <w:ins w:id="729" w:author="CAIZERGUES Alain" w:date="2023-06-21T16:44:00Z">
        <w:r w:rsidR="001F49AF">
          <w:rPr>
            <w:lang w:val="en-GB"/>
          </w:rPr>
          <w:t xml:space="preserve"> ducks</w:t>
        </w:r>
      </w:ins>
      <w:ins w:id="730" w:author="CAIZERGUES Alain" w:date="2023-07-03T15:22:00Z">
        <w:r w:rsidR="006427E4">
          <w:rPr>
            <w:lang w:val="en-GB"/>
          </w:rPr>
          <w:t>,</w:t>
        </w:r>
      </w:ins>
      <w:del w:id="731" w:author="CAIZERGUES Alain" w:date="2023-06-21T16:45:00Z">
        <w:r w:rsidRPr="00EB6FAE" w:rsidDel="001F49AF">
          <w:rPr>
            <w:lang w:val="en-GB"/>
          </w:rPr>
          <w:delText>Even</w:delText>
        </w:r>
      </w:del>
      <w:ins w:id="732" w:author="CAIZERGUES Alain" w:date="2023-06-21T16:45:00Z">
        <w:r w:rsidR="001F49AF">
          <w:rPr>
            <w:lang w:val="en-GB"/>
          </w:rPr>
          <w:t xml:space="preserve"> despite</w:t>
        </w:r>
      </w:ins>
      <w:r w:rsidRPr="00EB6FAE">
        <w:rPr>
          <w:lang w:val="en-GB"/>
        </w:rPr>
        <w:t xml:space="preserve"> </w:t>
      </w:r>
      <w:ins w:id="733" w:author="CAIZERGUES Alain" w:date="2023-09-14T16:50:00Z">
        <w:r w:rsidR="00067574">
          <w:rPr>
            <w:lang w:val="en-GB"/>
          </w:rPr>
          <w:t xml:space="preserve">variations in adults </w:t>
        </w:r>
      </w:ins>
      <w:del w:id="734" w:author="CAIZERGUES Alain" w:date="2023-07-03T15:22:00Z">
        <w:r w:rsidRPr="00EB6FAE" w:rsidDel="006427E4">
          <w:rPr>
            <w:lang w:val="en-GB"/>
          </w:rPr>
          <w:delText xml:space="preserve">if </w:delText>
        </w:r>
      </w:del>
      <w:del w:id="735" w:author="CAIZERGUES Alain" w:date="2023-06-21T16:45:00Z">
        <w:r w:rsidRPr="00EB6FAE" w:rsidDel="001F49AF">
          <w:rPr>
            <w:lang w:val="en-GB"/>
          </w:rPr>
          <w:delText xml:space="preserve">the adult </w:delText>
        </w:r>
      </w:del>
      <w:r w:rsidRPr="00EB6FAE">
        <w:rPr>
          <w:lang w:val="en-GB"/>
        </w:rPr>
        <w:t>sex</w:t>
      </w:r>
      <w:ins w:id="736" w:author="CAIZERGUES Alain" w:date="2023-09-14T16:50:00Z">
        <w:r w:rsidR="00067574">
          <w:rPr>
            <w:lang w:val="en-GB"/>
          </w:rPr>
          <w:t>-</w:t>
        </w:r>
      </w:ins>
      <w:del w:id="737" w:author="CAIZERGUES Alain" w:date="2023-09-14T16:50:00Z">
        <w:r w:rsidRPr="00EB6FAE" w:rsidDel="00067574">
          <w:rPr>
            <w:lang w:val="en-GB"/>
          </w:rPr>
          <w:delText xml:space="preserve"> </w:delText>
        </w:r>
      </w:del>
      <w:r w:rsidRPr="00EB6FAE">
        <w:rPr>
          <w:lang w:val="en-GB"/>
        </w:rPr>
        <w:t>ratio</w:t>
      </w:r>
      <w:ins w:id="738" w:author="CAIZERGUES Alain" w:date="2023-09-14T16:50:00Z">
        <w:r w:rsidR="00067574">
          <w:rPr>
            <w:lang w:val="en-GB"/>
          </w:rPr>
          <w:t>s</w:t>
        </w:r>
      </w:ins>
      <w:r w:rsidRPr="00EB6FAE">
        <w:rPr>
          <w:lang w:val="en-GB"/>
        </w:rPr>
        <w:t xml:space="preserve"> </w:t>
      </w:r>
      <w:ins w:id="739" w:author="CAIZERGUES Alain" w:date="2023-06-21T16:45:00Z">
        <w:r w:rsidR="001F49AF">
          <w:rPr>
            <w:lang w:val="en-GB"/>
          </w:rPr>
          <w:t>c</w:t>
        </w:r>
      </w:ins>
      <w:ins w:id="740" w:author="CAIZERGUES Alain" w:date="2023-06-21T16:46:00Z">
        <w:r w:rsidR="001F49AF">
          <w:rPr>
            <w:lang w:val="en-GB"/>
          </w:rPr>
          <w:t xml:space="preserve">an </w:t>
        </w:r>
      </w:ins>
      <w:del w:id="741" w:author="CAIZERGUES Alain" w:date="2023-06-21T16:46:00Z">
        <w:r w:rsidRPr="00EB6FAE" w:rsidDel="001F49AF">
          <w:rPr>
            <w:lang w:val="en-GB"/>
          </w:rPr>
          <w:delText xml:space="preserve">may </w:delText>
        </w:r>
      </w:del>
      <w:del w:id="742" w:author="CAIZERGUES Alain" w:date="2023-09-14T16:50:00Z">
        <w:r w:rsidRPr="00EB6FAE" w:rsidDel="00067574">
          <w:rPr>
            <w:lang w:val="en-GB"/>
          </w:rPr>
          <w:delText>vary over</w:delText>
        </w:r>
      </w:del>
      <w:ins w:id="743" w:author="CAIZERGUES Alain" w:date="2023-09-14T16:50:00Z">
        <w:r w:rsidR="00067574">
          <w:rPr>
            <w:lang w:val="en-GB"/>
          </w:rPr>
          <w:t>occur over</w:t>
        </w:r>
      </w:ins>
      <w:r w:rsidRPr="00EB6FAE">
        <w:rPr>
          <w:lang w:val="en-GB"/>
        </w:rPr>
        <w:t xml:space="preserve"> </w:t>
      </w:r>
      <w:ins w:id="744" w:author="CAIZERGUES Alain" w:date="2023-06-21T16:43:00Z">
        <w:r w:rsidR="001F49AF">
          <w:rPr>
            <w:lang w:val="en-GB"/>
          </w:rPr>
          <w:t xml:space="preserve">the </w:t>
        </w:r>
      </w:ins>
      <w:del w:id="745" w:author="CAIZERGUES Alain" w:date="2023-06-21T16:43:00Z">
        <w:r w:rsidRPr="00EB6FAE" w:rsidDel="001F49AF">
          <w:rPr>
            <w:lang w:val="en-GB"/>
          </w:rPr>
          <w:delText xml:space="preserve">a </w:delText>
        </w:r>
      </w:del>
      <w:r w:rsidRPr="00EB6FAE">
        <w:rPr>
          <w:lang w:val="en-GB"/>
        </w:rPr>
        <w:t>long</w:t>
      </w:r>
      <w:ins w:id="746" w:author="CAIZERGUES Alain" w:date="2023-09-14T16:50:00Z">
        <w:r w:rsidR="00067574">
          <w:rPr>
            <w:lang w:val="en-GB"/>
          </w:rPr>
          <w:t>-</w:t>
        </w:r>
      </w:ins>
      <w:del w:id="747" w:author="CAIZERGUES Alain" w:date="2023-09-14T16:50:00Z">
        <w:r w:rsidRPr="00EB6FAE" w:rsidDel="00067574">
          <w:rPr>
            <w:lang w:val="en-GB"/>
          </w:rPr>
          <w:delText xml:space="preserve"> </w:delText>
        </w:r>
      </w:del>
      <w:del w:id="748" w:author="CAIZERGUES Alain" w:date="2023-06-21T16:43:00Z">
        <w:r w:rsidRPr="00EB6FAE" w:rsidDel="001F49AF">
          <w:rPr>
            <w:lang w:val="en-GB"/>
          </w:rPr>
          <w:delText xml:space="preserve">time </w:delText>
        </w:r>
      </w:del>
      <w:ins w:id="749" w:author="CAIZERGUES Alain" w:date="2023-06-21T16:43:00Z">
        <w:r w:rsidR="001F49AF" w:rsidRPr="00EB6FAE">
          <w:rPr>
            <w:lang w:val="en-GB"/>
          </w:rPr>
          <w:t>t</w:t>
        </w:r>
        <w:r w:rsidR="001F49AF">
          <w:rPr>
            <w:lang w:val="en-GB"/>
          </w:rPr>
          <w:t>erm</w:t>
        </w:r>
      </w:ins>
      <w:ins w:id="750" w:author="CAIZERGUES Alain" w:date="2023-06-21T16:46:00Z">
        <w:r w:rsidR="001F49AF">
          <w:rPr>
            <w:lang w:val="en-GB"/>
          </w:rPr>
          <w:t>,</w:t>
        </w:r>
      </w:ins>
      <w:del w:id="751" w:author="CAIZERGUES Alain" w:date="2023-06-21T16:46:00Z">
        <w:r w:rsidRPr="00EB6FAE" w:rsidDel="001F49AF">
          <w:rPr>
            <w:lang w:val="en-GB"/>
          </w:rPr>
          <w:delText xml:space="preserve">range, </w:delText>
        </w:r>
      </w:del>
      <w:ins w:id="752" w:author="CAIZERGUES Alain" w:date="2023-06-21T16:46:00Z">
        <w:r w:rsidR="001F49AF">
          <w:rPr>
            <w:lang w:val="en-GB"/>
          </w:rPr>
          <w:t xml:space="preserve"> </w:t>
        </w:r>
      </w:ins>
      <w:del w:id="753" w:author="CAIZERGUES Alain" w:date="2023-09-14T16:50:00Z">
        <w:r w:rsidRPr="00EB6FAE" w:rsidDel="00067574">
          <w:rPr>
            <w:lang w:val="en-GB"/>
          </w:rPr>
          <w:delText xml:space="preserve">it </w:delText>
        </w:r>
      </w:del>
      <w:ins w:id="754" w:author="CAIZERGUES Alain" w:date="2023-09-14T16:50:00Z">
        <w:r w:rsidR="00067574">
          <w:rPr>
            <w:lang w:val="en-GB"/>
          </w:rPr>
          <w:t>they</w:t>
        </w:r>
        <w:r w:rsidR="00067574" w:rsidRPr="00EB6FAE">
          <w:rPr>
            <w:lang w:val="en-GB"/>
          </w:rPr>
          <w:t xml:space="preserve"> </w:t>
        </w:r>
      </w:ins>
      <w:ins w:id="755" w:author="CAIZERGUES Alain" w:date="2023-06-21T16:47:00Z">
        <w:r w:rsidR="001F49AF">
          <w:rPr>
            <w:lang w:val="en-GB"/>
          </w:rPr>
          <w:t>usually displays</w:t>
        </w:r>
      </w:ins>
      <w:ins w:id="756" w:author="CAIZERGUES Alain" w:date="2023-06-21T16:46:00Z">
        <w:r w:rsidR="001F49AF">
          <w:rPr>
            <w:lang w:val="en-GB"/>
          </w:rPr>
          <w:t xml:space="preserve"> a </w:t>
        </w:r>
      </w:ins>
      <w:del w:id="757" w:author="CAIZERGUES Alain" w:date="2023-06-21T16:46:00Z">
        <w:r w:rsidRPr="00EB6FAE" w:rsidDel="001F49AF">
          <w:rPr>
            <w:lang w:val="en-GB"/>
          </w:rPr>
          <w:delText xml:space="preserve">is </w:delText>
        </w:r>
      </w:del>
      <w:ins w:id="758" w:author="CAIZERGUES Alain" w:date="2023-06-21T16:46:00Z">
        <w:r w:rsidR="001F49AF">
          <w:rPr>
            <w:lang w:val="en-GB"/>
          </w:rPr>
          <w:t>hi</w:t>
        </w:r>
      </w:ins>
      <w:ins w:id="759" w:author="CAIZERGUES Alain" w:date="2023-06-21T16:47:00Z">
        <w:r w:rsidR="001F49AF">
          <w:rPr>
            <w:lang w:val="en-GB"/>
          </w:rPr>
          <w:t xml:space="preserve">gh </w:t>
        </w:r>
      </w:ins>
      <w:del w:id="760" w:author="CAIZERGUES Alain" w:date="2023-06-21T16:46:00Z">
        <w:r w:rsidRPr="00EB6FAE" w:rsidDel="001F49AF">
          <w:rPr>
            <w:lang w:val="en-GB"/>
          </w:rPr>
          <w:delText xml:space="preserve">relatively </w:delText>
        </w:r>
      </w:del>
      <w:r w:rsidRPr="00EB6FAE">
        <w:rPr>
          <w:lang w:val="en-GB"/>
        </w:rPr>
        <w:t>stab</w:t>
      </w:r>
      <w:ins w:id="761" w:author="CAIZERGUES Alain" w:date="2023-06-21T16:47:00Z">
        <w:r w:rsidR="001F49AF">
          <w:rPr>
            <w:lang w:val="en-GB"/>
          </w:rPr>
          <w:t xml:space="preserve">ility </w:t>
        </w:r>
      </w:ins>
      <w:del w:id="762" w:author="CAIZERGUES Alain" w:date="2023-06-21T16:47:00Z">
        <w:r w:rsidRPr="00EB6FAE" w:rsidDel="001F49AF">
          <w:rPr>
            <w:lang w:val="en-GB"/>
          </w:rPr>
          <w:delText xml:space="preserve">le </w:delText>
        </w:r>
      </w:del>
      <w:ins w:id="763" w:author="CAIZERGUES Alain" w:date="2023-06-21T16:47:00Z">
        <w:r w:rsidR="001F49AF">
          <w:rPr>
            <w:lang w:val="en-GB"/>
          </w:rPr>
          <w:t>over the short-term</w:t>
        </w:r>
      </w:ins>
      <w:del w:id="764" w:author="CAIZERGUES Alain" w:date="2023-06-21T16:47:00Z">
        <w:r w:rsidRPr="00EB6FAE" w:rsidDel="001F49AF">
          <w:rPr>
            <w:lang w:val="en-GB"/>
          </w:rPr>
          <w:delText>over a few years</w:delText>
        </w:r>
      </w:del>
      <w:r w:rsidRPr="00EB6FAE">
        <w:rPr>
          <w:lang w:val="en-GB"/>
        </w:rPr>
        <w:t xml:space="preserve"> (</w:t>
      </w:r>
      <w:r w:rsidR="00B83782">
        <w:fldChar w:fldCharType="begin"/>
      </w:r>
      <w:r w:rsidR="00B83782" w:rsidRPr="00B83782">
        <w:rPr>
          <w:lang w:val="en-GB"/>
          <w:rPrChange w:id="765" w:author="CAIZERGUES Alain" w:date="2023-06-13T10:56:00Z">
            <w:rPr/>
          </w:rPrChange>
        </w:rPr>
        <w:instrText xml:space="preserve"> HYPERLINK \l "ref-Wood2021" \h </w:instrText>
      </w:r>
      <w:r w:rsidR="00B83782">
        <w:fldChar w:fldCharType="separate"/>
      </w:r>
      <w:r w:rsidRPr="00EB6FAE">
        <w:rPr>
          <w:rStyle w:val="Lienhypertexte"/>
          <w:lang w:val="en-GB"/>
        </w:rPr>
        <w:t>Wood et al., 2021</w:t>
      </w:r>
      <w:r w:rsidR="00B83782">
        <w:rPr>
          <w:rStyle w:val="Lienhypertexte"/>
          <w:lang w:val="en-GB"/>
        </w:rPr>
        <w:fldChar w:fldCharType="end"/>
      </w:r>
      <w:r w:rsidRPr="00EB6FAE">
        <w:rPr>
          <w:lang w:val="en-GB"/>
        </w:rPr>
        <w:t xml:space="preserve">). </w:t>
      </w:r>
      <w:ins w:id="766" w:author="CAIZERGUES Alain" w:date="2023-09-14T16:51:00Z">
        <w:r w:rsidR="00067574">
          <w:rPr>
            <w:lang w:val="en-GB"/>
          </w:rPr>
          <w:t xml:space="preserve"> </w:t>
        </w:r>
      </w:ins>
      <w:del w:id="767" w:author="CAIZERGUES Alain" w:date="2023-06-21T16:48:00Z">
        <w:r w:rsidRPr="00EB6FAE" w:rsidDel="001F49AF">
          <w:rPr>
            <w:lang w:val="en-GB"/>
          </w:rPr>
          <w:delText>As a consequence</w:delText>
        </w:r>
      </w:del>
      <w:ins w:id="768" w:author="CAIZERGUES Alain" w:date="2023-06-21T16:48:00Z">
        <w:r w:rsidR="001F49AF">
          <w:rPr>
            <w:lang w:val="en-GB"/>
          </w:rPr>
          <w:t>Therefore</w:t>
        </w:r>
      </w:ins>
      <w:r w:rsidRPr="00EB6FAE">
        <w:rPr>
          <w:lang w:val="en-GB"/>
        </w:rPr>
        <w:t xml:space="preserve">, </w:t>
      </w:r>
      <w:ins w:id="769" w:author="CAIZERGUES Alain" w:date="2023-06-21T16:48:00Z">
        <w:r w:rsidR="001F49AF">
          <w:rPr>
            <w:lang w:val="en-GB"/>
          </w:rPr>
          <w:t xml:space="preserve">we </w:t>
        </w:r>
        <w:r w:rsidR="00084658">
          <w:rPr>
            <w:lang w:val="en-GB"/>
          </w:rPr>
          <w:t xml:space="preserve">pooled </w:t>
        </w:r>
        <w:r w:rsidR="001F49AF">
          <w:rPr>
            <w:lang w:val="en-GB"/>
          </w:rPr>
          <w:t xml:space="preserve">data </w:t>
        </w:r>
      </w:ins>
      <w:del w:id="770" w:author="CAIZERGUES Alain" w:date="2023-06-21T16:48:00Z">
        <w:r w:rsidRPr="00EB6FAE" w:rsidDel="001F49AF">
          <w:rPr>
            <w:lang w:val="en-GB"/>
          </w:rPr>
          <w:delText xml:space="preserve">removal data </w:delText>
        </w:r>
      </w:del>
      <w:r w:rsidRPr="00EB6FAE">
        <w:rPr>
          <w:lang w:val="en-GB"/>
        </w:rPr>
        <w:t xml:space="preserve">from all adults </w:t>
      </w:r>
      <w:ins w:id="771" w:author="CAIZERGUES Alain" w:date="2023-06-21T16:49:00Z">
        <w:r w:rsidR="00084658">
          <w:rPr>
            <w:lang w:val="en-GB"/>
          </w:rPr>
          <w:t xml:space="preserve">shot as part as the control programme to </w:t>
        </w:r>
      </w:ins>
      <w:del w:id="772" w:author="CAIZERGUES Alain" w:date="2023-06-21T16:49:00Z">
        <w:r w:rsidRPr="00EB6FAE" w:rsidDel="00084658">
          <w:rPr>
            <w:lang w:val="en-GB"/>
          </w:rPr>
          <w:delText xml:space="preserve">were pooled </w:delText>
        </w:r>
      </w:del>
      <w:del w:id="773" w:author="CAIZERGUES Alain" w:date="2023-07-03T15:22:00Z">
        <w:r w:rsidRPr="00EB6FAE" w:rsidDel="006427E4">
          <w:rPr>
            <w:lang w:val="en-GB"/>
          </w:rPr>
          <w:delText xml:space="preserve">to </w:delText>
        </w:r>
      </w:del>
      <w:r w:rsidRPr="00EB6FAE">
        <w:rPr>
          <w:lang w:val="en-GB"/>
        </w:rPr>
        <w:t xml:space="preserve">estimate </w:t>
      </w:r>
      <w:ins w:id="774" w:author="CAIZERGUES Alain" w:date="2023-06-21T16:49:00Z">
        <w:r w:rsidR="00084658">
          <w:rPr>
            <w:lang w:val="en-GB"/>
          </w:rPr>
          <w:t xml:space="preserve">the </w:t>
        </w:r>
      </w:ins>
      <w:del w:id="775" w:author="CAIZERGUES Alain" w:date="2023-06-21T16:49:00Z">
        <w:r w:rsidRPr="00EB6FAE" w:rsidDel="00084658">
          <w:rPr>
            <w:lang w:val="en-GB"/>
          </w:rPr>
          <w:delText>the proportion of males in adults</w:delText>
        </w:r>
      </w:del>
      <w:ins w:id="776" w:author="CAIZERGUES Alain" w:date="2023-06-21T16:49:00Z">
        <w:r w:rsidR="00084658">
          <w:rPr>
            <w:lang w:val="en-GB"/>
          </w:rPr>
          <w:t>sex-ratio</w:t>
        </w:r>
      </w:ins>
      <w:r w:rsidRPr="00EB6FAE">
        <w:rPr>
          <w:lang w:val="en-GB"/>
        </w:rPr>
        <w:t>, see Equation (2.1).</w:t>
      </w:r>
    </w:p>
    <w:p w14:paraId="309B7681" w14:textId="1D4C3694" w:rsidR="001C3D06" w:rsidRPr="00EB6FAE" w:rsidRDefault="001C3D06">
      <w:pPr>
        <w:pStyle w:val="Corpsdetexte"/>
        <w:spacing w:line="480" w:lineRule="auto"/>
        <w:ind w:firstLine="720"/>
        <w:jc w:val="both"/>
        <w:rPr>
          <w:ins w:id="777" w:author="CAIZERGUES Alain" w:date="2023-06-09T15:22:00Z"/>
          <w:lang w:val="en-GB"/>
        </w:rPr>
        <w:pPrChange w:id="778" w:author="CAIZERGUES Alain" w:date="2023-09-14T16:51:00Z">
          <w:pPr>
            <w:pStyle w:val="Corpsdetexte"/>
          </w:pPr>
        </w:pPrChange>
      </w:pPr>
      <w:ins w:id="779" w:author="CAIZERGUES Alain" w:date="2023-06-09T15:22:00Z">
        <w:r>
          <w:rPr>
            <w:lang w:val="en-GB"/>
          </w:rPr>
          <w:t xml:space="preserve">Our modelling exercise was based upon the following assumptions : 1) </w:t>
        </w:r>
      </w:ins>
      <w:ins w:id="780" w:author="CAIZERGUES Alain" w:date="2023-09-21T16:21:00Z">
        <w:r w:rsidR="00510BCA">
          <w:rPr>
            <w:lang w:val="en-GB"/>
          </w:rPr>
          <w:t xml:space="preserve">an </w:t>
        </w:r>
      </w:ins>
      <w:ins w:id="781" w:author="CAIZERGUES Alain" w:date="2023-06-09T15:22:00Z">
        <w:r w:rsidR="00084658">
          <w:rPr>
            <w:lang w:val="en-GB"/>
          </w:rPr>
          <w:t>even</w:t>
        </w:r>
      </w:ins>
      <w:ins w:id="782" w:author="CAIZERGUES Alain" w:date="2023-06-21T16:49:00Z">
        <w:r w:rsidR="00084658">
          <w:rPr>
            <w:lang w:val="en-GB"/>
          </w:rPr>
          <w:t xml:space="preserve"> </w:t>
        </w:r>
      </w:ins>
      <w:ins w:id="783" w:author="CAIZERGUES Alain" w:date="2023-06-09T15:22:00Z">
        <w:r w:rsidR="00084658">
          <w:rPr>
            <w:lang w:val="en-GB"/>
          </w:rPr>
          <w:t>sex</w:t>
        </w:r>
      </w:ins>
      <w:ins w:id="784" w:author="CAIZERGUES Alain" w:date="2023-06-21T16:49:00Z">
        <w:r w:rsidR="00084658">
          <w:rPr>
            <w:lang w:val="en-GB"/>
          </w:rPr>
          <w:t>-</w:t>
        </w:r>
      </w:ins>
      <w:ins w:id="785" w:author="CAIZERGUES Alain" w:date="2023-06-09T15:22:00Z">
        <w:r w:rsidRPr="00EB6FAE">
          <w:rPr>
            <w:lang w:val="en-GB"/>
          </w:rPr>
          <w:t>ratio at birth (</w:t>
        </w:r>
        <w:proofErr w:type="spellStart"/>
        <w:r>
          <w:fldChar w:fldCharType="begin"/>
        </w:r>
        <w:r w:rsidRPr="00EB6FAE">
          <w:rPr>
            <w:lang w:val="en-GB"/>
          </w:rPr>
          <w:instrText xml:space="preserve"> HYPERLINK \l "ref-Bellrose1961" \h </w:instrText>
        </w:r>
        <w:r>
          <w:fldChar w:fldCharType="separate"/>
        </w:r>
        <w:r w:rsidRPr="00EB6FAE">
          <w:rPr>
            <w:rStyle w:val="Lienhypertexte"/>
            <w:lang w:val="en-GB"/>
          </w:rPr>
          <w:t>Bellrose</w:t>
        </w:r>
        <w:proofErr w:type="spellEnd"/>
        <w:r w:rsidRPr="00EB6FAE">
          <w:rPr>
            <w:rStyle w:val="Lienhypertexte"/>
            <w:lang w:val="en-GB"/>
          </w:rPr>
          <w:t xml:space="preserve"> et al., 1961</w:t>
        </w:r>
        <w:r>
          <w:rPr>
            <w:rStyle w:val="Lienhypertexte"/>
          </w:rPr>
          <w:fldChar w:fldCharType="end"/>
        </w:r>
        <w:r w:rsidRPr="00EB6FAE">
          <w:rPr>
            <w:lang w:val="en-GB"/>
          </w:rPr>
          <w:t xml:space="preserve">; </w:t>
        </w:r>
        <w:r>
          <w:fldChar w:fldCharType="begin"/>
        </w:r>
        <w:r w:rsidRPr="00EB6FAE">
          <w:rPr>
            <w:lang w:val="en-GB"/>
          </w:rPr>
          <w:instrText xml:space="preserve"> HYPERLINK \l "ref-Blums1996" \h </w:instrText>
        </w:r>
        <w:r>
          <w:fldChar w:fldCharType="separate"/>
        </w:r>
        <w:proofErr w:type="spellStart"/>
        <w:r w:rsidRPr="00EB6FAE">
          <w:rPr>
            <w:rStyle w:val="Lienhypertexte"/>
            <w:lang w:val="en-GB"/>
          </w:rPr>
          <w:t>Blums</w:t>
        </w:r>
        <w:proofErr w:type="spellEnd"/>
        <w:r w:rsidRPr="00EB6FAE">
          <w:rPr>
            <w:rStyle w:val="Lienhypertexte"/>
            <w:lang w:val="en-GB"/>
          </w:rPr>
          <w:t xml:space="preserve"> &amp; </w:t>
        </w:r>
        <w:proofErr w:type="spellStart"/>
        <w:r w:rsidRPr="00EB6FAE">
          <w:rPr>
            <w:rStyle w:val="Lienhypertexte"/>
            <w:lang w:val="en-GB"/>
          </w:rPr>
          <w:t>Mednis</w:t>
        </w:r>
        <w:proofErr w:type="spellEnd"/>
        <w:r w:rsidRPr="00EB6FAE">
          <w:rPr>
            <w:rStyle w:val="Lienhypertexte"/>
            <w:lang w:val="en-GB"/>
          </w:rPr>
          <w:t>, 1996</w:t>
        </w:r>
        <w:r>
          <w:rPr>
            <w:rStyle w:val="Lienhypertexte"/>
          </w:rPr>
          <w:fldChar w:fldCharType="end"/>
        </w:r>
        <w:r w:rsidRPr="00EB6FAE">
          <w:rPr>
            <w:lang w:val="en-GB"/>
          </w:rPr>
          <w:t xml:space="preserve">), </w:t>
        </w:r>
        <w:r>
          <w:rPr>
            <w:lang w:val="en-GB"/>
          </w:rPr>
          <w:t xml:space="preserve">2) comparable survival rates between males and females among juvenile, 3) similar survival rates between males and females among adults (unchanging sex-ratio among adults) during the monitoring season </w:t>
        </w:r>
        <w:r w:rsidRPr="00EB6FAE">
          <w:rPr>
            <w:lang w:val="en-GB"/>
          </w:rPr>
          <w:t>(</w:t>
        </w:r>
        <w:proofErr w:type="spellStart"/>
        <w:r>
          <w:fldChar w:fldCharType="begin"/>
        </w:r>
        <w:r w:rsidRPr="00EB6FAE">
          <w:rPr>
            <w:lang w:val="en-GB"/>
          </w:rPr>
          <w:instrText xml:space="preserve"> HYPERLINK \l "ref-Devineau2010" \h </w:instrText>
        </w:r>
        <w:r>
          <w:fldChar w:fldCharType="separate"/>
        </w:r>
        <w:r w:rsidRPr="00EB6FAE">
          <w:rPr>
            <w:rStyle w:val="Lienhypertexte"/>
            <w:lang w:val="en-GB"/>
          </w:rPr>
          <w:t>Devineau</w:t>
        </w:r>
        <w:proofErr w:type="spellEnd"/>
        <w:r w:rsidRPr="00EB6FAE">
          <w:rPr>
            <w:rStyle w:val="Lienhypertexte"/>
            <w:lang w:val="en-GB"/>
          </w:rPr>
          <w:t xml:space="preserve"> et al., 2010</w:t>
        </w:r>
        <w:r>
          <w:rPr>
            <w:rStyle w:val="Lienhypertexte"/>
          </w:rPr>
          <w:fldChar w:fldCharType="end"/>
        </w:r>
        <w:r w:rsidRPr="00EB6FAE">
          <w:rPr>
            <w:lang w:val="en-GB"/>
          </w:rPr>
          <w:t>)</w:t>
        </w:r>
        <w:r>
          <w:rPr>
            <w:lang w:val="en-GB"/>
          </w:rPr>
          <w:t>.</w:t>
        </w:r>
      </w:ins>
    </w:p>
    <w:bookmarkEnd w:id="644"/>
    <w:p w14:paraId="571DFAB8" w14:textId="33089FF4" w:rsidR="001C3D06" w:rsidRPr="001C3D06" w:rsidDel="001C3D06" w:rsidRDefault="00067574">
      <w:pPr>
        <w:pStyle w:val="Corpsdetexte"/>
        <w:spacing w:line="480" w:lineRule="auto"/>
        <w:jc w:val="both"/>
        <w:rPr>
          <w:del w:id="786" w:author="CAIZERGUES Alain" w:date="2023-06-09T15:22:00Z"/>
          <w:lang w:val="en-GB"/>
        </w:rPr>
        <w:pPrChange w:id="787" w:author="CAIZERGUES Alain" w:date="2023-09-13T11:38:00Z">
          <w:pPr>
            <w:pStyle w:val="FirstParagraph"/>
          </w:pPr>
        </w:pPrChange>
      </w:pPr>
      <w:ins w:id="788" w:author="CAIZERGUES Alain" w:date="2023-09-14T16:51:00Z">
        <w:r>
          <w:rPr>
            <w:lang w:val="en-GB"/>
          </w:rPr>
          <w:tab/>
        </w:r>
      </w:ins>
      <w:commentRangeStart w:id="789"/>
    </w:p>
    <w:p w14:paraId="3428461A" w14:textId="7D86D182" w:rsidR="00AC35CD" w:rsidRPr="00EB6FAE" w:rsidRDefault="00B404E8">
      <w:pPr>
        <w:pStyle w:val="Corpsdetexte"/>
        <w:spacing w:line="480" w:lineRule="auto"/>
        <w:jc w:val="both"/>
        <w:rPr>
          <w:lang w:val="en-GB"/>
        </w:rPr>
        <w:pPrChange w:id="790" w:author="CAIZERGUES Alain" w:date="2023-09-13T11:38:00Z">
          <w:pPr>
            <w:pStyle w:val="Corpsdetexte"/>
          </w:pPr>
        </w:pPrChange>
      </w:pPr>
      <w:r w:rsidRPr="00EB6FAE">
        <w:rPr>
          <w:lang w:val="en-GB"/>
        </w:rPr>
        <w:t xml:space="preserve">Assuming the additive property of the binomial distribution, the proportion of immatures can be deduced from the </w:t>
      </w:r>
      <w:del w:id="791" w:author="CAIZERGUES Alain" w:date="2023-06-13T11:52:00Z">
        <w:r w:rsidRPr="00EB6FAE" w:rsidDel="00B97603">
          <w:rPr>
            <w:lang w:val="en-GB"/>
          </w:rPr>
          <w:delText xml:space="preserve">cumulated </w:delText>
        </w:r>
      </w:del>
      <w:ins w:id="792" w:author="CAIZERGUES Alain" w:date="2023-06-21T16:51:00Z">
        <w:r w:rsidR="00084658">
          <w:rPr>
            <w:lang w:val="en-GB"/>
          </w:rPr>
          <w:t>cumulated</w:t>
        </w:r>
      </w:ins>
      <w:del w:id="793" w:author="CAIZERGUES Alain" w:date="2023-06-21T16:51:00Z">
        <w:r w:rsidRPr="00EB6FAE" w:rsidDel="00084658">
          <w:rPr>
            <w:lang w:val="en-GB"/>
          </w:rPr>
          <w:delText>counts</w:delText>
        </w:r>
      </w:del>
      <w:r w:rsidRPr="00EB6FAE">
        <w:rPr>
          <w:lang w:val="en-GB"/>
        </w:rPr>
        <w:t xml:space="preserve"> of male-like individuals in the wintering population, see Equation (2.2). </w:t>
      </w:r>
      <w:commentRangeEnd w:id="789"/>
      <w:r w:rsidR="00B97603">
        <w:rPr>
          <w:rStyle w:val="Marquedecommentaire"/>
        </w:rPr>
        <w:commentReference w:id="789"/>
      </w:r>
      <w:ins w:id="794" w:author="CAIZERGUES Alain" w:date="2023-06-21T16:50:00Z">
        <w:r w:rsidR="00084658">
          <w:rPr>
            <w:lang w:val="en-GB"/>
          </w:rPr>
          <w:t xml:space="preserve"> </w:t>
        </w:r>
      </w:ins>
      <w:del w:id="795" w:author="CAIZERGUES Alain" w:date="2023-06-21T16:51:00Z">
        <w:r w:rsidRPr="00084658" w:rsidDel="00084658">
          <w:rPr>
            <w:highlight w:val="yellow"/>
            <w:lang w:val="en-GB"/>
            <w:rPrChange w:id="796" w:author="CAIZERGUES Alain" w:date="2023-06-21T16:55:00Z">
              <w:rPr>
                <w:lang w:val="en-GB"/>
              </w:rPr>
            </w:rPrChange>
          </w:rPr>
          <w:delText xml:space="preserve">From </w:delText>
        </w:r>
      </w:del>
      <w:ins w:id="797" w:author="CAIZERGUES Alain" w:date="2023-06-21T16:51:00Z">
        <w:r w:rsidR="00084658" w:rsidRPr="00084658">
          <w:rPr>
            <w:highlight w:val="yellow"/>
            <w:lang w:val="en-GB"/>
            <w:rPrChange w:id="798" w:author="CAIZERGUES Alain" w:date="2023-06-21T16:55:00Z">
              <w:rPr>
                <w:lang w:val="en-GB"/>
              </w:rPr>
            </w:rPrChange>
          </w:rPr>
          <w:t xml:space="preserve">Using the estimate of the </w:t>
        </w:r>
      </w:ins>
      <w:del w:id="799" w:author="CAIZERGUES Alain" w:date="2023-06-21T16:51:00Z">
        <w:r w:rsidRPr="00084658" w:rsidDel="00084658">
          <w:rPr>
            <w:highlight w:val="yellow"/>
            <w:lang w:val="en-GB"/>
            <w:rPrChange w:id="800" w:author="CAIZERGUES Alain" w:date="2023-06-21T16:55:00Z">
              <w:rPr>
                <w:lang w:val="en-GB"/>
              </w:rPr>
            </w:rPrChange>
          </w:rPr>
          <w:delText xml:space="preserve">this </w:delText>
        </w:r>
      </w:del>
      <w:r w:rsidRPr="00084658">
        <w:rPr>
          <w:highlight w:val="yellow"/>
          <w:lang w:val="en-GB"/>
          <w:rPrChange w:id="801" w:author="CAIZERGUES Alain" w:date="2023-06-21T16:55:00Z">
            <w:rPr>
              <w:lang w:val="en-GB"/>
            </w:rPr>
          </w:rPrChange>
        </w:rPr>
        <w:t xml:space="preserve">proportion </w:t>
      </w:r>
      <w:ins w:id="802" w:author="CAIZERGUES Alain" w:date="2023-06-21T16:52:00Z">
        <w:r w:rsidR="00084658" w:rsidRPr="00084658">
          <w:rPr>
            <w:highlight w:val="yellow"/>
            <w:lang w:val="en-GB"/>
            <w:rPrChange w:id="803" w:author="CAIZERGUES Alain" w:date="2023-06-21T16:55:00Z">
              <w:rPr>
                <w:lang w:val="en-GB"/>
              </w:rPr>
            </w:rPrChange>
          </w:rPr>
          <w:t xml:space="preserve">of males together with </w:t>
        </w:r>
      </w:ins>
      <w:del w:id="804" w:author="CAIZERGUES Alain" w:date="2023-06-21T16:52:00Z">
        <w:r w:rsidRPr="00084658" w:rsidDel="00084658">
          <w:rPr>
            <w:highlight w:val="yellow"/>
            <w:lang w:val="en-GB"/>
            <w:rPrChange w:id="805" w:author="CAIZERGUES Alain" w:date="2023-06-21T16:55:00Z">
              <w:rPr>
                <w:lang w:val="en-GB"/>
              </w:rPr>
            </w:rPrChange>
          </w:rPr>
          <w:delText xml:space="preserve">and </w:delText>
        </w:r>
      </w:del>
      <w:r w:rsidRPr="00084658">
        <w:rPr>
          <w:highlight w:val="yellow"/>
          <w:lang w:val="en-GB"/>
          <w:rPrChange w:id="806" w:author="CAIZERGUES Alain" w:date="2023-06-21T16:55:00Z">
            <w:rPr>
              <w:lang w:val="en-GB"/>
            </w:rPr>
          </w:rPrChange>
        </w:rPr>
        <w:t xml:space="preserve">the interannual variation of an </w:t>
      </w:r>
      <w:ins w:id="807" w:author="CAIZERGUES Alain" w:date="2023-06-21T16:52:00Z">
        <w:r w:rsidR="00084658" w:rsidRPr="00084658">
          <w:rPr>
            <w:highlight w:val="yellow"/>
            <w:lang w:val="en-GB"/>
            <w:rPrChange w:id="808" w:author="CAIZERGUES Alain" w:date="2023-06-21T16:55:00Z">
              <w:rPr>
                <w:lang w:val="en-GB"/>
              </w:rPr>
            </w:rPrChange>
          </w:rPr>
          <w:t xml:space="preserve">index of </w:t>
        </w:r>
      </w:ins>
      <w:r w:rsidRPr="00084658">
        <w:rPr>
          <w:highlight w:val="yellow"/>
          <w:lang w:val="en-GB"/>
          <w:rPrChange w:id="809" w:author="CAIZERGUES Alain" w:date="2023-06-21T16:55:00Z">
            <w:rPr>
              <w:lang w:val="en-GB"/>
            </w:rPr>
          </w:rPrChange>
        </w:rPr>
        <w:t>abundance</w:t>
      </w:r>
      <w:del w:id="810" w:author="CAIZERGUES Alain" w:date="2023-06-21T16:52:00Z">
        <w:r w:rsidRPr="00084658" w:rsidDel="00084658">
          <w:rPr>
            <w:highlight w:val="yellow"/>
            <w:lang w:val="en-GB"/>
            <w:rPrChange w:id="811" w:author="CAIZERGUES Alain" w:date="2023-06-21T16:55:00Z">
              <w:rPr>
                <w:lang w:val="en-GB"/>
              </w:rPr>
            </w:rPrChange>
          </w:rPr>
          <w:delText xml:space="preserve"> index of</w:delText>
        </w:r>
      </w:del>
      <w:r w:rsidRPr="00084658">
        <w:rPr>
          <w:highlight w:val="yellow"/>
          <w:lang w:val="en-GB"/>
          <w:rPrChange w:id="812" w:author="CAIZERGUES Alain" w:date="2023-06-21T16:55:00Z">
            <w:rPr>
              <w:lang w:val="en-GB"/>
            </w:rPr>
          </w:rPrChange>
        </w:rPr>
        <w:t xml:space="preserve"> </w:t>
      </w:r>
      <w:ins w:id="813" w:author="CAIZERGUES Alain" w:date="2023-09-14T16:52:00Z">
        <w:r w:rsidR="00067574">
          <w:rPr>
            <w:highlight w:val="yellow"/>
            <w:lang w:val="en-GB"/>
          </w:rPr>
          <w:t xml:space="preserve">of </w:t>
        </w:r>
      </w:ins>
      <w:r w:rsidRPr="00084658">
        <w:rPr>
          <w:highlight w:val="yellow"/>
          <w:lang w:val="en-GB"/>
          <w:rPrChange w:id="814" w:author="CAIZERGUES Alain" w:date="2023-06-21T16:55:00Z">
            <w:rPr>
              <w:lang w:val="en-GB"/>
            </w:rPr>
          </w:rPrChange>
        </w:rPr>
        <w:t xml:space="preserve">population size, </w:t>
      </w:r>
      <w:ins w:id="815" w:author="CAIZERGUES Alain" w:date="2023-06-21T16:52:00Z">
        <w:r w:rsidR="00084658" w:rsidRPr="00084658">
          <w:rPr>
            <w:highlight w:val="yellow"/>
            <w:lang w:val="en-GB"/>
            <w:rPrChange w:id="816" w:author="CAIZERGUES Alain" w:date="2023-06-21T16:55:00Z">
              <w:rPr>
                <w:lang w:val="en-GB"/>
              </w:rPr>
            </w:rPrChange>
          </w:rPr>
          <w:t xml:space="preserve">one can derive </w:t>
        </w:r>
      </w:ins>
      <w:r w:rsidRPr="00084658">
        <w:rPr>
          <w:highlight w:val="yellow"/>
          <w:lang w:val="en-GB"/>
          <w:rPrChange w:id="817" w:author="CAIZERGUES Alain" w:date="2023-06-21T16:55:00Z">
            <w:rPr>
              <w:lang w:val="en-GB"/>
            </w:rPr>
          </w:rPrChange>
        </w:rPr>
        <w:t>adult survival</w:t>
      </w:r>
      <w:ins w:id="818" w:author="CAIZERGUES Alain" w:date="2023-06-21T16:53:00Z">
        <w:r w:rsidR="00084658" w:rsidRPr="00084658">
          <w:rPr>
            <w:highlight w:val="yellow"/>
            <w:lang w:val="en-GB"/>
            <w:rPrChange w:id="819" w:author="CAIZERGUES Alain" w:date="2023-06-21T16:55:00Z">
              <w:rPr>
                <w:lang w:val="en-GB"/>
              </w:rPr>
            </w:rPrChange>
          </w:rPr>
          <w:t>,</w:t>
        </w:r>
      </w:ins>
      <w:r w:rsidRPr="00084658">
        <w:rPr>
          <w:highlight w:val="yellow"/>
          <w:lang w:val="en-GB"/>
          <w:rPrChange w:id="820" w:author="CAIZERGUES Alain" w:date="2023-06-21T16:55:00Z">
            <w:rPr>
              <w:lang w:val="en-GB"/>
            </w:rPr>
          </w:rPrChange>
        </w:rPr>
        <w:t xml:space="preserve"> and </w:t>
      </w:r>
      <w:ins w:id="821" w:author="CAIZERGUES Alain" w:date="2023-06-21T16:53:00Z">
        <w:r w:rsidR="00084658" w:rsidRPr="00084658">
          <w:rPr>
            <w:highlight w:val="yellow"/>
            <w:lang w:val="en-GB"/>
            <w:rPrChange w:id="822" w:author="CAIZERGUES Alain" w:date="2023-06-21T16:55:00Z">
              <w:rPr>
                <w:lang w:val="en-GB"/>
              </w:rPr>
            </w:rPrChange>
          </w:rPr>
          <w:t xml:space="preserve">the </w:t>
        </w:r>
      </w:ins>
      <w:r w:rsidRPr="00084658">
        <w:rPr>
          <w:highlight w:val="yellow"/>
          <w:lang w:val="en-GB"/>
          <w:rPrChange w:id="823" w:author="CAIZERGUES Alain" w:date="2023-06-21T16:55:00Z">
            <w:rPr>
              <w:lang w:val="en-GB"/>
            </w:rPr>
          </w:rPrChange>
        </w:rPr>
        <w:t>recruitment rate</w:t>
      </w:r>
      <w:del w:id="824" w:author="CAIZERGUES Alain" w:date="2023-06-21T16:53:00Z">
        <w:r w:rsidRPr="00084658" w:rsidDel="00084658">
          <w:rPr>
            <w:highlight w:val="yellow"/>
            <w:lang w:val="en-GB"/>
            <w:rPrChange w:id="825" w:author="CAIZERGUES Alain" w:date="2023-06-21T16:55:00Z">
              <w:rPr>
                <w:lang w:val="en-GB"/>
              </w:rPr>
            </w:rPrChange>
          </w:rPr>
          <w:delText xml:space="preserve"> </w:delText>
        </w:r>
      </w:del>
      <w:del w:id="826" w:author="CAIZERGUES Alain" w:date="2023-06-09T15:23:00Z">
        <w:r w:rsidRPr="00084658" w:rsidDel="001C3D06">
          <w:rPr>
            <w:highlight w:val="yellow"/>
            <w:lang w:val="en-GB"/>
            <w:rPrChange w:id="827" w:author="CAIZERGUES Alain" w:date="2023-06-21T16:55:00Z">
              <w:rPr>
                <w:lang w:val="en-GB"/>
              </w:rPr>
            </w:rPrChange>
          </w:rPr>
          <w:delText xml:space="preserve">are </w:delText>
        </w:r>
      </w:del>
      <w:del w:id="828" w:author="CAIZERGUES Alain" w:date="2023-06-21T16:53:00Z">
        <w:r w:rsidRPr="00084658" w:rsidDel="00084658">
          <w:rPr>
            <w:highlight w:val="yellow"/>
            <w:lang w:val="en-GB"/>
            <w:rPrChange w:id="829" w:author="CAIZERGUES Alain" w:date="2023-06-21T16:55:00Z">
              <w:rPr>
                <w:lang w:val="en-GB"/>
              </w:rPr>
            </w:rPrChange>
          </w:rPr>
          <w:delText>straightforward,</w:delText>
        </w:r>
      </w:del>
      <w:r w:rsidRPr="00084658">
        <w:rPr>
          <w:highlight w:val="yellow"/>
          <w:lang w:val="en-GB"/>
          <w:rPrChange w:id="830" w:author="CAIZERGUES Alain" w:date="2023-06-21T16:55:00Z">
            <w:rPr>
              <w:lang w:val="en-GB"/>
            </w:rPr>
          </w:rPrChange>
        </w:rPr>
        <w:t xml:space="preserve"> </w:t>
      </w:r>
      <w:ins w:id="831" w:author="CAIZERGUES Alain" w:date="2023-06-21T16:53:00Z">
        <w:r w:rsidR="00084658" w:rsidRPr="00084658">
          <w:rPr>
            <w:highlight w:val="yellow"/>
            <w:lang w:val="en-GB"/>
            <w:rPrChange w:id="832" w:author="CAIZERGUES Alain" w:date="2023-06-21T16:55:00Z">
              <w:rPr>
                <w:lang w:val="en-GB"/>
              </w:rPr>
            </w:rPrChange>
          </w:rPr>
          <w:t>(</w:t>
        </w:r>
      </w:ins>
      <w:r w:rsidRPr="00084658">
        <w:rPr>
          <w:highlight w:val="yellow"/>
          <w:lang w:val="en-GB"/>
          <w:rPrChange w:id="833" w:author="CAIZERGUES Alain" w:date="2023-06-21T16:55:00Z">
            <w:rPr>
              <w:lang w:val="en-GB"/>
            </w:rPr>
          </w:rPrChange>
        </w:rPr>
        <w:t xml:space="preserve">see Equation </w:t>
      </w:r>
      <w:del w:id="834" w:author="CAIZERGUES Alain" w:date="2023-06-21T16:53:00Z">
        <w:r w:rsidRPr="00084658" w:rsidDel="00084658">
          <w:rPr>
            <w:highlight w:val="yellow"/>
            <w:lang w:val="en-GB"/>
            <w:rPrChange w:id="835" w:author="CAIZERGUES Alain" w:date="2023-06-21T16:55:00Z">
              <w:rPr>
                <w:lang w:val="en-GB"/>
              </w:rPr>
            </w:rPrChange>
          </w:rPr>
          <w:delText>(</w:delText>
        </w:r>
      </w:del>
      <w:r w:rsidRPr="00084658">
        <w:rPr>
          <w:highlight w:val="yellow"/>
          <w:lang w:val="en-GB"/>
          <w:rPrChange w:id="836" w:author="CAIZERGUES Alain" w:date="2023-06-21T16:55:00Z">
            <w:rPr>
              <w:lang w:val="en-GB"/>
            </w:rPr>
          </w:rPrChange>
        </w:rPr>
        <w:t>2.3</w:t>
      </w:r>
      <w:del w:id="837" w:author="CAIZERGUES Alain" w:date="2023-06-21T16:53:00Z">
        <w:r w:rsidRPr="00084658" w:rsidDel="00084658">
          <w:rPr>
            <w:highlight w:val="yellow"/>
            <w:lang w:val="en-GB"/>
            <w:rPrChange w:id="838" w:author="CAIZERGUES Alain" w:date="2023-06-21T16:55:00Z">
              <w:rPr>
                <w:lang w:val="en-GB"/>
              </w:rPr>
            </w:rPrChange>
          </w:rPr>
          <w:delText>)</w:delText>
        </w:r>
      </w:del>
      <w:ins w:id="839" w:author="CAIZERGUES Alain" w:date="2023-06-21T16:53:00Z">
        <w:r w:rsidR="00084658" w:rsidRPr="00084658">
          <w:rPr>
            <w:highlight w:val="yellow"/>
            <w:lang w:val="en-GB"/>
            <w:rPrChange w:id="840" w:author="CAIZERGUES Alain" w:date="2023-06-21T16:55:00Z">
              <w:rPr>
                <w:lang w:val="en-GB"/>
              </w:rPr>
            </w:rPrChange>
          </w:rPr>
          <w:t>)</w:t>
        </w:r>
      </w:ins>
      <w:r w:rsidRPr="00084658">
        <w:rPr>
          <w:highlight w:val="yellow"/>
          <w:lang w:val="en-GB"/>
          <w:rPrChange w:id="841" w:author="CAIZERGUES Alain" w:date="2023-06-21T16:55:00Z">
            <w:rPr>
              <w:lang w:val="en-GB"/>
            </w:rPr>
          </w:rPrChange>
        </w:rPr>
        <w:t xml:space="preserve">. </w:t>
      </w:r>
      <w:ins w:id="842" w:author="CAIZERGUES Alain" w:date="2023-06-21T16:50:00Z">
        <w:r w:rsidR="00084658" w:rsidRPr="00084658">
          <w:rPr>
            <w:highlight w:val="yellow"/>
            <w:lang w:val="en-GB"/>
            <w:rPrChange w:id="843" w:author="CAIZERGUES Alain" w:date="2023-06-21T16:55:00Z">
              <w:rPr>
                <w:lang w:val="en-GB"/>
              </w:rPr>
            </w:rPrChange>
          </w:rPr>
          <w:t xml:space="preserve"> </w:t>
        </w:r>
        <w:commentRangeStart w:id="844"/>
        <w:r w:rsidR="00084658" w:rsidRPr="00084658">
          <w:rPr>
            <w:highlight w:val="yellow"/>
            <w:lang w:val="en-GB"/>
            <w:rPrChange w:id="845" w:author="CAIZERGUES Alain" w:date="2023-06-21T16:55:00Z">
              <w:rPr>
                <w:lang w:val="en-GB"/>
              </w:rPr>
            </w:rPrChange>
          </w:rPr>
          <w:t xml:space="preserve">The key </w:t>
        </w:r>
      </w:ins>
      <w:ins w:id="846" w:author="CAIZERGUES Alain" w:date="2023-06-21T16:53:00Z">
        <w:r w:rsidR="00084658" w:rsidRPr="00084658">
          <w:rPr>
            <w:highlight w:val="yellow"/>
            <w:lang w:val="en-GB"/>
            <w:rPrChange w:id="847" w:author="CAIZERGUES Alain" w:date="2023-06-21T16:55:00Z">
              <w:rPr>
                <w:lang w:val="en-GB"/>
              </w:rPr>
            </w:rPrChange>
          </w:rPr>
          <w:t xml:space="preserve">concept </w:t>
        </w:r>
      </w:ins>
      <w:ins w:id="848" w:author="CAIZERGUES Alain" w:date="2023-06-21T16:50:00Z">
        <w:r w:rsidR="00084658" w:rsidRPr="00084658">
          <w:rPr>
            <w:highlight w:val="yellow"/>
            <w:lang w:val="en-GB"/>
            <w:rPrChange w:id="849" w:author="CAIZERGUES Alain" w:date="2023-06-21T16:55:00Z">
              <w:rPr>
                <w:lang w:val="en-GB"/>
              </w:rPr>
            </w:rPrChange>
          </w:rPr>
          <w:t xml:space="preserve">is that </w:t>
        </w:r>
      </w:ins>
      <w:del w:id="850" w:author="CAIZERGUES Alain" w:date="2023-06-21T16:50:00Z">
        <w:r w:rsidRPr="00084658" w:rsidDel="00084658">
          <w:rPr>
            <w:highlight w:val="yellow"/>
            <w:lang w:val="en-GB"/>
            <w:rPrChange w:id="851" w:author="CAIZERGUES Alain" w:date="2023-06-21T16:55:00Z">
              <w:rPr>
                <w:lang w:val="en-GB"/>
              </w:rPr>
            </w:rPrChange>
          </w:rPr>
          <w:delText>I</w:delText>
        </w:r>
      </w:del>
      <w:ins w:id="852" w:author="CAIZERGUES Alain" w:date="2023-06-21T16:50:00Z">
        <w:r w:rsidR="00084658" w:rsidRPr="00084658">
          <w:rPr>
            <w:highlight w:val="yellow"/>
            <w:lang w:val="en-GB"/>
            <w:rPrChange w:id="853" w:author="CAIZERGUES Alain" w:date="2023-06-21T16:55:00Z">
              <w:rPr>
                <w:lang w:val="en-GB"/>
              </w:rPr>
            </w:rPrChange>
          </w:rPr>
          <w:t>i</w:t>
        </w:r>
      </w:ins>
      <w:r w:rsidRPr="00084658">
        <w:rPr>
          <w:highlight w:val="yellow"/>
          <w:lang w:val="en-GB"/>
          <w:rPrChange w:id="854" w:author="CAIZERGUES Alain" w:date="2023-06-21T16:55:00Z">
            <w:rPr>
              <w:lang w:val="en-GB"/>
            </w:rPr>
          </w:rPrChange>
        </w:rPr>
        <w:t xml:space="preserve">f the absolute value of population size </w:t>
      </w:r>
      <w:del w:id="855" w:author="CAIZERGUES Alain" w:date="2023-06-21T16:54:00Z">
        <w:r w:rsidRPr="00084658" w:rsidDel="00084658">
          <w:rPr>
            <w:highlight w:val="yellow"/>
            <w:lang w:val="en-GB"/>
            <w:rPrChange w:id="856" w:author="CAIZERGUES Alain" w:date="2023-06-21T16:55:00Z">
              <w:rPr>
                <w:lang w:val="en-GB"/>
              </w:rPr>
            </w:rPrChange>
          </w:rPr>
          <w:delText>is accessible</w:delText>
        </w:r>
      </w:del>
      <w:ins w:id="857" w:author="CAIZERGUES Alain" w:date="2023-06-21T16:54:00Z">
        <w:r w:rsidR="00084658" w:rsidRPr="00084658">
          <w:rPr>
            <w:highlight w:val="yellow"/>
            <w:lang w:val="en-GB"/>
            <w:rPrChange w:id="858" w:author="CAIZERGUES Alain" w:date="2023-06-21T16:55:00Z">
              <w:rPr>
                <w:lang w:val="en-GB"/>
              </w:rPr>
            </w:rPrChange>
          </w:rPr>
          <w:t>can be estimated</w:t>
        </w:r>
      </w:ins>
      <w:ins w:id="859" w:author="CAIZERGUES Alain" w:date="2023-07-03T15:24:00Z">
        <w:r w:rsidR="006427E4">
          <w:rPr>
            <w:highlight w:val="yellow"/>
            <w:lang w:val="en-GB"/>
          </w:rPr>
          <w:t xml:space="preserve"> </w:t>
        </w:r>
        <w:r w:rsidR="006427E4" w:rsidRPr="00566CF0">
          <w:rPr>
            <w:highlight w:val="yellow"/>
            <w:lang w:val="en-GB"/>
          </w:rPr>
          <w:t>(from counts)</w:t>
        </w:r>
      </w:ins>
      <w:r w:rsidRPr="00084658">
        <w:rPr>
          <w:highlight w:val="yellow"/>
          <w:lang w:val="en-GB"/>
          <w:rPrChange w:id="860" w:author="CAIZERGUES Alain" w:date="2023-06-21T16:55:00Z">
            <w:rPr>
              <w:lang w:val="en-GB"/>
            </w:rPr>
          </w:rPrChange>
        </w:rPr>
        <w:t>, numbers of adults and recruits can be estimated, see Equation (2.4).</w:t>
      </w:r>
      <w:commentRangeEnd w:id="844"/>
      <w:r w:rsidR="00084658" w:rsidRPr="00084658">
        <w:rPr>
          <w:rStyle w:val="Marquedecommentaire"/>
          <w:highlight w:val="yellow"/>
          <w:rPrChange w:id="861" w:author="CAIZERGUES Alain" w:date="2023-06-21T16:55:00Z">
            <w:rPr>
              <w:rStyle w:val="Marquedecommentaire"/>
            </w:rPr>
          </w:rPrChange>
        </w:rPr>
        <w:commentReference w:id="844"/>
      </w:r>
    </w:p>
    <w:tbl>
      <w:tblPr>
        <w:tblStyle w:val="Table"/>
        <w:tblW w:w="4918" w:type="pct"/>
        <w:tblLook w:val="0020" w:firstRow="1" w:lastRow="0" w:firstColumn="0" w:lastColumn="0" w:noHBand="0" w:noVBand="0"/>
        <w:tblPrChange w:id="862" w:author="CAIZERGUES Alain" w:date="2023-06-13T11:51:00Z">
          <w:tblPr>
            <w:tblStyle w:val="Table"/>
            <w:tblW w:w="5854" w:type="pct"/>
            <w:tblLook w:val="0020" w:firstRow="1" w:lastRow="0" w:firstColumn="0" w:lastColumn="0" w:noHBand="0" w:noVBand="0"/>
          </w:tblPr>
        </w:tblPrChange>
      </w:tblPr>
      <w:tblGrid>
        <w:gridCol w:w="3847"/>
        <w:gridCol w:w="5405"/>
        <w:tblGridChange w:id="863">
          <w:tblGrid>
            <w:gridCol w:w="2721"/>
            <w:gridCol w:w="1215"/>
            <w:gridCol w:w="2413"/>
          </w:tblGrid>
        </w:tblGridChange>
      </w:tblGrid>
      <w:tr w:rsidR="00B97603" w14:paraId="0BFB2E1A" w14:textId="77777777" w:rsidTr="00B97603">
        <w:trPr>
          <w:cnfStyle w:val="100000000000" w:firstRow="1" w:lastRow="0" w:firstColumn="0" w:lastColumn="0" w:oddVBand="0" w:evenVBand="0" w:oddHBand="0" w:evenHBand="0" w:firstRowFirstColumn="0" w:firstRowLastColumn="0" w:lastRowFirstColumn="0" w:lastRowLastColumn="0"/>
          <w:tblHeader/>
          <w:trPrChange w:id="864" w:author="CAIZERGUES Alain" w:date="2023-06-13T11:51:00Z">
            <w:trPr>
              <w:tblHeader/>
            </w:trPr>
          </w:trPrChange>
        </w:trPr>
        <w:tc>
          <w:tcPr>
            <w:tcW w:w="2079" w:type="pct"/>
            <w:tcPrChange w:id="865" w:author="CAIZERGUES Alain" w:date="2023-06-13T11:51:00Z">
              <w:tcPr>
                <w:tcW w:w="1747" w:type="pct"/>
                <w:gridSpan w:val="2"/>
              </w:tcPr>
            </w:tcPrChange>
          </w:tcPr>
          <w:p w14:paraId="08162472" w14:textId="77777777" w:rsidR="00B97603" w:rsidRDefault="00B97603">
            <w:pPr>
              <w:pStyle w:val="Compact"/>
              <w:cnfStyle w:val="100000000000" w:firstRow="1" w:lastRow="0" w:firstColumn="0" w:lastColumn="0" w:oddVBand="0" w:evenVBand="0" w:oddHBand="0" w:evenHBand="0" w:firstRowFirstColumn="0" w:firstRowLastColumn="0" w:lastRowFirstColumn="0" w:lastRowLastColumn="0"/>
            </w:pPr>
            <w:ins w:id="866" w:author="CAIZERGUES Alain" w:date="2023-06-09T15:24:00Z">
              <w:r>
                <w:lastRenderedPageBreak/>
                <w:t>Variable/</w:t>
              </w:r>
              <w:proofErr w:type="spellStart"/>
              <w:r>
                <w:t>Parameter</w:t>
              </w:r>
              <w:proofErr w:type="spellEnd"/>
              <w:r>
                <w:t xml:space="preserve"> </w:t>
              </w:r>
            </w:ins>
            <w:r>
              <w:t>Name</w:t>
            </w:r>
          </w:p>
        </w:tc>
        <w:tc>
          <w:tcPr>
            <w:tcW w:w="2921" w:type="pct"/>
            <w:tcPrChange w:id="867" w:author="CAIZERGUES Alain" w:date="2023-06-13T11:51:00Z">
              <w:tcPr>
                <w:tcW w:w="1071" w:type="pct"/>
              </w:tcPr>
            </w:tcPrChange>
          </w:tcPr>
          <w:p w14:paraId="70AF3117" w14:textId="77777777" w:rsidR="00B97603" w:rsidRDefault="00B97603">
            <w:pPr>
              <w:pStyle w:val="Compact"/>
              <w:cnfStyle w:val="100000000000" w:firstRow="1" w:lastRow="0" w:firstColumn="0" w:lastColumn="0" w:oddVBand="0" w:evenVBand="0" w:oddHBand="0" w:evenHBand="0" w:firstRowFirstColumn="0" w:firstRowLastColumn="0" w:lastRowFirstColumn="0" w:lastRowLastColumn="0"/>
            </w:pPr>
            <w:r>
              <w:t>Description</w:t>
            </w:r>
          </w:p>
        </w:tc>
      </w:tr>
      <w:tr w:rsidR="00B97603" w14:paraId="1E9A56E0" w14:textId="77777777" w:rsidTr="00B97603">
        <w:trPr>
          <w:cnfStyle w:val="100000000000" w:firstRow="1" w:lastRow="0" w:firstColumn="0" w:lastColumn="0" w:oddVBand="0" w:evenVBand="0" w:oddHBand="0" w:evenHBand="0" w:firstRowFirstColumn="0" w:firstRowLastColumn="0" w:lastRowFirstColumn="0" w:lastRowLastColumn="0"/>
          <w:tblHeader/>
          <w:ins w:id="868" w:author="CAIZERGUES Alain" w:date="2023-06-09T15:31:00Z"/>
          <w:trPrChange w:id="869" w:author="CAIZERGUES Alain" w:date="2023-06-13T11:51:00Z">
            <w:trPr>
              <w:tblHeader/>
            </w:trPr>
          </w:trPrChange>
        </w:trPr>
        <w:tc>
          <w:tcPr>
            <w:tcW w:w="2079" w:type="pct"/>
            <w:tcPrChange w:id="870" w:author="CAIZERGUES Alain" w:date="2023-06-13T11:51:00Z">
              <w:tcPr>
                <w:tcW w:w="1747" w:type="pct"/>
                <w:gridSpan w:val="2"/>
              </w:tcPr>
            </w:tcPrChange>
          </w:tcPr>
          <w:p w14:paraId="3E2460E7" w14:textId="77777777" w:rsidR="00B97603" w:rsidRDefault="00B97603">
            <w:pPr>
              <w:pStyle w:val="Compact"/>
              <w:cnfStyle w:val="100000000000" w:firstRow="1" w:lastRow="0" w:firstColumn="0" w:lastColumn="0" w:oddVBand="0" w:evenVBand="0" w:oddHBand="0" w:evenHBand="0" w:firstRowFirstColumn="0" w:firstRowLastColumn="0" w:lastRowFirstColumn="0" w:lastRowLastColumn="0"/>
              <w:rPr>
                <w:ins w:id="871" w:author="CAIZERGUES Alain" w:date="2023-06-09T15:31:00Z"/>
              </w:rPr>
            </w:pPr>
          </w:p>
        </w:tc>
        <w:tc>
          <w:tcPr>
            <w:tcW w:w="2921" w:type="pct"/>
            <w:tcPrChange w:id="872" w:author="CAIZERGUES Alain" w:date="2023-06-13T11:51:00Z">
              <w:tcPr>
                <w:tcW w:w="1071" w:type="pct"/>
              </w:tcPr>
            </w:tcPrChange>
          </w:tcPr>
          <w:p w14:paraId="4EB205EE" w14:textId="77777777" w:rsidR="00B97603" w:rsidRDefault="00B97603">
            <w:pPr>
              <w:pStyle w:val="Compact"/>
              <w:cnfStyle w:val="100000000000" w:firstRow="1" w:lastRow="0" w:firstColumn="0" w:lastColumn="0" w:oddVBand="0" w:evenVBand="0" w:oddHBand="0" w:evenHBand="0" w:firstRowFirstColumn="0" w:firstRowLastColumn="0" w:lastRowFirstColumn="0" w:lastRowLastColumn="0"/>
              <w:rPr>
                <w:ins w:id="873" w:author="CAIZERGUES Alain" w:date="2023-06-09T15:31:00Z"/>
              </w:rPr>
            </w:pPr>
          </w:p>
        </w:tc>
      </w:tr>
      <w:tr w:rsidR="00B97603" w:rsidRPr="00EB6FAE" w14:paraId="47F79863" w14:textId="77777777" w:rsidTr="00B97603">
        <w:trPr>
          <w:ins w:id="874" w:author="CAIZERGUES Alain" w:date="2023-06-09T15:35:00Z"/>
        </w:trPr>
        <w:tc>
          <w:tcPr>
            <w:tcW w:w="2079" w:type="pct"/>
            <w:tcPrChange w:id="875" w:author="CAIZERGUES Alain" w:date="2023-06-13T11:51:00Z">
              <w:tcPr>
                <w:tcW w:w="1747" w:type="pct"/>
                <w:gridSpan w:val="2"/>
              </w:tcPr>
            </w:tcPrChange>
          </w:tcPr>
          <w:p w14:paraId="220399EE" w14:textId="277E85BE" w:rsidR="00B97603" w:rsidRDefault="00B97603">
            <w:pPr>
              <w:pStyle w:val="Compact"/>
              <w:rPr>
                <w:ins w:id="876" w:author="CAIZERGUES Alain" w:date="2023-06-09T15:35:00Z"/>
                <w:rFonts w:ascii="Cambria" w:eastAsia="Cambria" w:hAnsi="Cambria" w:cs="Times New Roman"/>
              </w:rPr>
            </w:pPr>
            <w:ins w:id="877" w:author="CAIZERGUES Alain" w:date="2023-06-09T15:35:00Z">
              <w:r>
                <w:t>Model inputs (</w:t>
              </w:r>
            </w:ins>
            <w:proofErr w:type="spellStart"/>
            <w:ins w:id="878" w:author="CAIZERGUES Alain" w:date="2023-09-20T11:18:00Z">
              <w:r w:rsidR="00740641">
                <w:t>observed</w:t>
              </w:r>
              <w:proofErr w:type="spellEnd"/>
              <w:r w:rsidR="00740641">
                <w:t xml:space="preserve"> variables</w:t>
              </w:r>
            </w:ins>
            <w:ins w:id="879" w:author="CAIZERGUES Alain" w:date="2023-06-09T15:35:00Z">
              <w:r>
                <w:t>)</w:t>
              </w:r>
            </w:ins>
          </w:p>
        </w:tc>
        <w:tc>
          <w:tcPr>
            <w:tcW w:w="2921" w:type="pct"/>
            <w:tcPrChange w:id="880" w:author="CAIZERGUES Alain" w:date="2023-06-13T11:51:00Z">
              <w:tcPr>
                <w:tcW w:w="1071" w:type="pct"/>
              </w:tcPr>
            </w:tcPrChange>
          </w:tcPr>
          <w:p w14:paraId="318EA25D" w14:textId="77777777" w:rsidR="00B97603" w:rsidRPr="00EB6FAE" w:rsidRDefault="00B97603" w:rsidP="00C92255">
            <w:pPr>
              <w:pStyle w:val="Compact"/>
              <w:rPr>
                <w:ins w:id="881" w:author="CAIZERGUES Alain" w:date="2023-06-09T15:35:00Z"/>
                <w:lang w:val="en-GB"/>
              </w:rPr>
            </w:pPr>
          </w:p>
        </w:tc>
      </w:tr>
      <w:tr w:rsidR="00B97603" w:rsidRPr="001954C3" w14:paraId="66181E6F" w14:textId="77777777" w:rsidTr="00B97603">
        <w:tc>
          <w:tcPr>
            <w:tcW w:w="2079" w:type="pct"/>
            <w:tcPrChange w:id="882" w:author="CAIZERGUES Alain" w:date="2023-06-13T11:51:00Z">
              <w:tcPr>
                <w:tcW w:w="1747" w:type="pct"/>
                <w:gridSpan w:val="2"/>
              </w:tcPr>
            </w:tcPrChange>
          </w:tcPr>
          <w:p w14:paraId="009DD633" w14:textId="77777777" w:rsidR="00B97603" w:rsidRDefault="00B97603" w:rsidP="00C92255">
            <w:pPr>
              <w:pStyle w:val="Compact"/>
            </w:pPr>
            <m:oMathPara>
              <m:oMath>
                <m:r>
                  <w:rPr>
                    <w:rFonts w:ascii="Cambria Math" w:hAnsi="Cambria Math"/>
                  </w:rPr>
                  <m:t>AM</m:t>
                </m:r>
              </m:oMath>
            </m:oMathPara>
          </w:p>
        </w:tc>
        <w:tc>
          <w:tcPr>
            <w:tcW w:w="2921" w:type="pct"/>
            <w:tcPrChange w:id="883" w:author="CAIZERGUES Alain" w:date="2023-06-13T11:51:00Z">
              <w:tcPr>
                <w:tcW w:w="1071" w:type="pct"/>
              </w:tcPr>
            </w:tcPrChange>
          </w:tcPr>
          <w:p w14:paraId="24016F50" w14:textId="77777777" w:rsidR="00B97603" w:rsidRPr="00EB6FAE" w:rsidRDefault="00B97603">
            <w:pPr>
              <w:pStyle w:val="Compact"/>
              <w:rPr>
                <w:lang w:val="en-GB"/>
              </w:rPr>
            </w:pPr>
            <w:r w:rsidRPr="00EB6FAE">
              <w:rPr>
                <w:lang w:val="en-GB"/>
              </w:rPr>
              <w:t xml:space="preserve">Total number of adult males </w:t>
            </w:r>
            <w:del w:id="884" w:author="CAIZERGUES Alain" w:date="2023-06-09T15:26:00Z">
              <w:r w:rsidRPr="00EB6FAE" w:rsidDel="0025526D">
                <w:rPr>
                  <w:lang w:val="en-GB"/>
                </w:rPr>
                <w:delText>in removals</w:delText>
              </w:r>
            </w:del>
            <w:ins w:id="885" w:author="CAIZERGUES Alain" w:date="2023-06-09T15:26:00Z">
              <w:r>
                <w:rPr>
                  <w:lang w:val="en-GB"/>
                </w:rPr>
                <w:t xml:space="preserve">among </w:t>
              </w:r>
              <w:proofErr w:type="gramStart"/>
              <w:r>
                <w:rPr>
                  <w:lang w:val="en-GB"/>
                </w:rPr>
                <w:t>individuals</w:t>
              </w:r>
              <w:proofErr w:type="gramEnd"/>
              <w:r>
                <w:rPr>
                  <w:lang w:val="en-GB"/>
                </w:rPr>
                <w:t xml:space="preserve"> shots as part of the eradication programme</w:t>
              </w:r>
            </w:ins>
          </w:p>
        </w:tc>
      </w:tr>
      <w:tr w:rsidR="00B97603" w:rsidRPr="001954C3" w14:paraId="1529BDD6" w14:textId="77777777" w:rsidTr="00B97603">
        <w:tc>
          <w:tcPr>
            <w:tcW w:w="2079" w:type="pct"/>
            <w:tcPrChange w:id="886" w:author="CAIZERGUES Alain" w:date="2023-06-13T11:51:00Z">
              <w:tcPr>
                <w:tcW w:w="1747" w:type="pct"/>
                <w:gridSpan w:val="2"/>
              </w:tcPr>
            </w:tcPrChange>
          </w:tcPr>
          <w:p w14:paraId="46548860" w14:textId="77777777" w:rsidR="00B97603" w:rsidRDefault="00B97603" w:rsidP="00C92255">
            <w:pPr>
              <w:pStyle w:val="Compact"/>
            </w:pPr>
            <m:oMathPara>
              <m:oMath>
                <m:r>
                  <w:rPr>
                    <w:rFonts w:ascii="Cambria Math" w:hAnsi="Cambria Math"/>
                  </w:rPr>
                  <m:t>AF</m:t>
                </m:r>
              </m:oMath>
            </m:oMathPara>
          </w:p>
        </w:tc>
        <w:tc>
          <w:tcPr>
            <w:tcW w:w="2921" w:type="pct"/>
            <w:tcPrChange w:id="887" w:author="CAIZERGUES Alain" w:date="2023-06-13T11:51:00Z">
              <w:tcPr>
                <w:tcW w:w="1071" w:type="pct"/>
              </w:tcPr>
            </w:tcPrChange>
          </w:tcPr>
          <w:p w14:paraId="1A2B9617" w14:textId="77777777" w:rsidR="00B97603" w:rsidRPr="00EB6FAE" w:rsidRDefault="00B97603" w:rsidP="00C92255">
            <w:pPr>
              <w:pStyle w:val="Compact"/>
              <w:rPr>
                <w:lang w:val="en-GB"/>
              </w:rPr>
            </w:pPr>
            <w:commentRangeStart w:id="888"/>
            <w:r w:rsidRPr="00EB6FAE">
              <w:rPr>
                <w:lang w:val="en-GB"/>
              </w:rPr>
              <w:t xml:space="preserve">Total number of adult females </w:t>
            </w:r>
            <w:ins w:id="889" w:author="CAIZERGUES Alain" w:date="2023-06-09T15:27:00Z">
              <w:r>
                <w:rPr>
                  <w:lang w:val="en-GB"/>
                </w:rPr>
                <w:t xml:space="preserve">among </w:t>
              </w:r>
              <w:proofErr w:type="gramStart"/>
              <w:r>
                <w:rPr>
                  <w:lang w:val="en-GB"/>
                </w:rPr>
                <w:t>individuals</w:t>
              </w:r>
              <w:proofErr w:type="gramEnd"/>
              <w:r>
                <w:rPr>
                  <w:lang w:val="en-GB"/>
                </w:rPr>
                <w:t xml:space="preserve"> shots as part of the eradication programme</w:t>
              </w:r>
            </w:ins>
            <w:del w:id="890" w:author="CAIZERGUES Alain" w:date="2023-06-09T15:27:00Z">
              <w:r w:rsidRPr="00EB6FAE" w:rsidDel="0025526D">
                <w:rPr>
                  <w:lang w:val="en-GB"/>
                </w:rPr>
                <w:delText>in removals</w:delText>
              </w:r>
            </w:del>
            <w:commentRangeEnd w:id="888"/>
            <w:r w:rsidR="00DB2CC1">
              <w:rPr>
                <w:rStyle w:val="Marquedecommentaire"/>
              </w:rPr>
              <w:commentReference w:id="888"/>
            </w:r>
          </w:p>
        </w:tc>
      </w:tr>
      <w:tr w:rsidR="00B97603" w:rsidRPr="001954C3" w14:paraId="0161AFA3" w14:textId="77777777" w:rsidTr="00B97603">
        <w:trPr>
          <w:ins w:id="891" w:author="CAIZERGUES Alain" w:date="2023-06-09T15:31:00Z"/>
        </w:trPr>
        <w:tc>
          <w:tcPr>
            <w:tcW w:w="2079" w:type="pct"/>
            <w:tcPrChange w:id="892" w:author="CAIZERGUES Alain" w:date="2023-06-13T11:51:00Z">
              <w:tcPr>
                <w:tcW w:w="1747" w:type="pct"/>
                <w:gridSpan w:val="2"/>
              </w:tcPr>
            </w:tcPrChange>
          </w:tcPr>
          <w:p w14:paraId="7D64672C" w14:textId="77777777" w:rsidR="00B97603" w:rsidRDefault="00B97603" w:rsidP="00C92255">
            <w:pPr>
              <w:pStyle w:val="Compact"/>
              <w:rPr>
                <w:ins w:id="893" w:author="CAIZERGUES Alain" w:date="2023-06-09T15:31:00Z"/>
                <w:rFonts w:ascii="Cambria" w:eastAsia="Cambria" w:hAnsi="Cambria" w:cs="Times New Roman"/>
              </w:rPr>
            </w:pPr>
            <m:oMathPara>
              <m:oMath>
                <m:r>
                  <w:ins w:id="894" w:author="CAIZERGUES Alain" w:date="2023-06-09T15:31:00Z">
                    <w:rPr>
                      <w:rFonts w:ascii="Cambria Math" w:hAnsi="Cambria Math"/>
                    </w:rPr>
                    <m:t>CM</m:t>
                  </w:ins>
                </m:r>
                <m:sSub>
                  <m:sSubPr>
                    <m:ctrlPr>
                      <w:ins w:id="895" w:author="CAIZERGUES Alain" w:date="2023-06-09T15:31:00Z">
                        <w:rPr>
                          <w:rFonts w:ascii="Cambria Math" w:hAnsi="Cambria Math"/>
                        </w:rPr>
                      </w:ins>
                    </m:ctrlPr>
                  </m:sSubPr>
                  <m:e>
                    <m:r>
                      <w:ins w:id="896" w:author="CAIZERGUES Alain" w:date="2023-06-09T15:31:00Z">
                        <w:rPr>
                          <w:rFonts w:ascii="Cambria Math" w:hAnsi="Cambria Math"/>
                        </w:rPr>
                        <m:t>L</m:t>
                      </w:ins>
                    </m:r>
                  </m:e>
                  <m:sub>
                    <m:r>
                      <w:ins w:id="897" w:author="CAIZERGUES Alain" w:date="2023-06-09T15:31:00Z">
                        <w:rPr>
                          <w:rFonts w:ascii="Cambria Math" w:hAnsi="Cambria Math"/>
                        </w:rPr>
                        <m:t>i</m:t>
                      </w:ins>
                    </m:r>
                    <m:r>
                      <w:ins w:id="898" w:author="CAIZERGUES Alain" w:date="2023-06-09T15:31:00Z">
                        <m:rPr>
                          <m:sty m:val="p"/>
                        </m:rPr>
                        <w:rPr>
                          <w:rFonts w:ascii="Cambria Math" w:hAnsi="Cambria Math"/>
                        </w:rPr>
                        <m:t>,</m:t>
                      </w:ins>
                    </m:r>
                    <m:r>
                      <w:ins w:id="899" w:author="CAIZERGUES Alain" w:date="2023-06-09T15:31:00Z">
                        <w:rPr>
                          <w:rFonts w:ascii="Cambria Math" w:hAnsi="Cambria Math"/>
                        </w:rPr>
                        <m:t>t</m:t>
                      </w:ins>
                    </m:r>
                  </m:sub>
                </m:sSub>
              </m:oMath>
            </m:oMathPara>
          </w:p>
        </w:tc>
        <w:tc>
          <w:tcPr>
            <w:tcW w:w="2921" w:type="pct"/>
            <w:tcPrChange w:id="900" w:author="CAIZERGUES Alain" w:date="2023-06-13T11:51:00Z">
              <w:tcPr>
                <w:tcW w:w="1071" w:type="pct"/>
              </w:tcPr>
            </w:tcPrChange>
          </w:tcPr>
          <w:p w14:paraId="44FB8D1F" w14:textId="77777777" w:rsidR="00B97603" w:rsidRPr="00EB6FAE" w:rsidRDefault="00B97603" w:rsidP="00C92255">
            <w:pPr>
              <w:pStyle w:val="Compact"/>
              <w:rPr>
                <w:ins w:id="901" w:author="CAIZERGUES Alain" w:date="2023-06-09T15:31:00Z"/>
                <w:lang w:val="en-GB"/>
              </w:rPr>
            </w:pPr>
            <w:ins w:id="902" w:author="CAIZERGUES Alain" w:date="2023-06-09T15:31:00Z">
              <w:r>
                <w:rPr>
                  <w:lang w:val="en-GB"/>
                </w:rPr>
                <w:t>N</w:t>
              </w:r>
              <w:r w:rsidRPr="00EB6FAE">
                <w:rPr>
                  <w:lang w:val="en-GB"/>
                </w:rPr>
                <w:t xml:space="preserve">umber of male-like individuals counted in population </w:t>
              </w:r>
              <m:oMath>
                <m:r>
                  <w:rPr>
                    <w:rFonts w:ascii="Cambria Math" w:hAnsi="Cambria Math"/>
                  </w:rPr>
                  <m:t>i</m:t>
                </m:r>
              </m:oMath>
              <w:r w:rsidRPr="00EB6FAE">
                <w:rPr>
                  <w:lang w:val="en-GB"/>
                </w:rPr>
                <w:t xml:space="preserve"> in year </w:t>
              </w:r>
              <m:oMath>
                <m:r>
                  <w:rPr>
                    <w:rFonts w:ascii="Cambria Math" w:hAnsi="Cambria Math"/>
                  </w:rPr>
                  <m:t>t</m:t>
                </m:r>
              </m:oMath>
            </w:ins>
          </w:p>
        </w:tc>
      </w:tr>
      <w:tr w:rsidR="00B97603" w:rsidRPr="001954C3" w14:paraId="27283D6A" w14:textId="77777777" w:rsidTr="00B97603">
        <w:trPr>
          <w:ins w:id="903" w:author="CAIZERGUES Alain" w:date="2023-06-09T15:32:00Z"/>
        </w:trPr>
        <w:tc>
          <w:tcPr>
            <w:tcW w:w="2079" w:type="pct"/>
            <w:tcPrChange w:id="904" w:author="CAIZERGUES Alain" w:date="2023-06-13T11:51:00Z">
              <w:tcPr>
                <w:tcW w:w="1747" w:type="pct"/>
                <w:gridSpan w:val="2"/>
              </w:tcPr>
            </w:tcPrChange>
          </w:tcPr>
          <w:p w14:paraId="1B9BBDBC" w14:textId="77777777" w:rsidR="00B97603" w:rsidRDefault="001954C3" w:rsidP="00C92255">
            <w:pPr>
              <w:pStyle w:val="Compact"/>
              <w:rPr>
                <w:ins w:id="905" w:author="CAIZERGUES Alain" w:date="2023-06-09T15:32:00Z"/>
                <w:rFonts w:ascii="Cambria" w:eastAsia="Cambria" w:hAnsi="Cambria" w:cs="Times New Roman"/>
              </w:rPr>
            </w:pPr>
            <m:oMathPara>
              <m:oMath>
                <m:sSub>
                  <m:sSubPr>
                    <m:ctrlPr>
                      <w:ins w:id="906" w:author="CAIZERGUES Alain" w:date="2023-06-09T15:32:00Z">
                        <w:rPr>
                          <w:rFonts w:ascii="Cambria Math" w:hAnsi="Cambria Math"/>
                        </w:rPr>
                      </w:ins>
                    </m:ctrlPr>
                  </m:sSubPr>
                  <m:e>
                    <m:r>
                      <w:ins w:id="907" w:author="CAIZERGUES Alain" w:date="2023-06-09T15:32:00Z">
                        <w:rPr>
                          <w:rFonts w:ascii="Cambria Math" w:hAnsi="Cambria Math"/>
                        </w:rPr>
                        <m:t>C</m:t>
                      </w:ins>
                    </m:r>
                  </m:e>
                  <m:sub>
                    <m:r>
                      <w:ins w:id="908" w:author="CAIZERGUES Alain" w:date="2023-06-09T15:32:00Z">
                        <w:rPr>
                          <w:rFonts w:ascii="Cambria Math" w:hAnsi="Cambria Math"/>
                        </w:rPr>
                        <m:t>i</m:t>
                      </w:ins>
                    </m:r>
                    <m:r>
                      <w:ins w:id="909" w:author="CAIZERGUES Alain" w:date="2023-06-09T15:32:00Z">
                        <m:rPr>
                          <m:sty m:val="p"/>
                        </m:rPr>
                        <w:rPr>
                          <w:rFonts w:ascii="Cambria Math" w:hAnsi="Cambria Math"/>
                        </w:rPr>
                        <m:t>,</m:t>
                      </w:ins>
                    </m:r>
                    <m:r>
                      <w:ins w:id="910" w:author="CAIZERGUES Alain" w:date="2023-06-09T15:32:00Z">
                        <w:rPr>
                          <w:rFonts w:ascii="Cambria Math" w:hAnsi="Cambria Math"/>
                        </w:rPr>
                        <m:t>t</m:t>
                      </w:ins>
                    </m:r>
                  </m:sub>
                </m:sSub>
              </m:oMath>
            </m:oMathPara>
          </w:p>
        </w:tc>
        <w:tc>
          <w:tcPr>
            <w:tcW w:w="2921" w:type="pct"/>
            <w:tcPrChange w:id="911" w:author="CAIZERGUES Alain" w:date="2023-06-13T11:51:00Z">
              <w:tcPr>
                <w:tcW w:w="1071" w:type="pct"/>
              </w:tcPr>
            </w:tcPrChange>
          </w:tcPr>
          <w:p w14:paraId="35A8C8B3" w14:textId="77777777" w:rsidR="00B97603" w:rsidRDefault="00B97603" w:rsidP="00C92255">
            <w:pPr>
              <w:pStyle w:val="Compact"/>
              <w:rPr>
                <w:ins w:id="912" w:author="CAIZERGUES Alain" w:date="2023-06-09T15:32:00Z"/>
                <w:lang w:val="en-GB"/>
              </w:rPr>
            </w:pPr>
            <w:ins w:id="913" w:author="CAIZERGUES Alain" w:date="2023-06-09T15:32:00Z">
              <w:r>
                <w:rPr>
                  <w:lang w:val="en-GB"/>
                </w:rPr>
                <w:t>N</w:t>
              </w:r>
              <w:r w:rsidRPr="00EB6FAE">
                <w:rPr>
                  <w:lang w:val="en-GB"/>
                </w:rPr>
                <w:t xml:space="preserve">umber of individuals counted in population </w:t>
              </w:r>
              <m:oMath>
                <m:r>
                  <w:rPr>
                    <w:rFonts w:ascii="Cambria Math" w:hAnsi="Cambria Math"/>
                  </w:rPr>
                  <m:t>i</m:t>
                </m:r>
              </m:oMath>
              <w:r w:rsidRPr="00EB6FAE">
                <w:rPr>
                  <w:lang w:val="en-GB"/>
                </w:rPr>
                <w:t xml:space="preserve"> in year </w:t>
              </w:r>
              <m:oMath>
                <m:r>
                  <w:rPr>
                    <w:rFonts w:ascii="Cambria Math" w:hAnsi="Cambria Math"/>
                  </w:rPr>
                  <m:t>t</m:t>
                </m:r>
              </m:oMath>
            </w:ins>
          </w:p>
        </w:tc>
      </w:tr>
      <w:tr w:rsidR="00B97603" w:rsidRPr="001954C3" w14:paraId="127F9773" w14:textId="77777777" w:rsidTr="00B97603">
        <w:trPr>
          <w:ins w:id="914" w:author="CAIZERGUES Alain" w:date="2023-06-09T15:33:00Z"/>
        </w:trPr>
        <w:tc>
          <w:tcPr>
            <w:tcW w:w="2079" w:type="pct"/>
            <w:tcPrChange w:id="915" w:author="CAIZERGUES Alain" w:date="2023-06-13T11:51:00Z">
              <w:tcPr>
                <w:tcW w:w="1747" w:type="pct"/>
                <w:gridSpan w:val="2"/>
              </w:tcPr>
            </w:tcPrChange>
          </w:tcPr>
          <w:p w14:paraId="4DC8E2CC" w14:textId="77777777" w:rsidR="00B97603" w:rsidRDefault="001954C3" w:rsidP="00C92255">
            <w:pPr>
              <w:pStyle w:val="Compact"/>
              <w:rPr>
                <w:ins w:id="916" w:author="CAIZERGUES Alain" w:date="2023-06-09T15:33:00Z"/>
              </w:rPr>
            </w:pPr>
            <m:oMathPara>
              <m:oMath>
                <m:sSub>
                  <m:sSubPr>
                    <m:ctrlPr>
                      <w:ins w:id="917" w:author="CAIZERGUES Alain" w:date="2023-06-09T15:33:00Z">
                        <w:rPr>
                          <w:rFonts w:ascii="Cambria Math" w:hAnsi="Cambria Math"/>
                        </w:rPr>
                      </w:ins>
                    </m:ctrlPr>
                  </m:sSubPr>
                  <m:e>
                    <m:r>
                      <w:ins w:id="918" w:author="CAIZERGUES Alain" w:date="2023-06-09T15:33:00Z">
                        <w:rPr>
                          <w:rFonts w:ascii="Cambria Math" w:hAnsi="Cambria Math"/>
                        </w:rPr>
                        <m:t>N</m:t>
                      </w:ins>
                    </m:r>
                  </m:e>
                  <m:sub>
                    <m:r>
                      <w:ins w:id="919" w:author="CAIZERGUES Alain" w:date="2023-06-09T15:33:00Z">
                        <w:rPr>
                          <w:rFonts w:ascii="Cambria Math" w:hAnsi="Cambria Math"/>
                        </w:rPr>
                        <m:t>i</m:t>
                      </w:ins>
                    </m:r>
                    <m:r>
                      <w:ins w:id="920" w:author="CAIZERGUES Alain" w:date="2023-06-09T15:33:00Z">
                        <m:rPr>
                          <m:sty m:val="p"/>
                        </m:rPr>
                        <w:rPr>
                          <w:rFonts w:ascii="Cambria Math" w:hAnsi="Cambria Math"/>
                        </w:rPr>
                        <m:t>,</m:t>
                      </w:ins>
                    </m:r>
                    <m:r>
                      <w:ins w:id="921" w:author="CAIZERGUES Alain" w:date="2023-06-09T15:33:00Z">
                        <w:rPr>
                          <w:rFonts w:ascii="Cambria Math" w:hAnsi="Cambria Math"/>
                        </w:rPr>
                        <m:t>t</m:t>
                      </w:ins>
                    </m:r>
                  </m:sub>
                </m:sSub>
              </m:oMath>
            </m:oMathPara>
          </w:p>
        </w:tc>
        <w:tc>
          <w:tcPr>
            <w:tcW w:w="2921" w:type="pct"/>
            <w:tcPrChange w:id="922" w:author="CAIZERGUES Alain" w:date="2023-06-13T11:51:00Z">
              <w:tcPr>
                <w:tcW w:w="1071" w:type="pct"/>
              </w:tcPr>
            </w:tcPrChange>
          </w:tcPr>
          <w:p w14:paraId="6EF04478" w14:textId="77777777" w:rsidR="00B97603" w:rsidRPr="00EB6FAE" w:rsidRDefault="00B97603" w:rsidP="00C92255">
            <w:pPr>
              <w:pStyle w:val="Compact"/>
              <w:rPr>
                <w:ins w:id="923" w:author="CAIZERGUES Alain" w:date="2023-06-09T15:33:00Z"/>
                <w:lang w:val="en-GB"/>
              </w:rPr>
            </w:pPr>
            <w:ins w:id="924" w:author="CAIZERGUES Alain" w:date="2023-06-09T15:33:00Z">
              <w:r w:rsidRPr="00EB6FAE">
                <w:rPr>
                  <w:lang w:val="en-GB"/>
                </w:rPr>
                <w:t xml:space="preserve">Size of the population </w:t>
              </w:r>
              <m:oMath>
                <m:r>
                  <w:rPr>
                    <w:rFonts w:ascii="Cambria Math" w:hAnsi="Cambria Math"/>
                  </w:rPr>
                  <m:t>i</m:t>
                </m:r>
              </m:oMath>
              <w:r w:rsidRPr="00EB6FAE">
                <w:rPr>
                  <w:lang w:val="en-GB"/>
                </w:rPr>
                <w:t xml:space="preserve"> in year </w:t>
              </w:r>
              <m:oMath>
                <m:r>
                  <w:rPr>
                    <w:rFonts w:ascii="Cambria Math" w:hAnsi="Cambria Math"/>
                  </w:rPr>
                  <m:t>t</m:t>
                </m:r>
              </m:oMath>
              <w:r w:rsidRPr="00EB6FAE">
                <w:rPr>
                  <w:lang w:val="en-GB"/>
                </w:rPr>
                <w:t xml:space="preserve"> (maximum number of individuals counted in the wintering population)</w:t>
              </w:r>
            </w:ins>
          </w:p>
        </w:tc>
      </w:tr>
      <w:tr w:rsidR="00B97603" w:rsidRPr="00B97603" w14:paraId="36351DBA" w14:textId="77777777" w:rsidTr="00B97603">
        <w:trPr>
          <w:ins w:id="925" w:author="CAIZERGUES Alain" w:date="2023-06-09T15:33:00Z"/>
        </w:trPr>
        <w:tc>
          <w:tcPr>
            <w:tcW w:w="2079" w:type="pct"/>
            <w:tcPrChange w:id="926" w:author="CAIZERGUES Alain" w:date="2023-06-13T11:51:00Z">
              <w:tcPr>
                <w:tcW w:w="1747" w:type="pct"/>
                <w:gridSpan w:val="2"/>
              </w:tcPr>
            </w:tcPrChange>
          </w:tcPr>
          <w:p w14:paraId="43E1C0F6" w14:textId="4CDEBE6F" w:rsidR="00B97603" w:rsidRPr="0025526D" w:rsidRDefault="00B97603">
            <w:pPr>
              <w:pStyle w:val="Compact"/>
              <w:rPr>
                <w:ins w:id="927" w:author="CAIZERGUES Alain" w:date="2023-06-09T15:33:00Z"/>
                <w:rFonts w:ascii="Cambria" w:eastAsia="Cambria" w:hAnsi="Cambria" w:cs="Times New Roman"/>
                <w:lang w:val="en-GB"/>
                <w:rPrChange w:id="928" w:author="CAIZERGUES Alain" w:date="2023-06-09T15:33:00Z">
                  <w:rPr>
                    <w:ins w:id="929" w:author="CAIZERGUES Alain" w:date="2023-06-09T15:33:00Z"/>
                    <w:rFonts w:ascii="Cambria" w:eastAsia="Cambria" w:hAnsi="Cambria" w:cs="Times New Roman"/>
                  </w:rPr>
                </w:rPrChange>
              </w:rPr>
            </w:pPr>
            <w:ins w:id="930" w:author="CAIZERGUES Alain" w:date="2023-06-09T15:34:00Z">
              <w:r>
                <w:rPr>
                  <w:rFonts w:ascii="Cambria" w:eastAsia="Cambria" w:hAnsi="Cambria" w:cs="Times New Roman"/>
                  <w:lang w:val="en-GB"/>
                </w:rPr>
                <w:t>Model outputs (</w:t>
              </w:r>
            </w:ins>
            <w:ins w:id="931" w:author="CAIZERGUES Alain" w:date="2023-06-13T11:51:00Z">
              <w:r>
                <w:rPr>
                  <w:rFonts w:ascii="Cambria" w:eastAsia="Cambria" w:hAnsi="Cambria" w:cs="Times New Roman"/>
                  <w:lang w:val="en-GB"/>
                </w:rPr>
                <w:t>estimated p</w:t>
              </w:r>
            </w:ins>
            <w:ins w:id="932" w:author="CAIZERGUES Alain" w:date="2023-06-09T15:34:00Z">
              <w:r>
                <w:rPr>
                  <w:rFonts w:ascii="Cambria" w:eastAsia="Cambria" w:hAnsi="Cambria" w:cs="Times New Roman"/>
                  <w:lang w:val="en-GB"/>
                </w:rPr>
                <w:t>arameters</w:t>
              </w:r>
            </w:ins>
            <w:ins w:id="933" w:author="CAIZERGUES Alain" w:date="2023-06-13T11:51:00Z">
              <w:r>
                <w:rPr>
                  <w:rFonts w:ascii="Cambria" w:eastAsia="Cambria" w:hAnsi="Cambria" w:cs="Times New Roman"/>
                  <w:lang w:val="en-GB"/>
                </w:rPr>
                <w:t>)</w:t>
              </w:r>
            </w:ins>
          </w:p>
        </w:tc>
        <w:tc>
          <w:tcPr>
            <w:tcW w:w="2921" w:type="pct"/>
            <w:tcPrChange w:id="934" w:author="CAIZERGUES Alain" w:date="2023-06-13T11:51:00Z">
              <w:tcPr>
                <w:tcW w:w="1071" w:type="pct"/>
              </w:tcPr>
            </w:tcPrChange>
          </w:tcPr>
          <w:p w14:paraId="15D20C78" w14:textId="77777777" w:rsidR="00B97603" w:rsidRPr="00EB6FAE" w:rsidRDefault="00B97603" w:rsidP="00C92255">
            <w:pPr>
              <w:pStyle w:val="Compact"/>
              <w:rPr>
                <w:ins w:id="935" w:author="CAIZERGUES Alain" w:date="2023-06-09T15:33:00Z"/>
                <w:lang w:val="en-GB"/>
              </w:rPr>
            </w:pPr>
          </w:p>
        </w:tc>
      </w:tr>
      <w:tr w:rsidR="00B97603" w:rsidRPr="001954C3" w14:paraId="46C81159" w14:textId="77777777" w:rsidTr="00B97603">
        <w:tc>
          <w:tcPr>
            <w:tcW w:w="2079" w:type="pct"/>
            <w:tcPrChange w:id="936" w:author="CAIZERGUES Alain" w:date="2023-06-13T11:51:00Z">
              <w:tcPr>
                <w:tcW w:w="1747" w:type="pct"/>
                <w:gridSpan w:val="2"/>
              </w:tcPr>
            </w:tcPrChange>
          </w:tcPr>
          <w:p w14:paraId="2EC24303" w14:textId="77777777" w:rsidR="00B97603" w:rsidRDefault="00B97603" w:rsidP="00C92255">
            <w:pPr>
              <w:pStyle w:val="Compact"/>
            </w:pPr>
            <m:oMathPara>
              <m:oMath>
                <m:r>
                  <w:rPr>
                    <w:rFonts w:ascii="Cambria Math" w:hAnsi="Cambria Math"/>
                  </w:rPr>
                  <m:t>p</m:t>
                </m:r>
                <m:r>
                  <w:ins w:id="937" w:author="CAIZERGUES Alain" w:date="2023-06-09T15:30:00Z">
                    <w:rPr>
                      <w:rFonts w:ascii="Cambria Math" w:hAnsi="Cambria Math"/>
                    </w:rPr>
                    <m:t>)</m:t>
                  </w:ins>
                </m:r>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a</m:t>
                    </m:r>
                  </m:e>
                </m:d>
              </m:oMath>
            </m:oMathPara>
          </w:p>
        </w:tc>
        <w:tc>
          <w:tcPr>
            <w:tcW w:w="2921" w:type="pct"/>
            <w:tcPrChange w:id="938" w:author="CAIZERGUES Alain" w:date="2023-06-13T11:51:00Z">
              <w:tcPr>
                <w:tcW w:w="1071" w:type="pct"/>
              </w:tcPr>
            </w:tcPrChange>
          </w:tcPr>
          <w:p w14:paraId="02EC8572" w14:textId="77777777" w:rsidR="00B97603" w:rsidRPr="00EB6FAE" w:rsidRDefault="00B97603" w:rsidP="00C92255">
            <w:pPr>
              <w:pStyle w:val="Compact"/>
              <w:rPr>
                <w:lang w:val="en-GB"/>
              </w:rPr>
            </w:pPr>
            <w:r w:rsidRPr="00EB6FAE">
              <w:rPr>
                <w:lang w:val="en-GB"/>
              </w:rPr>
              <w:t>Proportion of males in adults (or probability of being a male knowing it is an adult)</w:t>
            </w:r>
          </w:p>
        </w:tc>
      </w:tr>
      <w:tr w:rsidR="00B97603" w:rsidRPr="001954C3" w:rsidDel="0025526D" w14:paraId="4DCF245B" w14:textId="77777777" w:rsidTr="00B97603">
        <w:tblPrEx>
          <w:tblPrExChange w:id="939" w:author="CAIZERGUES Alain" w:date="2023-06-13T11:51:00Z">
            <w:tblPrEx>
              <w:tblW w:w="5000" w:type="pct"/>
            </w:tblPrEx>
          </w:tblPrExChange>
        </w:tblPrEx>
        <w:trPr>
          <w:gridAfter w:val="1"/>
          <w:wAfter w:w="5529" w:type="dxa"/>
          <w:del w:id="940" w:author="CAIZERGUES Alain" w:date="2023-06-09T15:32:00Z"/>
          <w:trPrChange w:id="941" w:author="CAIZERGUES Alain" w:date="2023-06-13T11:51:00Z">
            <w:trPr>
              <w:gridAfter w:val="1"/>
            </w:trPr>
          </w:trPrChange>
        </w:trPr>
        <w:tc>
          <w:tcPr>
            <w:tcW w:w="2079" w:type="pct"/>
            <w:tcPrChange w:id="942" w:author="CAIZERGUES Alain" w:date="2023-06-13T11:51:00Z">
              <w:tcPr>
                <w:tcW w:w="0" w:type="auto"/>
              </w:tcPr>
            </w:tcPrChange>
          </w:tcPr>
          <w:p w14:paraId="044E6040" w14:textId="77777777" w:rsidR="00B97603" w:rsidRPr="0025526D" w:rsidDel="0025526D" w:rsidRDefault="00B97603" w:rsidP="00C92255">
            <w:pPr>
              <w:pStyle w:val="Compact"/>
              <w:rPr>
                <w:del w:id="943" w:author="CAIZERGUES Alain" w:date="2023-06-09T15:32:00Z"/>
                <w:lang w:val="en-GB"/>
                <w:rPrChange w:id="944" w:author="CAIZERGUES Alain" w:date="2023-06-09T15:35:00Z">
                  <w:rPr>
                    <w:del w:id="945" w:author="CAIZERGUES Alain" w:date="2023-06-09T15:32:00Z"/>
                  </w:rPr>
                </w:rPrChange>
              </w:rPr>
            </w:pPr>
            <m:oMathPara>
              <m:oMath>
                <m:r>
                  <w:del w:id="946" w:author="CAIZERGUES Alain" w:date="2023-06-09T15:31:00Z">
                    <w:rPr>
                      <w:rFonts w:ascii="Cambria Math" w:hAnsi="Cambria Math"/>
                    </w:rPr>
                    <m:t>CM</m:t>
                  </w:del>
                </m:r>
                <m:sSub>
                  <m:sSubPr>
                    <m:ctrlPr>
                      <w:del w:id="947" w:author="CAIZERGUES Alain" w:date="2023-06-09T15:31:00Z">
                        <w:rPr>
                          <w:rFonts w:ascii="Cambria Math" w:hAnsi="Cambria Math"/>
                        </w:rPr>
                      </w:del>
                    </m:ctrlPr>
                  </m:sSubPr>
                  <m:e>
                    <m:r>
                      <w:del w:id="948" w:author="CAIZERGUES Alain" w:date="2023-06-09T15:31:00Z">
                        <w:rPr>
                          <w:rFonts w:ascii="Cambria Math" w:hAnsi="Cambria Math"/>
                        </w:rPr>
                        <m:t>L</m:t>
                      </w:del>
                    </m:r>
                  </m:e>
                  <m:sub>
                    <m:r>
                      <w:del w:id="949" w:author="CAIZERGUES Alain" w:date="2023-06-09T15:31:00Z">
                        <w:rPr>
                          <w:rFonts w:ascii="Cambria Math" w:hAnsi="Cambria Math"/>
                        </w:rPr>
                        <m:t>i</m:t>
                      </w:del>
                    </m:r>
                    <m:r>
                      <w:del w:id="950" w:author="CAIZERGUES Alain" w:date="2023-06-09T15:31:00Z">
                        <m:rPr>
                          <m:sty m:val="p"/>
                        </m:rPr>
                        <w:rPr>
                          <w:rFonts w:ascii="Cambria Math" w:hAnsi="Cambria Math"/>
                          <w:lang w:val="en-GB"/>
                          <w:rPrChange w:id="951" w:author="CAIZERGUES Alain" w:date="2023-06-09T15:35:00Z">
                            <w:rPr>
                              <w:rFonts w:ascii="Cambria Math" w:hAnsi="Cambria Math"/>
                            </w:rPr>
                          </w:rPrChange>
                        </w:rPr>
                        <m:t>,</m:t>
                      </w:del>
                    </m:r>
                    <m:r>
                      <w:del w:id="952" w:author="CAIZERGUES Alain" w:date="2023-06-09T15:31:00Z">
                        <w:rPr>
                          <w:rFonts w:ascii="Cambria Math" w:hAnsi="Cambria Math"/>
                        </w:rPr>
                        <m:t>t</m:t>
                      </w:del>
                    </m:r>
                  </m:sub>
                </m:sSub>
              </m:oMath>
            </m:oMathPara>
          </w:p>
        </w:tc>
      </w:tr>
      <w:tr w:rsidR="00B97603" w:rsidRPr="001954C3" w:rsidDel="0025526D" w14:paraId="456D4235" w14:textId="77777777" w:rsidTr="00B97603">
        <w:tblPrEx>
          <w:tblPrExChange w:id="953" w:author="CAIZERGUES Alain" w:date="2023-06-13T11:51:00Z">
            <w:tblPrEx>
              <w:tblW w:w="5000" w:type="pct"/>
            </w:tblPrEx>
          </w:tblPrExChange>
        </w:tblPrEx>
        <w:trPr>
          <w:gridAfter w:val="1"/>
          <w:wAfter w:w="5529" w:type="dxa"/>
          <w:del w:id="954" w:author="CAIZERGUES Alain" w:date="2023-06-09T15:32:00Z"/>
          <w:trPrChange w:id="955" w:author="CAIZERGUES Alain" w:date="2023-06-13T11:51:00Z">
            <w:trPr>
              <w:gridAfter w:val="1"/>
            </w:trPr>
          </w:trPrChange>
        </w:trPr>
        <w:tc>
          <w:tcPr>
            <w:tcW w:w="2079" w:type="pct"/>
            <w:tcPrChange w:id="956" w:author="CAIZERGUES Alain" w:date="2023-06-13T11:51:00Z">
              <w:tcPr>
                <w:tcW w:w="0" w:type="auto"/>
              </w:tcPr>
            </w:tcPrChange>
          </w:tcPr>
          <w:p w14:paraId="1EB29E3D" w14:textId="77777777" w:rsidR="00B97603" w:rsidRPr="0025526D" w:rsidDel="0025526D" w:rsidRDefault="001954C3" w:rsidP="00C92255">
            <w:pPr>
              <w:pStyle w:val="Compact"/>
              <w:rPr>
                <w:del w:id="957" w:author="CAIZERGUES Alain" w:date="2023-06-09T15:32:00Z"/>
                <w:lang w:val="en-GB"/>
                <w:rPrChange w:id="958" w:author="CAIZERGUES Alain" w:date="2023-06-09T15:35:00Z">
                  <w:rPr>
                    <w:del w:id="959" w:author="CAIZERGUES Alain" w:date="2023-06-09T15:32:00Z"/>
                  </w:rPr>
                </w:rPrChange>
              </w:rPr>
            </w:pPr>
            <m:oMathPara>
              <m:oMath>
                <m:sSub>
                  <m:sSubPr>
                    <m:ctrlPr>
                      <w:del w:id="960" w:author="CAIZERGUES Alain" w:date="2023-06-09T15:32:00Z">
                        <w:rPr>
                          <w:rFonts w:ascii="Cambria Math" w:hAnsi="Cambria Math"/>
                        </w:rPr>
                      </w:del>
                    </m:ctrlPr>
                  </m:sSubPr>
                  <m:e>
                    <m:r>
                      <w:del w:id="961" w:author="CAIZERGUES Alain" w:date="2023-06-09T15:32:00Z">
                        <w:rPr>
                          <w:rFonts w:ascii="Cambria Math" w:hAnsi="Cambria Math"/>
                        </w:rPr>
                        <m:t>C</m:t>
                      </w:del>
                    </m:r>
                  </m:e>
                  <m:sub>
                    <m:r>
                      <w:del w:id="962" w:author="CAIZERGUES Alain" w:date="2023-06-09T15:32:00Z">
                        <w:rPr>
                          <w:rFonts w:ascii="Cambria Math" w:hAnsi="Cambria Math"/>
                        </w:rPr>
                        <m:t>i</m:t>
                      </w:del>
                    </m:r>
                    <m:r>
                      <w:del w:id="963" w:author="CAIZERGUES Alain" w:date="2023-06-09T15:32:00Z">
                        <m:rPr>
                          <m:sty m:val="p"/>
                        </m:rPr>
                        <w:rPr>
                          <w:rFonts w:ascii="Cambria Math" w:hAnsi="Cambria Math"/>
                          <w:lang w:val="en-GB"/>
                          <w:rPrChange w:id="964" w:author="CAIZERGUES Alain" w:date="2023-06-09T15:35:00Z">
                            <w:rPr>
                              <w:rFonts w:ascii="Cambria Math" w:hAnsi="Cambria Math"/>
                            </w:rPr>
                          </w:rPrChange>
                        </w:rPr>
                        <m:t>,</m:t>
                      </w:del>
                    </m:r>
                    <m:r>
                      <w:del w:id="965" w:author="CAIZERGUES Alain" w:date="2023-06-09T15:32:00Z">
                        <w:rPr>
                          <w:rFonts w:ascii="Cambria Math" w:hAnsi="Cambria Math"/>
                        </w:rPr>
                        <m:t>t</m:t>
                      </w:del>
                    </m:r>
                  </m:sub>
                </m:sSub>
              </m:oMath>
            </m:oMathPara>
          </w:p>
        </w:tc>
      </w:tr>
      <w:tr w:rsidR="00B97603" w:rsidRPr="001954C3" w14:paraId="2483875C" w14:textId="77777777" w:rsidTr="00B97603">
        <w:tc>
          <w:tcPr>
            <w:tcW w:w="2079" w:type="pct"/>
            <w:tcPrChange w:id="966" w:author="CAIZERGUES Alain" w:date="2023-06-13T11:51:00Z">
              <w:tcPr>
                <w:tcW w:w="1747" w:type="pct"/>
                <w:gridSpan w:val="2"/>
              </w:tcPr>
            </w:tcPrChange>
          </w:tcPr>
          <w:p w14:paraId="0B91C000" w14:textId="77777777" w:rsidR="00B97603" w:rsidRDefault="00B97603" w:rsidP="00C92255">
            <w:pPr>
              <w:pStyle w:val="Compact"/>
            </w:pPr>
            <m:oMathPara>
              <m:oMath>
                <m:r>
                  <w:rPr>
                    <w:rFonts w:ascii="Cambria Math" w:hAnsi="Cambria Math"/>
                  </w:rPr>
                  <m:t>p</m:t>
                </m:r>
                <m:sSub>
                  <m:sSubPr>
                    <m:ctrlPr>
                      <w:rPr>
                        <w:rFonts w:ascii="Cambria Math" w:hAnsi="Cambria Math"/>
                      </w:rPr>
                    </m:ctrlPr>
                  </m:sSubPr>
                  <m:e>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m</m:t>
                        </m:r>
                      </m:e>
                    </m:d>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2921" w:type="pct"/>
            <w:tcPrChange w:id="967" w:author="CAIZERGUES Alain" w:date="2023-06-13T11:51:00Z">
              <w:tcPr>
                <w:tcW w:w="1071" w:type="pct"/>
              </w:tcPr>
            </w:tcPrChange>
          </w:tcPr>
          <w:p w14:paraId="43FEE427" w14:textId="77777777" w:rsidR="00B97603" w:rsidRPr="00EB6FAE" w:rsidRDefault="00B97603" w:rsidP="00C92255">
            <w:pPr>
              <w:pStyle w:val="Compact"/>
              <w:rPr>
                <w:lang w:val="en-GB"/>
              </w:rPr>
            </w:pPr>
            <w:r w:rsidRPr="00EB6FAE">
              <w:rPr>
                <w:lang w:val="en-GB"/>
              </w:rPr>
              <w:t xml:space="preserve">Proportion of adult males in population </w:t>
            </w:r>
            <m:oMath>
              <m:r>
                <w:rPr>
                  <w:rFonts w:ascii="Cambria Math" w:hAnsi="Cambria Math"/>
                </w:rPr>
                <m:t>i</m:t>
              </m:r>
            </m:oMath>
            <w:r w:rsidRPr="00EB6FAE">
              <w:rPr>
                <w:lang w:val="en-GB"/>
              </w:rPr>
              <w:t xml:space="preserve"> in year </w:t>
            </w:r>
            <m:oMath>
              <m:r>
                <w:rPr>
                  <w:rFonts w:ascii="Cambria Math" w:hAnsi="Cambria Math"/>
                </w:rPr>
                <m:t>t</m:t>
              </m:r>
            </m:oMath>
          </w:p>
        </w:tc>
      </w:tr>
      <w:tr w:rsidR="00B97603" w:rsidRPr="001954C3" w14:paraId="432EA8F9" w14:textId="77777777" w:rsidTr="00B97603">
        <w:tc>
          <w:tcPr>
            <w:tcW w:w="2079" w:type="pct"/>
            <w:tcPrChange w:id="968" w:author="CAIZERGUES Alain" w:date="2023-06-13T11:51:00Z">
              <w:tcPr>
                <w:tcW w:w="1747" w:type="pct"/>
                <w:gridSpan w:val="2"/>
              </w:tcPr>
            </w:tcPrChange>
          </w:tcPr>
          <w:p w14:paraId="64EC8A12" w14:textId="77777777" w:rsidR="00B97603" w:rsidRDefault="00B97603" w:rsidP="00C92255">
            <w:pPr>
              <w:pStyle w:val="Compact"/>
            </w:pPr>
            <m:oMathPara>
              <m:oMath>
                <m:r>
                  <w:rPr>
                    <w:rFonts w:ascii="Cambria Math" w:hAnsi="Cambria Math"/>
                  </w:rPr>
                  <m:t>p</m:t>
                </m:r>
                <m:sSub>
                  <m:sSubPr>
                    <m:ctrlPr>
                      <w:rPr>
                        <w:rFonts w:ascii="Cambria Math" w:hAnsi="Cambria Math"/>
                      </w:rPr>
                    </m:ctrlPr>
                  </m:sSubPr>
                  <m:e>
                    <m:d>
                      <m:dPr>
                        <m:ctrlPr>
                          <w:rPr>
                            <w:rFonts w:ascii="Cambria Math" w:hAnsi="Cambria Math"/>
                          </w:rPr>
                        </m:ctrlPr>
                      </m:dPr>
                      <m:e>
                        <m:r>
                          <w:rPr>
                            <w:rFonts w:ascii="Cambria Math" w:hAnsi="Cambria Math"/>
                          </w:rPr>
                          <m:t>a</m:t>
                        </m:r>
                      </m:e>
                    </m:d>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2921" w:type="pct"/>
            <w:tcPrChange w:id="969" w:author="CAIZERGUES Alain" w:date="2023-06-13T11:51:00Z">
              <w:tcPr>
                <w:tcW w:w="1071" w:type="pct"/>
              </w:tcPr>
            </w:tcPrChange>
          </w:tcPr>
          <w:p w14:paraId="14740D4B" w14:textId="77777777" w:rsidR="00B97603" w:rsidRPr="00EB6FAE" w:rsidRDefault="00B97603" w:rsidP="00C92255">
            <w:pPr>
              <w:pStyle w:val="Compact"/>
              <w:rPr>
                <w:lang w:val="en-GB"/>
              </w:rPr>
            </w:pPr>
            <w:r w:rsidRPr="00EB6FAE">
              <w:rPr>
                <w:lang w:val="en-GB"/>
              </w:rPr>
              <w:t xml:space="preserve">Proportion of adults in population </w:t>
            </w:r>
            <m:oMath>
              <m:r>
                <w:rPr>
                  <w:rFonts w:ascii="Cambria Math" w:hAnsi="Cambria Math"/>
                </w:rPr>
                <m:t>i</m:t>
              </m:r>
            </m:oMath>
            <w:r w:rsidRPr="00EB6FAE">
              <w:rPr>
                <w:lang w:val="en-GB"/>
              </w:rPr>
              <w:t xml:space="preserve"> in year </w:t>
            </w:r>
            <m:oMath>
              <m:r>
                <w:rPr>
                  <w:rFonts w:ascii="Cambria Math" w:hAnsi="Cambria Math"/>
                </w:rPr>
                <m:t>t</m:t>
              </m:r>
            </m:oMath>
          </w:p>
        </w:tc>
      </w:tr>
      <w:tr w:rsidR="00B97603" w:rsidRPr="001954C3" w14:paraId="6910C3FD" w14:textId="77777777" w:rsidTr="00B97603">
        <w:tc>
          <w:tcPr>
            <w:tcW w:w="2079" w:type="pct"/>
            <w:tcPrChange w:id="970" w:author="CAIZERGUES Alain" w:date="2023-06-13T11:51:00Z">
              <w:tcPr>
                <w:tcW w:w="1747" w:type="pct"/>
                <w:gridSpan w:val="2"/>
              </w:tcPr>
            </w:tcPrChange>
          </w:tcPr>
          <w:p w14:paraId="7015312B" w14:textId="77777777" w:rsidR="00B97603" w:rsidRDefault="00B97603" w:rsidP="00C92255">
            <w:pPr>
              <w:pStyle w:val="Compact"/>
            </w:pPr>
            <m:oMathPara>
              <m:oMath>
                <m:r>
                  <w:rPr>
                    <w:rFonts w:ascii="Cambria Math" w:hAnsi="Cambria Math"/>
                  </w:rPr>
                  <m:t>p</m:t>
                </m:r>
                <m:sSub>
                  <m:sSubPr>
                    <m:ctrlPr>
                      <w:rPr>
                        <w:rFonts w:ascii="Cambria Math" w:hAnsi="Cambria Math"/>
                      </w:rPr>
                    </m:ctrlPr>
                  </m:sSubPr>
                  <m:e>
                    <m:d>
                      <m:dPr>
                        <m:ctrlPr>
                          <w:rPr>
                            <w:rFonts w:ascii="Cambria Math" w:hAnsi="Cambria Math"/>
                          </w:rPr>
                        </m:ctrlPr>
                      </m:dPr>
                      <m:e>
                        <m:r>
                          <w:rPr>
                            <w:rFonts w:ascii="Cambria Math" w:hAnsi="Cambria Math"/>
                          </w:rPr>
                          <m:t>i</m:t>
                        </m:r>
                      </m:e>
                    </m:d>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2921" w:type="pct"/>
            <w:tcPrChange w:id="971" w:author="CAIZERGUES Alain" w:date="2023-06-13T11:51:00Z">
              <w:tcPr>
                <w:tcW w:w="1071" w:type="pct"/>
              </w:tcPr>
            </w:tcPrChange>
          </w:tcPr>
          <w:p w14:paraId="092EF244" w14:textId="77777777" w:rsidR="00B97603" w:rsidRPr="00EB6FAE" w:rsidRDefault="00B97603" w:rsidP="00C92255">
            <w:pPr>
              <w:pStyle w:val="Compact"/>
              <w:rPr>
                <w:lang w:val="en-GB"/>
              </w:rPr>
            </w:pPr>
            <w:r w:rsidRPr="00EB6FAE">
              <w:rPr>
                <w:lang w:val="en-GB"/>
              </w:rPr>
              <w:t xml:space="preserve">Proportion of immatures in population </w:t>
            </w:r>
            <m:oMath>
              <m:r>
                <w:rPr>
                  <w:rFonts w:ascii="Cambria Math" w:hAnsi="Cambria Math"/>
                </w:rPr>
                <m:t>i</m:t>
              </m:r>
            </m:oMath>
            <w:r w:rsidRPr="00EB6FAE">
              <w:rPr>
                <w:lang w:val="en-GB"/>
              </w:rPr>
              <w:t xml:space="preserve"> in year </w:t>
            </w:r>
            <m:oMath>
              <m:r>
                <w:rPr>
                  <w:rFonts w:ascii="Cambria Math" w:hAnsi="Cambria Math"/>
                </w:rPr>
                <m:t>t</m:t>
              </m:r>
            </m:oMath>
          </w:p>
        </w:tc>
      </w:tr>
      <w:tr w:rsidR="00B97603" w:rsidRPr="001954C3" w:rsidDel="00C92255" w14:paraId="1BD322F8" w14:textId="77777777" w:rsidTr="00B97603">
        <w:trPr>
          <w:gridAfter w:val="1"/>
          <w:wAfter w:w="5529" w:type="dxa"/>
          <w:del w:id="972" w:author="CAIZERGUES Alain" w:date="2023-06-09T15:36:00Z"/>
          <w:trPrChange w:id="973" w:author="CAIZERGUES Alain" w:date="2023-06-13T11:51:00Z">
            <w:trPr>
              <w:gridAfter w:val="1"/>
            </w:trPr>
          </w:trPrChange>
        </w:trPr>
        <w:tc>
          <w:tcPr>
            <w:tcW w:w="2079" w:type="pct"/>
            <w:tcPrChange w:id="974" w:author="CAIZERGUES Alain" w:date="2023-06-13T11:51:00Z">
              <w:tcPr>
                <w:tcW w:w="1747" w:type="pct"/>
                <w:gridSpan w:val="2"/>
              </w:tcPr>
            </w:tcPrChange>
          </w:tcPr>
          <w:p w14:paraId="433B9DF9" w14:textId="77777777" w:rsidR="00B97603" w:rsidRPr="0025526D" w:rsidDel="00C92255" w:rsidRDefault="001954C3" w:rsidP="00C92255">
            <w:pPr>
              <w:pStyle w:val="Compact"/>
              <w:rPr>
                <w:del w:id="975" w:author="CAIZERGUES Alain" w:date="2023-06-09T15:36:00Z"/>
                <w:lang w:val="en-GB"/>
                <w:rPrChange w:id="976" w:author="CAIZERGUES Alain" w:date="2023-06-09T15:35:00Z">
                  <w:rPr>
                    <w:del w:id="977" w:author="CAIZERGUES Alain" w:date="2023-06-09T15:36:00Z"/>
                  </w:rPr>
                </w:rPrChange>
              </w:rPr>
            </w:pPr>
            <m:oMathPara>
              <m:oMath>
                <m:sSub>
                  <m:sSubPr>
                    <m:ctrlPr>
                      <w:del w:id="978" w:author="CAIZERGUES Alain" w:date="2023-06-09T15:33:00Z">
                        <w:rPr>
                          <w:rFonts w:ascii="Cambria Math" w:hAnsi="Cambria Math"/>
                        </w:rPr>
                      </w:del>
                    </m:ctrlPr>
                  </m:sSubPr>
                  <m:e>
                    <m:r>
                      <w:del w:id="979" w:author="CAIZERGUES Alain" w:date="2023-06-09T15:33:00Z">
                        <w:rPr>
                          <w:rFonts w:ascii="Cambria Math" w:hAnsi="Cambria Math"/>
                        </w:rPr>
                        <m:t>N</m:t>
                      </w:del>
                    </m:r>
                  </m:e>
                  <m:sub>
                    <m:r>
                      <w:del w:id="980" w:author="CAIZERGUES Alain" w:date="2023-06-09T15:33:00Z">
                        <w:rPr>
                          <w:rFonts w:ascii="Cambria Math" w:hAnsi="Cambria Math"/>
                        </w:rPr>
                        <m:t>i</m:t>
                      </w:del>
                    </m:r>
                    <m:r>
                      <w:del w:id="981" w:author="CAIZERGUES Alain" w:date="2023-06-09T15:33:00Z">
                        <m:rPr>
                          <m:sty m:val="p"/>
                        </m:rPr>
                        <w:rPr>
                          <w:rFonts w:ascii="Cambria Math" w:hAnsi="Cambria Math"/>
                          <w:lang w:val="en-GB"/>
                          <w:rPrChange w:id="982" w:author="CAIZERGUES Alain" w:date="2023-06-09T15:35:00Z">
                            <w:rPr>
                              <w:rFonts w:ascii="Cambria Math" w:hAnsi="Cambria Math"/>
                            </w:rPr>
                          </w:rPrChange>
                        </w:rPr>
                        <m:t>,</m:t>
                      </w:del>
                    </m:r>
                    <m:r>
                      <w:del w:id="983" w:author="CAIZERGUES Alain" w:date="2023-06-09T15:33:00Z">
                        <w:rPr>
                          <w:rFonts w:ascii="Cambria Math" w:hAnsi="Cambria Math"/>
                        </w:rPr>
                        <m:t>t</m:t>
                      </w:del>
                    </m:r>
                  </m:sub>
                </m:sSub>
              </m:oMath>
            </m:oMathPara>
          </w:p>
        </w:tc>
      </w:tr>
      <w:tr w:rsidR="00B97603" w:rsidRPr="001954C3" w14:paraId="3C9D6BA3" w14:textId="77777777" w:rsidTr="00B97603">
        <w:tc>
          <w:tcPr>
            <w:tcW w:w="2079" w:type="pct"/>
            <w:tcPrChange w:id="984" w:author="CAIZERGUES Alain" w:date="2023-06-13T11:51:00Z">
              <w:tcPr>
                <w:tcW w:w="1747" w:type="pct"/>
                <w:gridSpan w:val="2"/>
              </w:tcPr>
            </w:tcPrChange>
          </w:tcPr>
          <w:p w14:paraId="514EBA12" w14:textId="77777777" w:rsidR="00B97603" w:rsidRDefault="001954C3" w:rsidP="00C92255">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2921" w:type="pct"/>
            <w:tcPrChange w:id="985" w:author="CAIZERGUES Alain" w:date="2023-06-13T11:51:00Z">
              <w:tcPr>
                <w:tcW w:w="1071" w:type="pct"/>
              </w:tcPr>
            </w:tcPrChange>
          </w:tcPr>
          <w:p w14:paraId="78DC75BA" w14:textId="77777777" w:rsidR="00B97603" w:rsidRPr="00EB6FAE" w:rsidRDefault="00B97603" w:rsidP="00C92255">
            <w:pPr>
              <w:pStyle w:val="Compact"/>
              <w:rPr>
                <w:lang w:val="en-GB"/>
              </w:rPr>
            </w:pPr>
            <w:r w:rsidRPr="00EB6FAE">
              <w:rPr>
                <w:lang w:val="en-GB"/>
              </w:rPr>
              <w:t xml:space="preserve">Adult survival rate, i.e. proportion of individuals in year </w:t>
            </w:r>
            <m:oMath>
              <m:r>
                <w:rPr>
                  <w:rFonts w:ascii="Cambria Math" w:hAnsi="Cambria Math"/>
                </w:rPr>
                <m:t>t</m:t>
              </m:r>
              <m:r>
                <m:rPr>
                  <m:sty m:val="p"/>
                </m:rPr>
                <w:rPr>
                  <w:rFonts w:ascii="Cambria Math" w:hAnsi="Cambria Math"/>
                  <w:lang w:val="en-GB"/>
                </w:rPr>
                <m:t>-</m:t>
              </m:r>
              <m:r>
                <w:rPr>
                  <w:rFonts w:ascii="Cambria Math" w:hAnsi="Cambria Math"/>
                  <w:lang w:val="en-GB"/>
                </w:rPr>
                <m:t>1</m:t>
              </m:r>
            </m:oMath>
            <w:r w:rsidRPr="00EB6FAE">
              <w:rPr>
                <w:lang w:val="en-GB"/>
              </w:rPr>
              <w:t xml:space="preserve"> still alive in year </w:t>
            </w:r>
            <m:oMath>
              <m:r>
                <w:rPr>
                  <w:rFonts w:ascii="Cambria Math" w:hAnsi="Cambria Math"/>
                </w:rPr>
                <m:t>t</m:t>
              </m:r>
            </m:oMath>
          </w:p>
        </w:tc>
      </w:tr>
      <w:tr w:rsidR="00B97603" w:rsidRPr="001954C3" w14:paraId="3B9FB698" w14:textId="77777777" w:rsidTr="00B97603">
        <w:tc>
          <w:tcPr>
            <w:tcW w:w="2079" w:type="pct"/>
            <w:tcPrChange w:id="986" w:author="CAIZERGUES Alain" w:date="2023-06-13T11:51:00Z">
              <w:tcPr>
                <w:tcW w:w="1747" w:type="pct"/>
                <w:gridSpan w:val="2"/>
              </w:tcPr>
            </w:tcPrChange>
          </w:tcPr>
          <w:p w14:paraId="7E372AD9" w14:textId="77777777" w:rsidR="00B97603" w:rsidRDefault="001954C3" w:rsidP="00C92255">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2921" w:type="pct"/>
            <w:tcPrChange w:id="987" w:author="CAIZERGUES Alain" w:date="2023-06-13T11:51:00Z">
              <w:tcPr>
                <w:tcW w:w="1071" w:type="pct"/>
              </w:tcPr>
            </w:tcPrChange>
          </w:tcPr>
          <w:p w14:paraId="62463D04" w14:textId="77777777" w:rsidR="00B97603" w:rsidRPr="00EB6FAE" w:rsidRDefault="00B97603" w:rsidP="00C92255">
            <w:pPr>
              <w:pStyle w:val="Compact"/>
              <w:rPr>
                <w:lang w:val="en-GB"/>
              </w:rPr>
            </w:pPr>
            <w:r w:rsidRPr="00EB6FAE">
              <w:rPr>
                <w:lang w:val="en-GB"/>
              </w:rPr>
              <w:t xml:space="preserve">Recruitment rate, i.e. number of recruits in population </w:t>
            </w:r>
            <m:oMath>
              <m:r>
                <w:rPr>
                  <w:rFonts w:ascii="Cambria Math" w:hAnsi="Cambria Math"/>
                </w:rPr>
                <m:t>i</m:t>
              </m:r>
            </m:oMath>
            <w:r w:rsidRPr="00EB6FAE">
              <w:rPr>
                <w:lang w:val="en-GB"/>
              </w:rPr>
              <w:t xml:space="preserve"> in year </w:t>
            </w:r>
            <m:oMath>
              <m:r>
                <w:rPr>
                  <w:rFonts w:ascii="Cambria Math" w:hAnsi="Cambria Math"/>
                </w:rPr>
                <m:t>t</m:t>
              </m:r>
            </m:oMath>
            <w:r w:rsidRPr="00EB6FAE">
              <w:rPr>
                <w:lang w:val="en-GB"/>
              </w:rPr>
              <w:t xml:space="preserve"> per individual in year </w:t>
            </w:r>
            <m:oMath>
              <m:r>
                <w:rPr>
                  <w:rFonts w:ascii="Cambria Math" w:hAnsi="Cambria Math"/>
                </w:rPr>
                <m:t>t</m:t>
              </m:r>
              <m:r>
                <m:rPr>
                  <m:sty m:val="p"/>
                </m:rPr>
                <w:rPr>
                  <w:rFonts w:ascii="Cambria Math" w:hAnsi="Cambria Math"/>
                  <w:lang w:val="en-GB"/>
                </w:rPr>
                <m:t>-</m:t>
              </m:r>
              <m:r>
                <w:rPr>
                  <w:rFonts w:ascii="Cambria Math" w:hAnsi="Cambria Math"/>
                  <w:lang w:val="en-GB"/>
                </w:rPr>
                <m:t>1</m:t>
              </m:r>
            </m:oMath>
          </w:p>
        </w:tc>
      </w:tr>
      <w:tr w:rsidR="00B97603" w:rsidRPr="001954C3" w14:paraId="52EC5F72" w14:textId="77777777" w:rsidTr="00B97603">
        <w:tc>
          <w:tcPr>
            <w:tcW w:w="2079" w:type="pct"/>
            <w:tcPrChange w:id="988" w:author="CAIZERGUES Alain" w:date="2023-06-13T11:51:00Z">
              <w:tcPr>
                <w:tcW w:w="1747" w:type="pct"/>
                <w:gridSpan w:val="2"/>
              </w:tcPr>
            </w:tcPrChange>
          </w:tcPr>
          <w:p w14:paraId="792CAD85" w14:textId="77777777" w:rsidR="00B97603" w:rsidRDefault="001954C3" w:rsidP="00C92255">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2921" w:type="pct"/>
            <w:tcPrChange w:id="989" w:author="CAIZERGUES Alain" w:date="2023-06-13T11:51:00Z">
              <w:tcPr>
                <w:tcW w:w="1071" w:type="pct"/>
              </w:tcPr>
            </w:tcPrChange>
          </w:tcPr>
          <w:p w14:paraId="0DD8D83D" w14:textId="77777777" w:rsidR="00B97603" w:rsidRPr="00EB6FAE" w:rsidRDefault="00B97603" w:rsidP="00C92255">
            <w:pPr>
              <w:pStyle w:val="Compact"/>
              <w:rPr>
                <w:lang w:val="en-GB"/>
              </w:rPr>
            </w:pPr>
            <w:r w:rsidRPr="00EB6FAE">
              <w:rPr>
                <w:lang w:val="en-GB"/>
              </w:rPr>
              <w:t xml:space="preserve">Number of adults in population </w:t>
            </w:r>
            <m:oMath>
              <m:r>
                <w:rPr>
                  <w:rFonts w:ascii="Cambria Math" w:hAnsi="Cambria Math"/>
                </w:rPr>
                <m:t>i</m:t>
              </m:r>
            </m:oMath>
            <w:r w:rsidRPr="00EB6FAE">
              <w:rPr>
                <w:lang w:val="en-GB"/>
              </w:rPr>
              <w:t xml:space="preserve"> in year </w:t>
            </w:r>
            <m:oMath>
              <m:r>
                <w:rPr>
                  <w:rFonts w:ascii="Cambria Math" w:hAnsi="Cambria Math"/>
                </w:rPr>
                <m:t>t</m:t>
              </m:r>
            </m:oMath>
          </w:p>
        </w:tc>
      </w:tr>
      <w:tr w:rsidR="00B97603" w:rsidRPr="001954C3" w14:paraId="6BBD6AA1" w14:textId="77777777" w:rsidTr="00B97603">
        <w:tc>
          <w:tcPr>
            <w:tcW w:w="2079" w:type="pct"/>
            <w:tcPrChange w:id="990" w:author="CAIZERGUES Alain" w:date="2023-06-13T11:51:00Z">
              <w:tcPr>
                <w:tcW w:w="1747" w:type="pct"/>
                <w:gridSpan w:val="2"/>
              </w:tcPr>
            </w:tcPrChange>
          </w:tcPr>
          <w:p w14:paraId="51167699" w14:textId="77777777" w:rsidR="00B97603" w:rsidRDefault="001954C3" w:rsidP="00C92255">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2921" w:type="pct"/>
            <w:tcPrChange w:id="991" w:author="CAIZERGUES Alain" w:date="2023-06-13T11:51:00Z">
              <w:tcPr>
                <w:tcW w:w="1071" w:type="pct"/>
              </w:tcPr>
            </w:tcPrChange>
          </w:tcPr>
          <w:p w14:paraId="12413C92" w14:textId="77777777" w:rsidR="00B97603" w:rsidRPr="00EB6FAE" w:rsidRDefault="00B97603" w:rsidP="00C92255">
            <w:pPr>
              <w:pStyle w:val="Compact"/>
              <w:rPr>
                <w:lang w:val="en-GB"/>
              </w:rPr>
            </w:pPr>
            <w:r w:rsidRPr="00EB6FAE">
              <w:rPr>
                <w:lang w:val="en-GB"/>
              </w:rPr>
              <w:t xml:space="preserve">Number of recruits in population </w:t>
            </w:r>
            <m:oMath>
              <m:r>
                <w:rPr>
                  <w:rFonts w:ascii="Cambria Math" w:hAnsi="Cambria Math"/>
                </w:rPr>
                <m:t>i</m:t>
              </m:r>
            </m:oMath>
            <w:r w:rsidRPr="00EB6FAE">
              <w:rPr>
                <w:lang w:val="en-GB"/>
              </w:rPr>
              <w:t xml:space="preserve"> in year </w:t>
            </w:r>
            <m:oMath>
              <m:r>
                <w:rPr>
                  <w:rFonts w:ascii="Cambria Math" w:hAnsi="Cambria Math"/>
                </w:rPr>
                <m:t>t</m:t>
              </m:r>
            </m:oMath>
          </w:p>
        </w:tc>
      </w:tr>
    </w:tbl>
    <w:p w14:paraId="5CB0882A" w14:textId="77777777" w:rsidR="00AC35CD" w:rsidRPr="00EB6FAE" w:rsidRDefault="00B404E8">
      <w:pPr>
        <w:pStyle w:val="Corpsdetexte"/>
        <w:rPr>
          <w:lang w:val="en-GB"/>
        </w:rPr>
      </w:pPr>
      <w:r w:rsidRPr="00EB6FAE">
        <w:rPr>
          <w:lang w:val="en-GB"/>
        </w:rPr>
        <w:t>$$\begin{equation} p(</w:t>
      </w:r>
      <w:proofErr w:type="spellStart"/>
      <w:r w:rsidRPr="00EB6FAE">
        <w:rPr>
          <w:lang w:val="en-GB"/>
        </w:rPr>
        <w:t>m|a</w:t>
      </w:r>
      <w:proofErr w:type="spellEnd"/>
      <w:r w:rsidRPr="00EB6FAE">
        <w:rPr>
          <w:lang w:val="en-GB"/>
        </w:rPr>
        <w:t xml:space="preserve">) \sim {\sf </w:t>
      </w:r>
      <w:proofErr w:type="gramStart"/>
      <w:r w:rsidRPr="00EB6FAE">
        <w:rPr>
          <w:lang w:val="en-GB"/>
        </w:rPr>
        <w:t>Beta}(</w:t>
      </w:r>
      <w:proofErr w:type="gramEnd"/>
      <w:r w:rsidRPr="00EB6FAE">
        <w:rPr>
          <w:lang w:val="en-GB"/>
        </w:rPr>
        <w:t>AM, AF) \</w:t>
      </w:r>
      <w:proofErr w:type="spellStart"/>
      <w:r w:rsidRPr="00EB6FAE">
        <w:rPr>
          <w:lang w:val="en-GB"/>
        </w:rPr>
        <w:t>qquad</w:t>
      </w:r>
      <w:proofErr w:type="spellEnd"/>
      <w:r w:rsidRPr="00EB6FAE">
        <w:rPr>
          <w:lang w:val="en-GB"/>
        </w:rPr>
        <w:t>(2.1) \end{equation}$$</w:t>
      </w:r>
    </w:p>
    <w:p w14:paraId="7B649FD3" w14:textId="77777777" w:rsidR="00AC35CD" w:rsidRPr="00EB6FAE" w:rsidRDefault="00B404E8">
      <w:pPr>
        <w:pStyle w:val="FirstParagraph"/>
        <w:rPr>
          <w:lang w:val="en-GB"/>
        </w:rPr>
      </w:pPr>
      <w:r w:rsidRPr="00EB6FAE">
        <w:rPr>
          <w:lang w:val="en-GB"/>
        </w:rPr>
        <w:t>$$\begin{align} CML_{</w:t>
      </w:r>
      <w:proofErr w:type="spellStart"/>
      <w:r w:rsidRPr="00EB6FAE">
        <w:rPr>
          <w:lang w:val="en-GB"/>
        </w:rPr>
        <w:t>i</w:t>
      </w:r>
      <w:proofErr w:type="spellEnd"/>
      <w:r w:rsidRPr="00EB6FAE">
        <w:rPr>
          <w:lang w:val="en-GB"/>
        </w:rPr>
        <w:t xml:space="preserve">, t} &amp; \sim {\sf </w:t>
      </w:r>
      <w:proofErr w:type="spellStart"/>
      <w:r w:rsidRPr="00EB6FAE">
        <w:rPr>
          <w:lang w:val="en-GB"/>
        </w:rPr>
        <w:t>Binom</w:t>
      </w:r>
      <w:proofErr w:type="spellEnd"/>
      <w:r w:rsidRPr="00EB6FAE">
        <w:rPr>
          <w:lang w:val="en-GB"/>
        </w:rPr>
        <w:t>}(p(a \cap m)_{</w:t>
      </w:r>
      <w:proofErr w:type="spellStart"/>
      <w:r w:rsidRPr="00EB6FAE">
        <w:rPr>
          <w:lang w:val="en-GB"/>
        </w:rPr>
        <w:t>i</w:t>
      </w:r>
      <w:proofErr w:type="spellEnd"/>
      <w:r w:rsidRPr="00EB6FAE">
        <w:rPr>
          <w:lang w:val="en-GB"/>
        </w:rPr>
        <w:t>, t}, C_{</w:t>
      </w:r>
      <w:proofErr w:type="spellStart"/>
      <w:r w:rsidRPr="00EB6FAE">
        <w:rPr>
          <w:lang w:val="en-GB"/>
        </w:rPr>
        <w:t>i</w:t>
      </w:r>
      <w:proofErr w:type="spellEnd"/>
      <w:r w:rsidRPr="00EB6FAE">
        <w:rPr>
          <w:lang w:val="en-GB"/>
        </w:rPr>
        <w:t>, t}) \</w:t>
      </w:r>
      <w:proofErr w:type="spellStart"/>
      <w:r w:rsidRPr="00EB6FAE">
        <w:rPr>
          <w:lang w:val="en-GB"/>
        </w:rPr>
        <w:t>notag</w:t>
      </w:r>
      <w:proofErr w:type="spellEnd"/>
      <w:r w:rsidRPr="00EB6FAE">
        <w:rPr>
          <w:lang w:val="en-GB"/>
        </w:rPr>
        <w:t xml:space="preserve"> \\ &amp; \sim {\sf </w:t>
      </w:r>
      <w:proofErr w:type="spellStart"/>
      <w:r w:rsidRPr="00EB6FAE">
        <w:rPr>
          <w:lang w:val="en-GB"/>
        </w:rPr>
        <w:t>Binom</w:t>
      </w:r>
      <w:proofErr w:type="spellEnd"/>
      <w:r w:rsidRPr="00EB6FAE">
        <w:rPr>
          <w:lang w:val="en-GB"/>
        </w:rPr>
        <w:t>}(p(</w:t>
      </w:r>
      <w:proofErr w:type="spellStart"/>
      <w:r w:rsidRPr="00EB6FAE">
        <w:rPr>
          <w:lang w:val="en-GB"/>
        </w:rPr>
        <w:t>m|a</w:t>
      </w:r>
      <w:proofErr w:type="spellEnd"/>
      <w:r w:rsidRPr="00EB6FAE">
        <w:rPr>
          <w:lang w:val="en-GB"/>
        </w:rPr>
        <w:t>).p(a)_{</w:t>
      </w:r>
      <w:proofErr w:type="spellStart"/>
      <w:r w:rsidRPr="00EB6FAE">
        <w:rPr>
          <w:lang w:val="en-GB"/>
        </w:rPr>
        <w:t>i</w:t>
      </w:r>
      <w:proofErr w:type="spellEnd"/>
      <w:r w:rsidRPr="00EB6FAE">
        <w:rPr>
          <w:lang w:val="en-GB"/>
        </w:rPr>
        <w:t>, t}, C_{</w:t>
      </w:r>
      <w:proofErr w:type="spellStart"/>
      <w:r w:rsidRPr="00EB6FAE">
        <w:rPr>
          <w:lang w:val="en-GB"/>
        </w:rPr>
        <w:t>i</w:t>
      </w:r>
      <w:proofErr w:type="spellEnd"/>
      <w:r w:rsidRPr="00EB6FAE">
        <w:rPr>
          <w:lang w:val="en-GB"/>
        </w:rPr>
        <w:t>, t}) \</w:t>
      </w:r>
      <w:proofErr w:type="spellStart"/>
      <w:r w:rsidRPr="00EB6FAE">
        <w:rPr>
          <w:lang w:val="en-GB"/>
        </w:rPr>
        <w:t>notag</w:t>
      </w:r>
      <w:proofErr w:type="spellEnd"/>
      <w:r w:rsidRPr="00EB6FAE">
        <w:rPr>
          <w:lang w:val="en-GB"/>
        </w:rPr>
        <w:t xml:space="preserve"> \\ &amp; \sim {\sf </w:t>
      </w:r>
      <w:proofErr w:type="spellStart"/>
      <w:r w:rsidRPr="00EB6FAE">
        <w:rPr>
          <w:lang w:val="en-GB"/>
        </w:rPr>
        <w:t>Binom</w:t>
      </w:r>
      <w:proofErr w:type="spellEnd"/>
      <w:r w:rsidRPr="00EB6FAE">
        <w:rPr>
          <w:lang w:val="en-GB"/>
        </w:rPr>
        <w:t>}(p(</w:t>
      </w:r>
      <w:proofErr w:type="spellStart"/>
      <w:r w:rsidRPr="00EB6FAE">
        <w:rPr>
          <w:lang w:val="en-GB"/>
        </w:rPr>
        <w:t>m|a</w:t>
      </w:r>
      <w:proofErr w:type="spellEnd"/>
      <w:r w:rsidRPr="00EB6FAE">
        <w:rPr>
          <w:lang w:val="en-GB"/>
        </w:rPr>
        <w:t>).(1 - p(</w:t>
      </w:r>
      <w:proofErr w:type="spellStart"/>
      <w:r w:rsidRPr="00EB6FAE">
        <w:rPr>
          <w:lang w:val="en-GB"/>
        </w:rPr>
        <w:t>i</w:t>
      </w:r>
      <w:proofErr w:type="spellEnd"/>
      <w:r w:rsidRPr="00EB6FAE">
        <w:rPr>
          <w:lang w:val="en-GB"/>
        </w:rPr>
        <w:t>)_{</w:t>
      </w:r>
      <w:proofErr w:type="spellStart"/>
      <w:r w:rsidRPr="00EB6FAE">
        <w:rPr>
          <w:lang w:val="en-GB"/>
        </w:rPr>
        <w:t>i</w:t>
      </w:r>
      <w:proofErr w:type="spellEnd"/>
      <w:r w:rsidRPr="00EB6FAE">
        <w:rPr>
          <w:lang w:val="en-GB"/>
        </w:rPr>
        <w:t>, t}), C_{</w:t>
      </w:r>
      <w:proofErr w:type="spellStart"/>
      <w:r w:rsidRPr="00EB6FAE">
        <w:rPr>
          <w:lang w:val="en-GB"/>
        </w:rPr>
        <w:t>i</w:t>
      </w:r>
      <w:proofErr w:type="spellEnd"/>
      <w:r w:rsidRPr="00EB6FAE">
        <w:rPr>
          <w:lang w:val="en-GB"/>
        </w:rPr>
        <w:t>, t}) \</w:t>
      </w:r>
      <w:proofErr w:type="spellStart"/>
      <w:r w:rsidRPr="00EB6FAE">
        <w:rPr>
          <w:lang w:val="en-GB"/>
        </w:rPr>
        <w:t>qquad</w:t>
      </w:r>
      <w:proofErr w:type="spellEnd"/>
      <w:r w:rsidRPr="00EB6FAE">
        <w:rPr>
          <w:lang w:val="en-GB"/>
        </w:rPr>
        <w:t>(2.2) \end{align}$$</w:t>
      </w:r>
    </w:p>
    <w:p w14:paraId="5E54696C" w14:textId="77777777" w:rsidR="00AC35CD" w:rsidRDefault="001954C3">
      <w:pPr>
        <w:pStyle w:val="FirstParagraph"/>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sub>
                </m:sSub>
              </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t</m:t>
                        </m:r>
                      </m:sub>
                    </m:sSub>
                  </m:num>
                  <m:den>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Sub>
                  </m:den>
                </m:f>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sSub>
                      <m:sSubPr>
                        <m:ctrlPr>
                          <w:rPr>
                            <w:rFonts w:ascii="Cambria Math" w:hAnsi="Cambria Math"/>
                          </w:rPr>
                        </m:ctrlPr>
                      </m:sSubPr>
                      <m:e>
                        <m:d>
                          <m:dPr>
                            <m:ctrlPr>
                              <w:rPr>
                                <w:rFonts w:ascii="Cambria Math" w:hAnsi="Cambria Math"/>
                              </w:rPr>
                            </m:ctrlPr>
                          </m:dPr>
                          <m:e>
                            <m:r>
                              <w:rPr>
                                <w:rFonts w:ascii="Cambria Math" w:hAnsi="Cambria Math"/>
                              </w:rPr>
                              <m:t>i</m:t>
                            </m:r>
                          </m:e>
                        </m:d>
                      </m:e>
                      <m:sub>
                        <m:r>
                          <w:rPr>
                            <w:rFonts w:ascii="Cambria Math" w:hAnsi="Cambria Math"/>
                          </w:rPr>
                          <m:t>i</m:t>
                        </m:r>
                        <m:r>
                          <m:rPr>
                            <m:sty m:val="p"/>
                          </m:rPr>
                          <w:rPr>
                            <w:rFonts w:ascii="Cambria Math" w:hAnsi="Cambria Math"/>
                          </w:rPr>
                          <m:t>,</m:t>
                        </m:r>
                        <m:r>
                          <w:rPr>
                            <w:rFonts w:ascii="Cambria Math" w:hAnsi="Cambria Math"/>
                          </w:rPr>
                          <m:t>t</m:t>
                        </m:r>
                      </m:sub>
                    </m:sSub>
                  </m:e>
                </m:d>
              </m:e>
            </m:mr>
            <m:m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t</m:t>
                    </m:r>
                  </m:sub>
                </m:sSub>
              </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t</m:t>
                        </m:r>
                      </m:sub>
                    </m:sSub>
                  </m:num>
                  <m:den>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Sub>
                  </m:den>
                </m:f>
                <m:r>
                  <m:rPr>
                    <m:sty m:val="p"/>
                  </m:rPr>
                  <w:rPr>
                    <w:rFonts w:ascii="Cambria Math" w:hAnsi="Cambria Math"/>
                  </w:rPr>
                  <m:t>.</m:t>
                </m:r>
                <m:r>
                  <w:rPr>
                    <w:rFonts w:ascii="Cambria Math" w:hAnsi="Cambria Math"/>
                  </w:rPr>
                  <m:t>p</m:t>
                </m:r>
                <m:sSub>
                  <m:sSubPr>
                    <m:ctrlPr>
                      <w:rPr>
                        <w:rFonts w:ascii="Cambria Math" w:hAnsi="Cambria Math"/>
                      </w:rPr>
                    </m:ctrlPr>
                  </m:sSubPr>
                  <m:e>
                    <m:d>
                      <m:dPr>
                        <m:ctrlPr>
                          <w:rPr>
                            <w:rFonts w:ascii="Cambria Math" w:hAnsi="Cambria Math"/>
                          </w:rPr>
                        </m:ctrlPr>
                      </m:dPr>
                      <m:e>
                        <m:r>
                          <w:rPr>
                            <w:rFonts w:ascii="Cambria Math" w:hAnsi="Cambria Math"/>
                          </w:rPr>
                          <m:t>i</m:t>
                        </m:r>
                      </m:e>
                    </m:d>
                  </m:e>
                  <m:sub>
                    <m:r>
                      <w:rPr>
                        <w:rFonts w:ascii="Cambria Math" w:hAnsi="Cambria Math"/>
                      </w:rPr>
                      <m:t>i</m:t>
                    </m:r>
                    <m:r>
                      <m:rPr>
                        <m:sty m:val="p"/>
                      </m:rPr>
                      <w:rPr>
                        <w:rFonts w:ascii="Cambria Math" w:hAnsi="Cambria Math"/>
                      </w:rPr>
                      <m:t>,</m:t>
                    </m:r>
                    <m:r>
                      <w:rPr>
                        <w:rFonts w:ascii="Cambria Math" w:hAnsi="Cambria Math"/>
                      </w:rPr>
                      <m:t>t</m:t>
                    </m:r>
                  </m:sub>
                </m:sSub>
              </m:e>
            </m:mr>
          </m:m>
          <m:r>
            <w:rPr>
              <w:rFonts w:ascii="Cambria Math" w:hAnsi="Cambria Math"/>
            </w:rPr>
            <m:t>  </m:t>
          </m:r>
          <m:d>
            <m:dPr>
              <m:ctrlPr>
                <w:rPr>
                  <w:rFonts w:ascii="Cambria Math" w:hAnsi="Cambria Math"/>
                </w:rPr>
              </m:ctrlPr>
            </m:dPr>
            <m:e>
              <m:r>
                <w:rPr>
                  <w:rFonts w:ascii="Cambria Math" w:hAnsi="Cambria Math"/>
                </w:rPr>
                <m:t>2.3</m:t>
              </m:r>
            </m:e>
          </m:d>
        </m:oMath>
      </m:oMathPara>
    </w:p>
    <w:p w14:paraId="675D332B" w14:textId="77777777" w:rsidR="00AC35CD" w:rsidRDefault="001954C3">
      <w:pPr>
        <w:pStyle w:val="FirstParagraph"/>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sub>
                </m:sSub>
              </m:e>
              <m:e>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sSub>
                      <m:sSubPr>
                        <m:ctrlPr>
                          <w:rPr>
                            <w:rFonts w:ascii="Cambria Math" w:hAnsi="Cambria Math"/>
                          </w:rPr>
                        </m:ctrlPr>
                      </m:sSubPr>
                      <m:e>
                        <m:d>
                          <m:dPr>
                            <m:ctrlPr>
                              <w:rPr>
                                <w:rFonts w:ascii="Cambria Math" w:hAnsi="Cambria Math"/>
                              </w:rPr>
                            </m:ctrlPr>
                          </m:dPr>
                          <m:e>
                            <m:r>
                              <w:rPr>
                                <w:rFonts w:ascii="Cambria Math" w:hAnsi="Cambria Math"/>
                              </w:rPr>
                              <m:t>i</m:t>
                            </m:r>
                          </m:e>
                        </m:d>
                      </m:e>
                      <m:sub>
                        <m:r>
                          <w:rPr>
                            <w:rFonts w:ascii="Cambria Math" w:hAnsi="Cambria Math"/>
                          </w:rPr>
                          <m:t>i</m:t>
                        </m:r>
                        <m:r>
                          <m:rPr>
                            <m:sty m:val="p"/>
                          </m:rPr>
                          <w:rPr>
                            <w:rFonts w:ascii="Cambria Math" w:hAnsi="Cambria Math"/>
                          </w:rPr>
                          <m:t>,</m:t>
                        </m:r>
                        <m:r>
                          <w:rPr>
                            <w:rFonts w:ascii="Cambria Math" w:hAnsi="Cambria Math"/>
                          </w:rPr>
                          <m:t>t</m:t>
                        </m:r>
                      </m:sub>
                    </m:sSub>
                  </m:e>
                </m:d>
              </m:e>
            </m:mr>
            <m:m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t</m:t>
                    </m:r>
                  </m:sub>
                </m:sSub>
              </m:e>
              <m:e>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r>
                  <w:rPr>
                    <w:rFonts w:ascii="Cambria Math" w:hAnsi="Cambria Math"/>
                  </w:rPr>
                  <m:t>p</m:t>
                </m:r>
                <m:sSub>
                  <m:sSubPr>
                    <m:ctrlPr>
                      <w:rPr>
                        <w:rFonts w:ascii="Cambria Math" w:hAnsi="Cambria Math"/>
                      </w:rPr>
                    </m:ctrlPr>
                  </m:sSubPr>
                  <m:e>
                    <m:d>
                      <m:dPr>
                        <m:ctrlPr>
                          <w:rPr>
                            <w:rFonts w:ascii="Cambria Math" w:hAnsi="Cambria Math"/>
                          </w:rPr>
                        </m:ctrlPr>
                      </m:dPr>
                      <m:e>
                        <m:r>
                          <w:rPr>
                            <w:rFonts w:ascii="Cambria Math" w:hAnsi="Cambria Math"/>
                          </w:rPr>
                          <m:t>i</m:t>
                        </m:r>
                      </m:e>
                    </m:d>
                  </m:e>
                  <m:sub>
                    <m:r>
                      <w:rPr>
                        <w:rFonts w:ascii="Cambria Math" w:hAnsi="Cambria Math"/>
                      </w:rPr>
                      <m:t>i</m:t>
                    </m:r>
                    <m:r>
                      <m:rPr>
                        <m:sty m:val="p"/>
                      </m:rPr>
                      <w:rPr>
                        <w:rFonts w:ascii="Cambria Math" w:hAnsi="Cambria Math"/>
                      </w:rPr>
                      <m:t>,</m:t>
                    </m:r>
                    <m:r>
                      <w:rPr>
                        <w:rFonts w:ascii="Cambria Math" w:hAnsi="Cambria Math"/>
                      </w:rPr>
                      <m:t>t</m:t>
                    </m:r>
                  </m:sub>
                </m:sSub>
              </m:e>
            </m:mr>
          </m:m>
          <m:r>
            <w:rPr>
              <w:rFonts w:ascii="Cambria Math" w:hAnsi="Cambria Math"/>
            </w:rPr>
            <m:t>  </m:t>
          </m:r>
          <m:d>
            <m:dPr>
              <m:ctrlPr>
                <w:rPr>
                  <w:rFonts w:ascii="Cambria Math" w:hAnsi="Cambria Math"/>
                </w:rPr>
              </m:ctrlPr>
            </m:dPr>
            <m:e>
              <m:r>
                <w:rPr>
                  <w:rFonts w:ascii="Cambria Math" w:hAnsi="Cambria Math"/>
                </w:rPr>
                <m:t>2.4</m:t>
              </m:r>
            </m:e>
          </m:d>
        </m:oMath>
      </m:oMathPara>
    </w:p>
    <w:p w14:paraId="7D80D7C7" w14:textId="6E588155" w:rsidR="00AC35CD" w:rsidRPr="00EB6FAE" w:rsidRDefault="00B404E8">
      <w:pPr>
        <w:pStyle w:val="Titre2"/>
        <w:rPr>
          <w:lang w:val="en-GB"/>
        </w:rPr>
      </w:pPr>
      <w:bookmarkStart w:id="992" w:name="VAL"/>
      <w:bookmarkEnd w:id="643"/>
      <w:r w:rsidRPr="00EB6FAE">
        <w:rPr>
          <w:rStyle w:val="SectionNumber"/>
          <w:lang w:val="en-GB"/>
        </w:rPr>
        <w:t>2.2</w:t>
      </w:r>
      <w:r w:rsidRPr="00EB6FAE">
        <w:rPr>
          <w:lang w:val="en-GB"/>
        </w:rPr>
        <w:tab/>
        <w:t>Validati</w:t>
      </w:r>
      <w:del w:id="993" w:author="CAIZERGUES Alain" w:date="2023-09-13T11:42:00Z">
        <w:r w:rsidRPr="00EB6FAE" w:rsidDel="0089366C">
          <w:rPr>
            <w:lang w:val="en-GB"/>
          </w:rPr>
          <w:delText>o</w:delText>
        </w:r>
      </w:del>
      <w:r w:rsidRPr="00EB6FAE">
        <w:rPr>
          <w:lang w:val="en-GB"/>
        </w:rPr>
        <w:t>n</w:t>
      </w:r>
      <w:ins w:id="994" w:author="CAIZERGUES Alain" w:date="2023-09-13T11:42:00Z">
        <w:r w:rsidR="0089366C">
          <w:rPr>
            <w:lang w:val="en-GB"/>
          </w:rPr>
          <w:t>g</w:t>
        </w:r>
      </w:ins>
      <w:r w:rsidRPr="00EB6FAE">
        <w:rPr>
          <w:lang w:val="en-GB"/>
        </w:rPr>
        <w:t xml:space="preserve"> </w:t>
      </w:r>
      <w:ins w:id="995" w:author="CAIZERGUES Alain" w:date="2023-09-13T11:42:00Z">
        <w:r w:rsidR="0089366C">
          <w:rPr>
            <w:lang w:val="en-GB"/>
          </w:rPr>
          <w:t>the method</w:t>
        </w:r>
      </w:ins>
      <w:del w:id="996" w:author="CAIZERGUES Alain" w:date="2023-09-13T11:42:00Z">
        <w:r w:rsidRPr="00EB6FAE" w:rsidDel="0089366C">
          <w:rPr>
            <w:lang w:val="en-GB"/>
          </w:rPr>
          <w:delText>of the count-based method</w:delText>
        </w:r>
      </w:del>
    </w:p>
    <w:p w14:paraId="52E2E15B" w14:textId="796145D0" w:rsidR="00AC35CD" w:rsidRPr="00EB6FAE" w:rsidRDefault="00B404E8">
      <w:pPr>
        <w:pStyle w:val="FirstParagraph"/>
        <w:spacing w:line="480" w:lineRule="auto"/>
        <w:jc w:val="both"/>
        <w:rPr>
          <w:lang w:val="en-GB"/>
        </w:rPr>
        <w:pPrChange w:id="997" w:author="CAIZERGUES Alain" w:date="2023-09-13T11:38:00Z">
          <w:pPr>
            <w:pStyle w:val="FirstParagraph"/>
          </w:pPr>
        </w:pPrChange>
      </w:pPr>
      <w:r w:rsidRPr="00EB6FAE">
        <w:rPr>
          <w:lang w:val="en-GB"/>
        </w:rPr>
        <w:t xml:space="preserve">The relevance of the method was assessed by </w:t>
      </w:r>
      <w:commentRangeStart w:id="998"/>
      <w:r w:rsidRPr="00EB6FAE">
        <w:rPr>
          <w:lang w:val="en-GB"/>
        </w:rPr>
        <w:t>testing t</w:t>
      </w:r>
      <w:commentRangeEnd w:id="998"/>
      <w:r w:rsidR="00B97603">
        <w:rPr>
          <w:rStyle w:val="Marquedecommentaire"/>
        </w:rPr>
        <w:commentReference w:id="998"/>
      </w:r>
      <w:r w:rsidRPr="00EB6FAE">
        <w:rPr>
          <w:lang w:val="en-GB"/>
        </w:rPr>
        <w:t xml:space="preserve">he likelihood of the estimates of both vital rates. </w:t>
      </w:r>
      <w:ins w:id="999" w:author="CAIZERGUES Alain" w:date="2023-07-03T15:24:00Z">
        <w:r w:rsidR="006427E4">
          <w:rPr>
            <w:lang w:val="en-GB"/>
          </w:rPr>
          <w:t xml:space="preserve"> </w:t>
        </w:r>
      </w:ins>
      <w:r w:rsidRPr="00EB6FAE">
        <w:rPr>
          <w:lang w:val="en-GB"/>
        </w:rPr>
        <w:t>For adult survival</w:t>
      </w:r>
      <w:del w:id="1000" w:author="CAIZERGUES Alain" w:date="2023-06-26T16:29:00Z">
        <w:r w:rsidRPr="00EB6FAE" w:rsidDel="00AF2818">
          <w:rPr>
            <w:lang w:val="en-GB"/>
          </w:rPr>
          <w:delText xml:space="preserve"> rate</w:delText>
        </w:r>
      </w:del>
      <w:r w:rsidRPr="00EB6FAE">
        <w:rPr>
          <w:lang w:val="en-GB"/>
        </w:rPr>
        <w:t xml:space="preserve">, we checked if the values </w:t>
      </w:r>
      <w:del w:id="1001" w:author="CAIZERGUES Alain" w:date="2023-06-26T16:29:00Z">
        <w:r w:rsidRPr="00EB6FAE" w:rsidDel="00AF2818">
          <w:rPr>
            <w:lang w:val="en-GB"/>
          </w:rPr>
          <w:delText xml:space="preserve">belonged </w:delText>
        </w:r>
      </w:del>
      <w:ins w:id="1002" w:author="CAIZERGUES Alain" w:date="2023-06-26T16:29:00Z">
        <w:r w:rsidR="0089366C">
          <w:rPr>
            <w:lang w:val="en-GB"/>
          </w:rPr>
          <w:t>were</w:t>
        </w:r>
        <w:r w:rsidR="00AF2818">
          <w:rPr>
            <w:lang w:val="en-GB"/>
          </w:rPr>
          <w:t xml:space="preserve"> included in the </w:t>
        </w:r>
      </w:ins>
      <w:del w:id="1003" w:author="CAIZERGUES Alain" w:date="2023-06-26T16:29:00Z">
        <w:r w:rsidRPr="00EB6FAE" w:rsidDel="00AF2818">
          <w:rPr>
            <w:lang w:val="en-GB"/>
          </w:rPr>
          <w:delText xml:space="preserve">to the expected interval </w:delText>
        </w:r>
      </w:del>
      <m:oMath>
        <m:d>
          <m:dPr>
            <m:begChr m:val="["/>
            <m:endChr m:val="]"/>
            <m:ctrlPr>
              <w:rPr>
                <w:rFonts w:ascii="Cambria Math" w:hAnsi="Cambria Math"/>
              </w:rPr>
            </m:ctrlPr>
          </m:dPr>
          <m:e>
            <m:r>
              <w:rPr>
                <w:rFonts w:ascii="Cambria Math" w:hAnsi="Cambria Math"/>
                <w:lang w:val="en-GB"/>
              </w:rPr>
              <m:t>0</m:t>
            </m:r>
            <m:r>
              <m:rPr>
                <m:sty m:val="p"/>
              </m:rPr>
              <w:rPr>
                <w:rFonts w:ascii="Cambria Math" w:hAnsi="Cambria Math"/>
                <w:lang w:val="en-GB"/>
              </w:rPr>
              <m:t>;</m:t>
            </m:r>
            <m:r>
              <w:rPr>
                <w:rFonts w:ascii="Cambria Math" w:hAnsi="Cambria Math"/>
                <w:lang w:val="en-GB"/>
              </w:rPr>
              <m:t>1</m:t>
            </m:r>
          </m:e>
        </m:d>
      </m:oMath>
      <w:del w:id="1004" w:author="CAIZERGUES Alain" w:date="2023-06-26T16:30:00Z">
        <w:r w:rsidRPr="00EB6FAE" w:rsidDel="00AF2818">
          <w:rPr>
            <w:lang w:val="en-GB"/>
          </w:rPr>
          <w:delText>,</w:delText>
        </w:r>
      </w:del>
      <w:ins w:id="1005" w:author="CAIZERGUES Alain" w:date="2023-06-26T16:30:00Z">
        <w:r w:rsidR="00AF2818">
          <w:rPr>
            <w:lang w:val="en-GB"/>
          </w:rPr>
          <w:t xml:space="preserve"> interval,</w:t>
        </w:r>
      </w:ins>
      <w:r w:rsidRPr="00EB6FAE">
        <w:rPr>
          <w:lang w:val="en-GB"/>
        </w:rPr>
        <w:t xml:space="preserve"> and </w:t>
      </w:r>
      <w:del w:id="1006" w:author="CAIZERGUES Alain" w:date="2023-06-26T16:30:00Z">
        <w:r w:rsidRPr="00EB6FAE" w:rsidDel="00AF2818">
          <w:rPr>
            <w:lang w:val="en-GB"/>
          </w:rPr>
          <w:delText xml:space="preserve">we </w:delText>
        </w:r>
      </w:del>
      <w:r w:rsidRPr="00EB6FAE">
        <w:rPr>
          <w:lang w:val="en-GB"/>
        </w:rPr>
        <w:t xml:space="preserve">compared </w:t>
      </w:r>
      <w:del w:id="1007" w:author="CAIZERGUES Alain" w:date="2023-06-21T16:55:00Z">
        <w:r w:rsidRPr="00EB6FAE" w:rsidDel="00084658">
          <w:rPr>
            <w:lang w:val="en-GB"/>
          </w:rPr>
          <w:delText xml:space="preserve">the </w:delText>
        </w:r>
      </w:del>
      <w:ins w:id="1008" w:author="CAIZERGUES Alain" w:date="2023-06-13T11:55:00Z">
        <w:r w:rsidR="00B97603">
          <w:rPr>
            <w:lang w:val="en-GB"/>
          </w:rPr>
          <w:t xml:space="preserve">our estimates </w:t>
        </w:r>
      </w:ins>
      <w:del w:id="1009" w:author="CAIZERGUES Alain" w:date="2023-06-13T11:55:00Z">
        <w:r w:rsidRPr="00EB6FAE" w:rsidDel="00B97603">
          <w:rPr>
            <w:lang w:val="en-GB"/>
          </w:rPr>
          <w:delText xml:space="preserve">values </w:delText>
        </w:r>
      </w:del>
      <w:r w:rsidRPr="00EB6FAE">
        <w:rPr>
          <w:lang w:val="en-GB"/>
        </w:rPr>
        <w:t xml:space="preserve">to </w:t>
      </w:r>
      <w:ins w:id="1010" w:author="CAIZERGUES Alain" w:date="2023-06-13T11:54:00Z">
        <w:r w:rsidR="00B97603">
          <w:rPr>
            <w:lang w:val="en-GB"/>
          </w:rPr>
          <w:t>th</w:t>
        </w:r>
      </w:ins>
      <w:ins w:id="1011" w:author="CAIZERGUES Alain" w:date="2023-06-26T16:30:00Z">
        <w:r w:rsidR="00AF2818">
          <w:rPr>
            <w:lang w:val="en-GB"/>
          </w:rPr>
          <w:t xml:space="preserve">ose of the </w:t>
        </w:r>
      </w:ins>
      <w:commentRangeStart w:id="1012"/>
      <w:r w:rsidRPr="00EB6FAE">
        <w:rPr>
          <w:lang w:val="en-GB"/>
        </w:rPr>
        <w:t xml:space="preserve">literature </w:t>
      </w:r>
      <w:commentRangeEnd w:id="1012"/>
      <w:r w:rsidR="00B97603">
        <w:rPr>
          <w:rStyle w:val="Marquedecommentaire"/>
        </w:rPr>
        <w:commentReference w:id="1012"/>
      </w:r>
      <w:del w:id="1013" w:author="CAIZERGUES Alain" w:date="2023-06-13T11:55:00Z">
        <w:r w:rsidRPr="00EB6FAE" w:rsidDel="00B97603">
          <w:rPr>
            <w:lang w:val="en-GB"/>
          </w:rPr>
          <w:delText xml:space="preserve">data on ducks that are accessible because adult survival is commonly assessed by capture-mark-recapture </w:delText>
        </w:r>
      </w:del>
      <w:r w:rsidRPr="00EB6FAE">
        <w:rPr>
          <w:lang w:val="en-GB"/>
        </w:rPr>
        <w:t>(</w:t>
      </w:r>
      <w:ins w:id="1014" w:author="CAIZERGUES Alain" w:date="2023-06-26T16:30:00Z">
        <w:r w:rsidR="00AF2818">
          <w:rPr>
            <w:lang w:val="en-GB"/>
          </w:rPr>
          <w:t xml:space="preserve">as suggested by </w:t>
        </w:r>
      </w:ins>
      <w:r w:rsidR="008F6440">
        <w:fldChar w:fldCharType="begin"/>
      </w:r>
      <w:r w:rsidR="008F6440" w:rsidRPr="008F6440">
        <w:rPr>
          <w:lang w:val="en-GB"/>
          <w:rPrChange w:id="1015" w:author="CAIZERGUES Alain" w:date="2023-06-27T16:14:00Z">
            <w:rPr/>
          </w:rPrChange>
        </w:rPr>
        <w:instrText xml:space="preserve"> HYPERLINK \l "ref-Lebreton2001" \h </w:instrText>
      </w:r>
      <w:r w:rsidR="008F6440">
        <w:fldChar w:fldCharType="separate"/>
      </w:r>
      <w:proofErr w:type="spellStart"/>
      <w:r w:rsidRPr="00EB6FAE">
        <w:rPr>
          <w:rStyle w:val="Lienhypertexte"/>
          <w:lang w:val="en-GB"/>
        </w:rPr>
        <w:t>Lebreton</w:t>
      </w:r>
      <w:proofErr w:type="spellEnd"/>
      <w:r w:rsidRPr="00EB6FAE">
        <w:rPr>
          <w:rStyle w:val="Lienhypertexte"/>
          <w:lang w:val="en-GB"/>
        </w:rPr>
        <w:t>, 2001</w:t>
      </w:r>
      <w:r w:rsidR="008F6440">
        <w:rPr>
          <w:rStyle w:val="Lienhypertexte"/>
          <w:lang w:val="en-GB"/>
        </w:rPr>
        <w:fldChar w:fldCharType="end"/>
      </w:r>
      <w:r w:rsidRPr="00EB6FAE">
        <w:rPr>
          <w:lang w:val="en-GB"/>
        </w:rPr>
        <w:t xml:space="preserve">). Maximum adult survival is defined as a uniform distribution on </w:t>
      </w:r>
      <w:ins w:id="1016" w:author="CAIZERGUES Alain" w:date="2023-06-21T16:56:00Z">
        <w:r w:rsidR="00084658">
          <w:rPr>
            <w:lang w:val="en-GB"/>
          </w:rPr>
          <w:t>the interval</w:t>
        </w:r>
      </w:ins>
      <m:oMath>
        <m:d>
          <m:dPr>
            <m:begChr m:val="["/>
            <m:endChr m:val="]"/>
            <m:ctrlPr>
              <w:rPr>
                <w:rFonts w:ascii="Cambria Math" w:hAnsi="Cambria Math"/>
              </w:rPr>
            </m:ctrlPr>
          </m:dPr>
          <m:e>
            <m:r>
              <w:rPr>
                <w:rFonts w:ascii="Cambria Math" w:hAnsi="Cambria Math"/>
                <w:lang w:val="en-GB"/>
              </w:rPr>
              <m:t>0.7</m:t>
            </m:r>
            <m:r>
              <m:rPr>
                <m:sty m:val="p"/>
              </m:rPr>
              <w:rPr>
                <w:rFonts w:ascii="Cambria Math" w:hAnsi="Cambria Math"/>
                <w:lang w:val="en-GB"/>
              </w:rPr>
              <m:t>;</m:t>
            </m:r>
            <m:r>
              <w:rPr>
                <w:rFonts w:ascii="Cambria Math" w:hAnsi="Cambria Math"/>
                <w:lang w:val="en-GB"/>
              </w:rPr>
              <m:t>1</m:t>
            </m:r>
          </m:e>
        </m:d>
      </m:oMath>
      <w:r w:rsidRPr="00EB6FAE">
        <w:rPr>
          <w:lang w:val="en-GB"/>
        </w:rPr>
        <w:t xml:space="preserve">. </w:t>
      </w:r>
      <w:ins w:id="1017" w:author="CAIZERGUES Alain" w:date="2023-06-21T16:57:00Z">
        <w:r w:rsidR="00E11964">
          <w:rPr>
            <w:lang w:val="en-GB"/>
          </w:rPr>
          <w:t xml:space="preserve"> </w:t>
        </w:r>
      </w:ins>
      <w:r w:rsidRPr="00EB6FAE">
        <w:rPr>
          <w:lang w:val="en-GB"/>
        </w:rPr>
        <w:t xml:space="preserve">The lower limit corresponds to the </w:t>
      </w:r>
      <w:del w:id="1018" w:author="CAIZERGUES Alain" w:date="2023-06-26T16:31:00Z">
        <w:r w:rsidRPr="00EB6FAE" w:rsidDel="00AF2818">
          <w:rPr>
            <w:lang w:val="en-GB"/>
          </w:rPr>
          <w:delText xml:space="preserve">upper </w:delText>
        </w:r>
      </w:del>
      <w:r w:rsidRPr="00EB6FAE">
        <w:rPr>
          <w:lang w:val="en-GB"/>
        </w:rPr>
        <w:t xml:space="preserve">range of survival rates </w:t>
      </w:r>
      <w:del w:id="1019" w:author="CAIZERGUES Alain" w:date="2023-06-26T16:31:00Z">
        <w:r w:rsidRPr="00EB6FAE" w:rsidDel="00AF2818">
          <w:rPr>
            <w:lang w:val="en-GB"/>
          </w:rPr>
          <w:delText>in literature for</w:delText>
        </w:r>
      </w:del>
      <w:ins w:id="1020" w:author="CAIZERGUES Alain" w:date="2023-06-26T16:31:00Z">
        <w:r w:rsidR="00AF2818">
          <w:rPr>
            <w:lang w:val="en-GB"/>
          </w:rPr>
          <w:t>observed in</w:t>
        </w:r>
      </w:ins>
      <w:r w:rsidRPr="00EB6FAE">
        <w:rPr>
          <w:lang w:val="en-GB"/>
        </w:rPr>
        <w:t xml:space="preserve"> waterfowl species of similar weight, the upper limit was set to 1 because survival rates of long-</w:t>
      </w:r>
      <w:del w:id="1021" w:author="CAIZERGUES Alain" w:date="2023-06-26T16:32:00Z">
        <w:r w:rsidRPr="00EB6FAE" w:rsidDel="00AF2818">
          <w:rPr>
            <w:lang w:val="en-GB"/>
          </w:rPr>
          <w:delText xml:space="preserve">life </w:delText>
        </w:r>
      </w:del>
      <w:ins w:id="1022" w:author="CAIZERGUES Alain" w:date="2023-06-26T16:32:00Z">
        <w:r w:rsidR="00AF2818" w:rsidRPr="00EB6FAE">
          <w:rPr>
            <w:lang w:val="en-GB"/>
          </w:rPr>
          <w:t>li</w:t>
        </w:r>
        <w:r w:rsidR="00AF2818">
          <w:rPr>
            <w:lang w:val="en-GB"/>
          </w:rPr>
          <w:t>ved</w:t>
        </w:r>
        <w:r w:rsidR="00AF2818" w:rsidRPr="00EB6FAE">
          <w:rPr>
            <w:lang w:val="en-GB"/>
          </w:rPr>
          <w:t xml:space="preserve"> </w:t>
        </w:r>
      </w:ins>
      <w:r w:rsidRPr="00EB6FAE">
        <w:rPr>
          <w:lang w:val="en-GB"/>
        </w:rPr>
        <w:t xml:space="preserve">waterfowl species </w:t>
      </w:r>
      <w:del w:id="1023" w:author="CAIZERGUES Alain" w:date="2023-06-26T16:32:00Z">
        <w:r w:rsidRPr="00EB6FAE" w:rsidDel="00AF2818">
          <w:rPr>
            <w:lang w:val="en-GB"/>
          </w:rPr>
          <w:delText xml:space="preserve">are </w:delText>
        </w:r>
      </w:del>
      <w:ins w:id="1024" w:author="CAIZERGUES Alain" w:date="2023-06-26T16:32:00Z">
        <w:r w:rsidR="00AF2818">
          <w:rPr>
            <w:lang w:val="en-GB"/>
          </w:rPr>
          <w:t>can be</w:t>
        </w:r>
        <w:r w:rsidR="00AF2818" w:rsidRPr="00EB6FAE">
          <w:rPr>
            <w:lang w:val="en-GB"/>
          </w:rPr>
          <w:t xml:space="preserve"> </w:t>
        </w:r>
      </w:ins>
      <w:r w:rsidRPr="00EB6FAE">
        <w:rPr>
          <w:lang w:val="en-GB"/>
        </w:rPr>
        <w:t>very high (</w:t>
      </w:r>
      <w:r w:rsidR="00B83782">
        <w:fldChar w:fldCharType="begin"/>
      </w:r>
      <w:r w:rsidR="00B83782" w:rsidRPr="00B83782">
        <w:rPr>
          <w:lang w:val="en-GB"/>
          <w:rPrChange w:id="1025" w:author="CAIZERGUES Alain" w:date="2023-06-13T10:56:00Z">
            <w:rPr/>
          </w:rPrChange>
        </w:rPr>
        <w:instrText xml:space="preserve"> HYPERLINK \l "ref-Buxton2004" \h </w:instrText>
      </w:r>
      <w:r w:rsidR="00B83782">
        <w:fldChar w:fldCharType="separate"/>
      </w:r>
      <w:r w:rsidRPr="00EB6FAE">
        <w:rPr>
          <w:rStyle w:val="Lienhypertexte"/>
          <w:lang w:val="en-GB"/>
        </w:rPr>
        <w:t>Buxton et al., 2004</w:t>
      </w:r>
      <w:r w:rsidR="00B83782">
        <w:rPr>
          <w:rStyle w:val="Lienhypertexte"/>
          <w:lang w:val="en-GB"/>
        </w:rPr>
        <w:fldChar w:fldCharType="end"/>
      </w:r>
      <w:r w:rsidRPr="00EB6FAE">
        <w:rPr>
          <w:lang w:val="en-GB"/>
        </w:rPr>
        <w:t xml:space="preserve">; </w:t>
      </w:r>
      <w:r w:rsidR="00B83782">
        <w:fldChar w:fldCharType="begin"/>
      </w:r>
      <w:r w:rsidR="00B83782" w:rsidRPr="00B83782">
        <w:rPr>
          <w:lang w:val="en-GB"/>
          <w:rPrChange w:id="1026" w:author="CAIZERGUES Alain" w:date="2023-06-13T10:56:00Z">
            <w:rPr/>
          </w:rPrChange>
        </w:rPr>
        <w:instrText xml:space="preserve"> HYPERLINK \l "ref-Krementz1997" \h </w:instrText>
      </w:r>
      <w:r w:rsidR="00B83782">
        <w:fldChar w:fldCharType="separate"/>
      </w:r>
      <w:r w:rsidRPr="00EB6FAE">
        <w:rPr>
          <w:rStyle w:val="Lienhypertexte"/>
          <w:lang w:val="en-GB"/>
        </w:rPr>
        <w:t>Krementz et al., 1997</w:t>
      </w:r>
      <w:r w:rsidR="00B83782">
        <w:rPr>
          <w:rStyle w:val="Lienhypertexte"/>
          <w:lang w:val="en-GB"/>
        </w:rPr>
        <w:fldChar w:fldCharType="end"/>
      </w:r>
      <w:r w:rsidRPr="00EB6FAE">
        <w:rPr>
          <w:lang w:val="en-GB"/>
        </w:rPr>
        <w:t xml:space="preserve">; </w:t>
      </w:r>
      <w:r w:rsidR="00B83782">
        <w:fldChar w:fldCharType="begin"/>
      </w:r>
      <w:r w:rsidR="00B83782" w:rsidRPr="00B83782">
        <w:rPr>
          <w:lang w:val="en-GB"/>
          <w:rPrChange w:id="1027" w:author="CAIZERGUES Alain" w:date="2023-06-13T10:56:00Z">
            <w:rPr/>
          </w:rPrChange>
        </w:rPr>
        <w:instrText xml:space="preserve"> HYPERLINK \l "ref-Nichols1992" \h </w:instrText>
      </w:r>
      <w:r w:rsidR="00B83782">
        <w:fldChar w:fldCharType="separate"/>
      </w:r>
      <w:r w:rsidRPr="00EB6FAE">
        <w:rPr>
          <w:rStyle w:val="Lienhypertexte"/>
          <w:lang w:val="en-GB"/>
        </w:rPr>
        <w:t>Nichols et al., 1992</w:t>
      </w:r>
      <w:r w:rsidR="00B83782">
        <w:rPr>
          <w:rStyle w:val="Lienhypertexte"/>
          <w:lang w:val="en-GB"/>
        </w:rPr>
        <w:fldChar w:fldCharType="end"/>
      </w:r>
      <w:r w:rsidRPr="00EB6FAE">
        <w:rPr>
          <w:lang w:val="en-GB"/>
        </w:rPr>
        <w:t xml:space="preserve">, </w:t>
      </w:r>
      <w:r w:rsidR="00B83782">
        <w:fldChar w:fldCharType="begin"/>
      </w:r>
      <w:r w:rsidR="00B83782" w:rsidRPr="00B83782">
        <w:rPr>
          <w:lang w:val="en-GB"/>
          <w:rPrChange w:id="1028" w:author="CAIZERGUES Alain" w:date="2023-06-13T10:56:00Z">
            <w:rPr/>
          </w:rPrChange>
        </w:rPr>
        <w:instrText xml:space="preserve"> HYPERLINK \l "ref-Nichols1997" \h </w:instrText>
      </w:r>
      <w:r w:rsidR="00B83782">
        <w:fldChar w:fldCharType="separate"/>
      </w:r>
      <w:r w:rsidRPr="00EB6FAE">
        <w:rPr>
          <w:rStyle w:val="Lienhypertexte"/>
          <w:lang w:val="en-GB"/>
        </w:rPr>
        <w:t>1997</w:t>
      </w:r>
      <w:r w:rsidR="00B83782">
        <w:rPr>
          <w:rStyle w:val="Lienhypertexte"/>
          <w:lang w:val="en-GB"/>
        </w:rPr>
        <w:fldChar w:fldCharType="end"/>
      </w:r>
      <w:ins w:id="1029" w:author="CAIZERGUES Alain" w:date="2023-06-26T16:41:00Z">
        <w:r w:rsidR="003030DD">
          <w:rPr>
            <w:rStyle w:val="Lienhypertexte"/>
            <w:lang w:val="en-GB"/>
          </w:rPr>
          <w:t>, Koons 2014</w:t>
        </w:r>
      </w:ins>
      <w:r w:rsidRPr="00EB6FAE">
        <w:rPr>
          <w:lang w:val="en-GB"/>
        </w:rPr>
        <w:t xml:space="preserve">). </w:t>
      </w:r>
      <w:ins w:id="1030" w:author="CAIZERGUES Alain" w:date="2023-06-21T16:57:00Z">
        <w:r w:rsidR="00E11964">
          <w:rPr>
            <w:lang w:val="en-GB"/>
          </w:rPr>
          <w:t xml:space="preserve"> </w:t>
        </w:r>
      </w:ins>
      <w:ins w:id="1031" w:author="CAIZERGUES Alain" w:date="2023-06-26T16:32:00Z">
        <w:r w:rsidR="00AF2818">
          <w:rPr>
            <w:lang w:val="en-GB"/>
          </w:rPr>
          <w:t>T</w:t>
        </w:r>
      </w:ins>
      <w:ins w:id="1032" w:author="CAIZERGUES Alain" w:date="2023-06-26T16:33:00Z">
        <w:r w:rsidR="00AF2818">
          <w:rPr>
            <w:lang w:val="en-GB"/>
          </w:rPr>
          <w:t xml:space="preserve">he validation of </w:t>
        </w:r>
      </w:ins>
      <w:commentRangeStart w:id="1033"/>
      <w:del w:id="1034" w:author="CAIZERGUES Alain" w:date="2023-06-26T16:32:00Z">
        <w:r w:rsidRPr="00EB6FAE" w:rsidDel="00AF2818">
          <w:rPr>
            <w:lang w:val="en-GB"/>
          </w:rPr>
          <w:delText>R</w:delText>
        </w:r>
      </w:del>
      <w:ins w:id="1035" w:author="CAIZERGUES Alain" w:date="2023-06-26T16:32:00Z">
        <w:r w:rsidR="00AF2818">
          <w:rPr>
            <w:lang w:val="en-GB"/>
          </w:rPr>
          <w:t>r</w:t>
        </w:r>
      </w:ins>
      <w:r w:rsidRPr="00EB6FAE">
        <w:rPr>
          <w:lang w:val="en-GB"/>
        </w:rPr>
        <w:t xml:space="preserve">ecruitment rate </w:t>
      </w:r>
      <w:del w:id="1036" w:author="CAIZERGUES Alain" w:date="2023-06-26T16:33:00Z">
        <w:r w:rsidRPr="00EB6FAE" w:rsidDel="00AF2818">
          <w:rPr>
            <w:lang w:val="en-GB"/>
          </w:rPr>
          <w:delText xml:space="preserve">is </w:delText>
        </w:r>
      </w:del>
      <w:ins w:id="1037" w:author="CAIZERGUES Alain" w:date="2023-06-26T16:33:00Z">
        <w:r w:rsidR="00AF2818">
          <w:rPr>
            <w:lang w:val="en-GB"/>
          </w:rPr>
          <w:t>was</w:t>
        </w:r>
        <w:r w:rsidR="00AF2818" w:rsidRPr="00EB6FAE">
          <w:rPr>
            <w:lang w:val="en-GB"/>
          </w:rPr>
          <w:t xml:space="preserve"> </w:t>
        </w:r>
      </w:ins>
      <w:del w:id="1038" w:author="CAIZERGUES Alain" w:date="2023-06-26T16:35:00Z">
        <w:r w:rsidRPr="00EB6FAE" w:rsidDel="00AF2818">
          <w:rPr>
            <w:lang w:val="en-GB"/>
          </w:rPr>
          <w:delText>more tricky</w:delText>
        </w:r>
      </w:del>
      <w:ins w:id="1039" w:author="CAIZERGUES Alain" w:date="2023-06-26T16:35:00Z">
        <w:r w:rsidR="00AF2818" w:rsidRPr="00EB6FAE">
          <w:rPr>
            <w:lang w:val="en-GB"/>
          </w:rPr>
          <w:t>trickier</w:t>
        </w:r>
      </w:ins>
      <w:ins w:id="1040" w:author="CAIZERGUES Alain" w:date="2023-06-26T16:41:00Z">
        <w:r w:rsidR="003030DD">
          <w:rPr>
            <w:lang w:val="en-GB"/>
          </w:rPr>
          <w:t xml:space="preserve"> both</w:t>
        </w:r>
      </w:ins>
      <w:ins w:id="1041" w:author="CAIZERGUES Alain" w:date="2023-06-27T16:15:00Z">
        <w:r w:rsidR="008F6440">
          <w:rPr>
            <w:lang w:val="en-GB"/>
          </w:rPr>
          <w:t>,</w:t>
        </w:r>
      </w:ins>
      <w:r w:rsidRPr="00EB6FAE">
        <w:rPr>
          <w:lang w:val="en-GB"/>
        </w:rPr>
        <w:t xml:space="preserve"> </w:t>
      </w:r>
      <w:del w:id="1042" w:author="CAIZERGUES Alain" w:date="2023-06-26T16:33:00Z">
        <w:r w:rsidRPr="00EB6FAE" w:rsidDel="00AF2818">
          <w:rPr>
            <w:lang w:val="en-GB"/>
          </w:rPr>
          <w:delText xml:space="preserve">to validate </w:delText>
        </w:r>
      </w:del>
      <w:r w:rsidRPr="00EB6FAE">
        <w:rPr>
          <w:lang w:val="en-GB"/>
        </w:rPr>
        <w:t xml:space="preserve">because </w:t>
      </w:r>
      <w:ins w:id="1043" w:author="CAIZERGUES Alain" w:date="2023-06-26T16:33:00Z">
        <w:r w:rsidR="00AF2818">
          <w:rPr>
            <w:lang w:val="en-GB"/>
          </w:rPr>
          <w:t>the parameter is</w:t>
        </w:r>
      </w:ins>
      <w:del w:id="1044" w:author="CAIZERGUES Alain" w:date="2023-06-26T16:33:00Z">
        <w:r w:rsidRPr="00EB6FAE" w:rsidDel="00AF2818">
          <w:rPr>
            <w:lang w:val="en-GB"/>
          </w:rPr>
          <w:delText>it</w:delText>
        </w:r>
      </w:del>
      <w:r w:rsidRPr="00EB6FAE">
        <w:rPr>
          <w:lang w:val="en-GB"/>
        </w:rPr>
        <w:t xml:space="preserve"> </w:t>
      </w:r>
      <w:del w:id="1045" w:author="CAIZERGUES Alain" w:date="2023-06-26T16:33:00Z">
        <w:r w:rsidRPr="00EB6FAE" w:rsidDel="00AF2818">
          <w:rPr>
            <w:lang w:val="en-GB"/>
          </w:rPr>
          <w:delText xml:space="preserve">is </w:delText>
        </w:r>
      </w:del>
      <w:del w:id="1046" w:author="CAIZERGUES Alain" w:date="2023-06-26T16:34:00Z">
        <w:r w:rsidRPr="00EB6FAE" w:rsidDel="00AF2818">
          <w:rPr>
            <w:lang w:val="en-GB"/>
          </w:rPr>
          <w:delText>not</w:delText>
        </w:r>
      </w:del>
      <w:ins w:id="1047" w:author="CAIZERGUES Alain" w:date="2023-06-26T16:34:00Z">
        <w:r w:rsidR="00AF2818">
          <w:rPr>
            <w:lang w:val="en-GB"/>
          </w:rPr>
          <w:t xml:space="preserve">bounded only by fecundity (clutch-size) and rarely </w:t>
        </w:r>
      </w:ins>
      <w:del w:id="1048" w:author="CAIZERGUES Alain" w:date="2023-06-26T16:34:00Z">
        <w:r w:rsidRPr="00EB6FAE" w:rsidDel="00AF2818">
          <w:rPr>
            <w:lang w:val="en-GB"/>
          </w:rPr>
          <w:delText xml:space="preserve"> upper bounded as it is defined on </w:delText>
        </w:r>
        <m:oMath>
          <m:r>
            <m:rPr>
              <m:sty m:val="p"/>
            </m:rPr>
            <w:rPr>
              <w:rFonts w:ascii="Cambria Math" w:hAnsi="Cambria Math"/>
              <w:lang w:val="en-GB"/>
            </w:rPr>
            <m:t>[</m:t>
          </m:r>
          <m:r>
            <w:rPr>
              <w:rFonts w:ascii="Cambria Math" w:hAnsi="Cambria Math"/>
              <w:lang w:val="en-GB"/>
            </w:rPr>
            <m:t>0</m:t>
          </m:r>
          <m:r>
            <m:rPr>
              <m:sty m:val="p"/>
            </m:rPr>
            <w:rPr>
              <w:rFonts w:ascii="Cambria Math" w:hAnsi="Cambria Math"/>
              <w:lang w:val="en-GB"/>
            </w:rPr>
            <m:t>;∞[</m:t>
          </m:r>
        </m:oMath>
        <w:r w:rsidRPr="00EB6FAE" w:rsidDel="00AF2818">
          <w:rPr>
            <w:lang w:val="en-GB"/>
          </w:rPr>
          <w:delText xml:space="preserve"> and is neither </w:delText>
        </w:r>
      </w:del>
      <w:del w:id="1049" w:author="CAIZERGUES Alain" w:date="2023-06-27T16:15:00Z">
        <w:r w:rsidRPr="00EB6FAE" w:rsidDel="008F6440">
          <w:rPr>
            <w:lang w:val="en-GB"/>
          </w:rPr>
          <w:delText xml:space="preserve">explicitly </w:delText>
        </w:r>
      </w:del>
      <w:del w:id="1050" w:author="CAIZERGUES Alain" w:date="2023-06-26T16:42:00Z">
        <w:r w:rsidRPr="00EB6FAE" w:rsidDel="003030DD">
          <w:rPr>
            <w:lang w:val="en-GB"/>
          </w:rPr>
          <w:delText xml:space="preserve">informed </w:delText>
        </w:r>
      </w:del>
      <w:ins w:id="1051" w:author="CAIZERGUES Alain" w:date="2023-06-27T16:16:00Z">
        <w:r w:rsidR="008F6440">
          <w:rPr>
            <w:lang w:val="en-GB"/>
          </w:rPr>
          <w:t>computed</w:t>
        </w:r>
      </w:ins>
      <w:del w:id="1052" w:author="CAIZERGUES Alain" w:date="2023-06-26T16:42:00Z">
        <w:r w:rsidRPr="00EB6FAE" w:rsidDel="003030DD">
          <w:rPr>
            <w:lang w:val="en-GB"/>
          </w:rPr>
          <w:delText>in literature</w:delText>
        </w:r>
        <w:commentRangeEnd w:id="1033"/>
        <w:r w:rsidR="00E11964" w:rsidDel="003030DD">
          <w:rPr>
            <w:rStyle w:val="Marquedecommentaire"/>
          </w:rPr>
          <w:commentReference w:id="1033"/>
        </w:r>
      </w:del>
      <w:r w:rsidRPr="00EB6FAE">
        <w:rPr>
          <w:lang w:val="en-GB"/>
        </w:rPr>
        <w:t xml:space="preserve">. </w:t>
      </w:r>
      <w:ins w:id="1053" w:author="CAIZERGUES Alain" w:date="2023-06-26T16:35:00Z">
        <w:r w:rsidR="00AF2818">
          <w:rPr>
            <w:lang w:val="en-GB"/>
          </w:rPr>
          <w:t xml:space="preserve"> </w:t>
        </w:r>
      </w:ins>
      <w:del w:id="1054" w:author="CAIZERGUES Alain" w:date="2023-06-26T16:36:00Z">
        <w:r w:rsidRPr="00EB6FAE" w:rsidDel="00AF2818">
          <w:rPr>
            <w:lang w:val="en-GB"/>
          </w:rPr>
          <w:delText>Only s</w:delText>
        </w:r>
      </w:del>
      <w:ins w:id="1055" w:author="CAIZERGUES Alain" w:date="2023-06-26T16:36:00Z">
        <w:r w:rsidR="00AF2818">
          <w:rPr>
            <w:lang w:val="en-GB"/>
          </w:rPr>
          <w:t>S</w:t>
        </w:r>
      </w:ins>
      <w:r w:rsidRPr="00EB6FAE">
        <w:rPr>
          <w:lang w:val="en-GB"/>
        </w:rPr>
        <w:t>ome components of the recruitment rate</w:t>
      </w:r>
      <w:ins w:id="1056" w:author="CAIZERGUES Alain" w:date="2023-06-26T16:33:00Z">
        <w:r w:rsidR="00AF2818">
          <w:rPr>
            <w:lang w:val="en-GB"/>
          </w:rPr>
          <w:t>s</w:t>
        </w:r>
      </w:ins>
      <w:r w:rsidRPr="00EB6FAE">
        <w:rPr>
          <w:lang w:val="en-GB"/>
        </w:rPr>
        <w:t xml:space="preserve"> </w:t>
      </w:r>
      <w:ins w:id="1057" w:author="CAIZERGUES Alain" w:date="2023-06-26T16:36:00Z">
        <w:r w:rsidR="00AF2818" w:rsidRPr="00EB6FAE">
          <w:rPr>
            <w:lang w:val="en-GB"/>
          </w:rPr>
          <w:t>such as nestin</w:t>
        </w:r>
        <w:r w:rsidR="00067574">
          <w:rPr>
            <w:lang w:val="en-GB"/>
          </w:rPr>
          <w:t>g rate, nesting success, clutch-</w:t>
        </w:r>
        <w:r w:rsidR="00AF2818" w:rsidRPr="00EB6FAE">
          <w:rPr>
            <w:lang w:val="en-GB"/>
          </w:rPr>
          <w:t>size, hatching success, early stage survival</w:t>
        </w:r>
        <w:r w:rsidR="00AF2818">
          <w:rPr>
            <w:lang w:val="en-GB"/>
          </w:rPr>
          <w:t>…</w:t>
        </w:r>
        <w:r w:rsidR="00AF2818" w:rsidRPr="00EB6FAE">
          <w:rPr>
            <w:lang w:val="en-GB"/>
          </w:rPr>
          <w:t xml:space="preserve"> </w:t>
        </w:r>
      </w:ins>
      <w:r w:rsidRPr="00EB6FAE">
        <w:rPr>
          <w:lang w:val="en-GB"/>
        </w:rPr>
        <w:t xml:space="preserve">are generally </w:t>
      </w:r>
      <w:del w:id="1058" w:author="CAIZERGUES Alain" w:date="2023-06-26T16:35:00Z">
        <w:r w:rsidRPr="00EB6FAE" w:rsidDel="00AF2818">
          <w:rPr>
            <w:lang w:val="en-GB"/>
          </w:rPr>
          <w:delText>described</w:delText>
        </w:r>
      </w:del>
      <w:ins w:id="1059" w:author="CAIZERGUES Alain" w:date="2023-06-26T16:42:00Z">
        <w:r w:rsidR="003030DD">
          <w:rPr>
            <w:lang w:val="en-GB"/>
          </w:rPr>
          <w:t>estimated</w:t>
        </w:r>
      </w:ins>
      <w:del w:id="1060" w:author="CAIZERGUES Alain" w:date="2023-06-26T16:35:00Z">
        <w:r w:rsidRPr="00EB6FAE" w:rsidDel="00AF2818">
          <w:rPr>
            <w:lang w:val="en-GB"/>
          </w:rPr>
          <w:delText>,</w:delText>
        </w:r>
      </w:del>
      <w:r w:rsidRPr="00EB6FAE">
        <w:rPr>
          <w:lang w:val="en-GB"/>
        </w:rPr>
        <w:t xml:space="preserve"> </w:t>
      </w:r>
      <w:ins w:id="1061" w:author="CAIZERGUES Alain" w:date="2023-06-26T16:36:00Z">
        <w:r w:rsidR="00AF2818">
          <w:rPr>
            <w:lang w:val="en-GB"/>
          </w:rPr>
          <w:t>(</w:t>
        </w:r>
        <w:proofErr w:type="spellStart"/>
        <w:r w:rsidR="00AF2818">
          <w:rPr>
            <w:lang w:val="en-GB"/>
          </w:rPr>
          <w:t>réfs</w:t>
        </w:r>
        <w:proofErr w:type="spellEnd"/>
        <w:r w:rsidR="00AF2818">
          <w:rPr>
            <w:lang w:val="en-GB"/>
          </w:rPr>
          <w:t>)</w:t>
        </w:r>
      </w:ins>
      <w:ins w:id="1062" w:author="CAIZERGUES Alain" w:date="2023-09-14T16:53:00Z">
        <w:r w:rsidR="00067574">
          <w:rPr>
            <w:lang w:val="en-GB"/>
          </w:rPr>
          <w:t>,</w:t>
        </w:r>
      </w:ins>
      <w:ins w:id="1063" w:author="CAIZERGUES Alain" w:date="2023-07-03T15:25:00Z">
        <w:r w:rsidR="006427E4">
          <w:rPr>
            <w:lang w:val="en-GB"/>
          </w:rPr>
          <w:t xml:space="preserve"> while</w:t>
        </w:r>
      </w:ins>
      <w:del w:id="1064" w:author="CAIZERGUES Alain" w:date="2023-06-26T16:35:00Z">
        <w:r w:rsidRPr="00EB6FAE" w:rsidDel="00AF2818">
          <w:rPr>
            <w:lang w:val="en-GB"/>
          </w:rPr>
          <w:delText>such as nesting rate, nesting success, clutch size, hatching success, early stage survival</w:delText>
        </w:r>
      </w:del>
      <w:del w:id="1065" w:author="CAIZERGUES Alain" w:date="2023-06-26T16:36:00Z">
        <w:r w:rsidRPr="00EB6FAE" w:rsidDel="00AF2818">
          <w:rPr>
            <w:lang w:val="en-GB"/>
          </w:rPr>
          <w:delText>,</w:delText>
        </w:r>
      </w:del>
      <w:del w:id="1066" w:author="CAIZERGUES Alain" w:date="2023-06-26T16:37:00Z">
        <w:r w:rsidRPr="00EB6FAE" w:rsidDel="00AF2818">
          <w:rPr>
            <w:lang w:val="en-GB"/>
          </w:rPr>
          <w:delText xml:space="preserve"> but rarely</w:delText>
        </w:r>
      </w:del>
      <w:ins w:id="1067" w:author="CAIZERGUES Alain" w:date="2023-06-26T16:37:00Z">
        <w:r w:rsidR="00AF2818">
          <w:rPr>
            <w:lang w:val="en-GB"/>
          </w:rPr>
          <w:t xml:space="preserve"> other</w:t>
        </w:r>
      </w:ins>
      <w:ins w:id="1068" w:author="CAIZERGUES Alain" w:date="2023-07-03T15:25:00Z">
        <w:r w:rsidR="006427E4">
          <w:rPr>
            <w:lang w:val="en-GB"/>
          </w:rPr>
          <w:t>s</w:t>
        </w:r>
      </w:ins>
      <w:ins w:id="1069" w:author="CAIZERGUES Alain" w:date="2023-06-26T16:37:00Z">
        <w:r w:rsidR="00AF2818">
          <w:rPr>
            <w:lang w:val="en-GB"/>
          </w:rPr>
          <w:t xml:space="preserve"> such as </w:t>
        </w:r>
      </w:ins>
      <w:del w:id="1070" w:author="CAIZERGUES Alain" w:date="2023-06-26T16:38:00Z">
        <w:r w:rsidRPr="00EB6FAE" w:rsidDel="00AF2818">
          <w:rPr>
            <w:lang w:val="en-GB"/>
          </w:rPr>
          <w:delText xml:space="preserve"> </w:delText>
        </w:r>
      </w:del>
      <w:r w:rsidRPr="00EB6FAE">
        <w:rPr>
          <w:lang w:val="en-GB"/>
        </w:rPr>
        <w:t>survival between the juvenile stage and the first breeding season</w:t>
      </w:r>
      <w:ins w:id="1071" w:author="CAIZERGUES Alain" w:date="2023-06-26T16:38:00Z">
        <w:r w:rsidR="00AF2818">
          <w:rPr>
            <w:lang w:val="en-GB"/>
          </w:rPr>
          <w:t xml:space="preserve"> are </w:t>
        </w:r>
      </w:ins>
      <w:ins w:id="1072" w:author="CAIZERGUES Alain" w:date="2023-07-03T15:26:00Z">
        <w:r w:rsidR="006427E4">
          <w:rPr>
            <w:lang w:val="en-GB"/>
          </w:rPr>
          <w:t>never mentioned</w:t>
        </w:r>
      </w:ins>
      <w:ins w:id="1073" w:author="CAIZERGUES Alain" w:date="2023-06-26T16:38:00Z">
        <w:r w:rsidR="00AF2818">
          <w:rPr>
            <w:lang w:val="en-GB"/>
          </w:rPr>
          <w:t xml:space="preserve"> </w:t>
        </w:r>
      </w:ins>
      <w:del w:id="1074" w:author="CAIZERGUES Alain" w:date="2023-06-26T16:38:00Z">
        <w:r w:rsidRPr="00EB6FAE" w:rsidDel="00AF2818">
          <w:rPr>
            <w:lang w:val="en-GB"/>
          </w:rPr>
          <w:delText xml:space="preserve">, which is necessary to inform recruitment rate </w:delText>
        </w:r>
      </w:del>
      <w:r w:rsidRPr="00EB6FAE">
        <w:rPr>
          <w:lang w:val="en-GB"/>
        </w:rPr>
        <w:t xml:space="preserve">(e.g. </w:t>
      </w:r>
      <w:r w:rsidR="00B83782">
        <w:fldChar w:fldCharType="begin"/>
      </w:r>
      <w:r w:rsidR="00B83782" w:rsidRPr="00B83782">
        <w:rPr>
          <w:lang w:val="en-GB"/>
          <w:rPrChange w:id="1075" w:author="CAIZERGUES Alain" w:date="2023-06-13T10:56:00Z">
            <w:rPr/>
          </w:rPrChange>
        </w:rPr>
        <w:instrText xml:space="preserve"> HYPERLINK \l "ref-Baldassarre2014" \h </w:instrText>
      </w:r>
      <w:r w:rsidR="00B83782">
        <w:fldChar w:fldCharType="separate"/>
      </w:r>
      <w:proofErr w:type="spellStart"/>
      <w:r w:rsidRPr="00EB6FAE">
        <w:rPr>
          <w:rStyle w:val="Lienhypertexte"/>
          <w:lang w:val="en-GB"/>
        </w:rPr>
        <w:t>Baldassarre</w:t>
      </w:r>
      <w:proofErr w:type="spellEnd"/>
      <w:r w:rsidRPr="00EB6FAE">
        <w:rPr>
          <w:rStyle w:val="Lienhypertexte"/>
          <w:lang w:val="en-GB"/>
        </w:rPr>
        <w:t>, 2014</w:t>
      </w:r>
      <w:r w:rsidR="00B83782">
        <w:rPr>
          <w:rStyle w:val="Lienhypertexte"/>
          <w:lang w:val="en-GB"/>
        </w:rPr>
        <w:fldChar w:fldCharType="end"/>
      </w:r>
      <w:r w:rsidRPr="00EB6FAE">
        <w:rPr>
          <w:lang w:val="en-GB"/>
        </w:rPr>
        <w:t xml:space="preserve">). </w:t>
      </w:r>
      <w:ins w:id="1076" w:author="CAIZERGUES Alain" w:date="2023-06-26T16:43:00Z">
        <w:r w:rsidR="003030DD">
          <w:rPr>
            <w:lang w:val="en-GB"/>
          </w:rPr>
          <w:t xml:space="preserve"> Nevertheless, </w:t>
        </w:r>
      </w:ins>
      <w:del w:id="1077" w:author="CAIZERGUES Alain" w:date="2023-06-26T16:43:00Z">
        <w:r w:rsidRPr="00EB6FAE" w:rsidDel="003030DD">
          <w:rPr>
            <w:lang w:val="en-GB"/>
          </w:rPr>
          <w:delText xml:space="preserve">We </w:delText>
        </w:r>
      </w:del>
      <w:ins w:id="1078" w:author="CAIZERGUES Alain" w:date="2023-06-26T16:43:00Z">
        <w:r w:rsidR="003030DD">
          <w:rPr>
            <w:lang w:val="en-GB"/>
          </w:rPr>
          <w:t>w</w:t>
        </w:r>
        <w:r w:rsidR="003030DD" w:rsidRPr="00EB6FAE">
          <w:rPr>
            <w:lang w:val="en-GB"/>
          </w:rPr>
          <w:t xml:space="preserve">e </w:t>
        </w:r>
      </w:ins>
      <w:r w:rsidRPr="00EB6FAE">
        <w:rPr>
          <w:lang w:val="en-GB"/>
        </w:rPr>
        <w:t xml:space="preserve">then developed an approach to estimate the maximum expected </w:t>
      </w:r>
      <w:r w:rsidRPr="00EB6FAE">
        <w:rPr>
          <w:lang w:val="en-GB"/>
        </w:rPr>
        <w:lastRenderedPageBreak/>
        <w:t xml:space="preserve">recruitment rate without exploitation </w:t>
      </w:r>
      <w:ins w:id="1079" w:author="CAIZERGUES Alain" w:date="2023-06-26T16:43:00Z">
        <w:r w:rsidR="003030DD">
          <w:rPr>
            <w:lang w:val="en-GB"/>
          </w:rPr>
          <w:t>(</w:t>
        </w:r>
      </w:ins>
      <w:r w:rsidRPr="00EB6FAE">
        <w:rPr>
          <w:lang w:val="en-GB"/>
        </w:rPr>
        <w:t xml:space="preserve">and </w:t>
      </w:r>
      <w:ins w:id="1080" w:author="CAIZERGUES Alain" w:date="2023-06-26T16:45:00Z">
        <w:r w:rsidR="003030DD">
          <w:rPr>
            <w:lang w:val="en-GB"/>
          </w:rPr>
          <w:t>assuming</w:t>
        </w:r>
      </w:ins>
      <w:ins w:id="1081" w:author="CAIZERGUES Alain" w:date="2023-06-26T16:44:00Z">
        <w:r w:rsidR="003030DD">
          <w:rPr>
            <w:lang w:val="en-GB"/>
          </w:rPr>
          <w:t xml:space="preserve"> that </w:t>
        </w:r>
      </w:ins>
      <w:ins w:id="1082" w:author="CAIZERGUES Alain" w:date="2023-06-26T16:45:00Z">
        <w:r w:rsidR="003030DD">
          <w:rPr>
            <w:lang w:val="en-GB"/>
          </w:rPr>
          <w:t xml:space="preserve">the </w:t>
        </w:r>
      </w:ins>
      <w:ins w:id="1083" w:author="CAIZERGUES Alain" w:date="2023-06-26T16:44:00Z">
        <w:r w:rsidR="003030DD">
          <w:rPr>
            <w:lang w:val="en-GB"/>
          </w:rPr>
          <w:t xml:space="preserve">observed </w:t>
        </w:r>
      </w:ins>
      <w:del w:id="1084" w:author="CAIZERGUES Alain" w:date="2023-06-26T16:44:00Z">
        <w:r w:rsidRPr="00EB6FAE" w:rsidDel="003030DD">
          <w:rPr>
            <w:lang w:val="en-GB"/>
          </w:rPr>
          <w:delText xml:space="preserve">without negative </w:delText>
        </w:r>
      </w:del>
      <w:r w:rsidRPr="00EB6FAE">
        <w:rPr>
          <w:lang w:val="en-GB"/>
        </w:rPr>
        <w:t>density</w:t>
      </w:r>
      <w:ins w:id="1085" w:author="CAIZERGUES Alain" w:date="2023-06-26T16:44:00Z">
        <w:r w:rsidR="003030DD">
          <w:rPr>
            <w:lang w:val="en-GB"/>
          </w:rPr>
          <w:t xml:space="preserve"> leve</w:t>
        </w:r>
      </w:ins>
      <w:ins w:id="1086" w:author="CAIZERGUES Alain" w:date="2023-06-26T16:45:00Z">
        <w:r w:rsidR="003030DD">
          <w:rPr>
            <w:lang w:val="en-GB"/>
          </w:rPr>
          <w:t>l</w:t>
        </w:r>
      </w:ins>
      <w:ins w:id="1087" w:author="CAIZERGUES Alain" w:date="2023-06-26T16:44:00Z">
        <w:r w:rsidR="003030DD">
          <w:rPr>
            <w:lang w:val="en-GB"/>
          </w:rPr>
          <w:t xml:space="preserve">s did not </w:t>
        </w:r>
      </w:ins>
      <w:ins w:id="1088" w:author="CAIZERGUES Alain" w:date="2023-06-26T16:45:00Z">
        <w:r w:rsidR="003030DD">
          <w:rPr>
            <w:lang w:val="en-GB"/>
          </w:rPr>
          <w:t xml:space="preserve">affect </w:t>
        </w:r>
      </w:ins>
      <w:del w:id="1089" w:author="CAIZERGUES Alain" w:date="2023-06-26T16:45:00Z">
        <w:r w:rsidRPr="00EB6FAE" w:rsidDel="003030DD">
          <w:rPr>
            <w:lang w:val="en-GB"/>
          </w:rPr>
          <w:delText>-dependence processes</w:delText>
        </w:r>
      </w:del>
      <w:ins w:id="1090" w:author="CAIZERGUES Alain" w:date="2023-06-26T16:45:00Z">
        <w:r w:rsidR="003030DD">
          <w:rPr>
            <w:lang w:val="en-GB"/>
          </w:rPr>
          <w:t>components of recruitment</w:t>
        </w:r>
      </w:ins>
      <w:ins w:id="1091" w:author="CAIZERGUES Alain" w:date="2023-06-26T16:43:00Z">
        <w:r w:rsidR="003030DD">
          <w:rPr>
            <w:lang w:val="en-GB"/>
          </w:rPr>
          <w:t>)</w:t>
        </w:r>
      </w:ins>
      <w:ins w:id="1092" w:author="CAIZERGUES Alain" w:date="2023-06-26T16:46:00Z">
        <w:r w:rsidR="003030DD">
          <w:rPr>
            <w:lang w:val="en-GB"/>
          </w:rPr>
          <w:t xml:space="preserve">. </w:t>
        </w:r>
      </w:ins>
      <w:del w:id="1093" w:author="CAIZERGUES Alain" w:date="2023-06-26T16:46:00Z">
        <w:r w:rsidRPr="00EB6FAE" w:rsidDel="003030DD">
          <w:rPr>
            <w:lang w:val="en-GB"/>
          </w:rPr>
          <w:delText xml:space="preserve">, </w:delText>
        </w:r>
      </w:del>
      <w:ins w:id="1094" w:author="CAIZERGUES Alain" w:date="2023-06-26T16:46:00Z">
        <w:r w:rsidR="003030DD">
          <w:rPr>
            <w:lang w:val="en-GB"/>
          </w:rPr>
          <w:t xml:space="preserve"> </w:t>
        </w:r>
      </w:ins>
      <w:ins w:id="1095" w:author="CAIZERGUES Alain" w:date="2023-06-26T16:49:00Z">
        <w:r w:rsidR="003030DD">
          <w:rPr>
            <w:lang w:val="en-GB"/>
          </w:rPr>
          <w:t>E</w:t>
        </w:r>
      </w:ins>
      <w:ins w:id="1096" w:author="CAIZERGUES Alain" w:date="2023-06-26T16:47:00Z">
        <w:r w:rsidR="003030DD">
          <w:rPr>
            <w:lang w:val="en-GB"/>
          </w:rPr>
          <w:t xml:space="preserve">stimated </w:t>
        </w:r>
      </w:ins>
      <w:ins w:id="1097" w:author="CAIZERGUES Alain" w:date="2023-06-26T16:48:00Z">
        <w:r w:rsidR="003030DD">
          <w:rPr>
            <w:lang w:val="en-GB"/>
          </w:rPr>
          <w:t xml:space="preserve">values </w:t>
        </w:r>
      </w:ins>
      <w:del w:id="1098" w:author="CAIZERGUES Alain" w:date="2023-06-26T16:46:00Z">
        <w:r w:rsidRPr="00EB6FAE" w:rsidDel="003030DD">
          <w:rPr>
            <w:lang w:val="en-GB"/>
          </w:rPr>
          <w:delText>and w</w:delText>
        </w:r>
      </w:del>
      <w:del w:id="1099" w:author="CAIZERGUES Alain" w:date="2023-06-26T16:47:00Z">
        <w:r w:rsidRPr="00EB6FAE" w:rsidDel="003030DD">
          <w:rPr>
            <w:lang w:val="en-GB"/>
          </w:rPr>
          <w:delText>e checked if all values w</w:delText>
        </w:r>
      </w:del>
      <w:del w:id="1100" w:author="CAIZERGUES Alain" w:date="2023-06-26T16:49:00Z">
        <w:r w:rsidRPr="00EB6FAE" w:rsidDel="003030DD">
          <w:rPr>
            <w:lang w:val="en-GB"/>
          </w:rPr>
          <w:delText xml:space="preserve">ere </w:delText>
        </w:r>
      </w:del>
      <w:del w:id="1101" w:author="CAIZERGUES Alain" w:date="2023-06-26T16:48:00Z">
        <w:r w:rsidRPr="00EB6FAE" w:rsidDel="003030DD">
          <w:rPr>
            <w:lang w:val="en-GB"/>
          </w:rPr>
          <w:delText xml:space="preserve">equal </w:delText>
        </w:r>
      </w:del>
      <w:ins w:id="1102" w:author="CAIZERGUES Alain" w:date="2023-06-26T16:48:00Z">
        <w:r w:rsidR="003030DD">
          <w:rPr>
            <w:lang w:val="en-GB"/>
          </w:rPr>
          <w:t xml:space="preserve">above </w:t>
        </w:r>
      </w:ins>
      <w:ins w:id="1103" w:author="CAIZERGUES Alain" w:date="2023-06-27T16:17:00Z">
        <w:r w:rsidR="008F6440">
          <w:rPr>
            <w:lang w:val="en-GB"/>
          </w:rPr>
          <w:t>that</w:t>
        </w:r>
      </w:ins>
      <w:del w:id="1104" w:author="CAIZERGUES Alain" w:date="2023-06-26T16:48:00Z">
        <w:r w:rsidRPr="00EB6FAE" w:rsidDel="003030DD">
          <w:rPr>
            <w:lang w:val="en-GB"/>
          </w:rPr>
          <w:delText>or below</w:delText>
        </w:r>
      </w:del>
      <w:del w:id="1105" w:author="CAIZERGUES Alain" w:date="2023-06-27T16:17:00Z">
        <w:r w:rsidRPr="00EB6FAE" w:rsidDel="008F6440">
          <w:rPr>
            <w:lang w:val="en-GB"/>
          </w:rPr>
          <w:delText xml:space="preserve"> this</w:delText>
        </w:r>
      </w:del>
      <w:r w:rsidRPr="00EB6FAE">
        <w:rPr>
          <w:lang w:val="en-GB"/>
        </w:rPr>
        <w:t xml:space="preserve"> maximum recruitment rate</w:t>
      </w:r>
      <w:ins w:id="1106" w:author="CAIZERGUES Alain" w:date="2023-06-26T16:49:00Z">
        <w:r w:rsidR="003030DD">
          <w:rPr>
            <w:lang w:val="en-GB"/>
          </w:rPr>
          <w:t xml:space="preserve"> were interpreted as </w:t>
        </w:r>
      </w:ins>
      <w:ins w:id="1107" w:author="CAIZERGUES Alain" w:date="2023-06-27T16:17:00Z">
        <w:r w:rsidR="008F6440">
          <w:rPr>
            <w:lang w:val="en-GB"/>
          </w:rPr>
          <w:t>r</w:t>
        </w:r>
      </w:ins>
      <w:del w:id="1108" w:author="CAIZERGUES Alain" w:date="2023-06-26T16:48:00Z">
        <w:r w:rsidRPr="00EB6FAE" w:rsidDel="003030DD">
          <w:rPr>
            <w:lang w:val="en-GB"/>
          </w:rPr>
          <w:delText>.</w:delText>
        </w:r>
      </w:del>
      <w:del w:id="1109" w:author="CAIZERGUES Alain" w:date="2023-06-26T16:49:00Z">
        <w:r w:rsidRPr="00EB6FAE" w:rsidDel="003030DD">
          <w:rPr>
            <w:lang w:val="en-GB"/>
          </w:rPr>
          <w:delText xml:space="preserve"> If the recruitment rate outputs of the model are significantly higher than maximum recruitment rate</w:delText>
        </w:r>
      </w:del>
      <w:del w:id="1110" w:author="CAIZERGUES Alain" w:date="2023-06-27T16:17:00Z">
        <w:r w:rsidRPr="00EB6FAE" w:rsidDel="008F6440">
          <w:rPr>
            <w:lang w:val="en-GB"/>
          </w:rPr>
          <w:delText>,</w:delText>
        </w:r>
      </w:del>
      <w:del w:id="1111" w:author="CAIZERGUES Alain" w:date="2023-06-26T16:50:00Z">
        <w:r w:rsidRPr="00EB6FAE" w:rsidDel="003030DD">
          <w:rPr>
            <w:lang w:val="en-GB"/>
          </w:rPr>
          <w:delText xml:space="preserve"> it means that the method overestimates such rate, which</w:delText>
        </w:r>
      </w:del>
      <w:del w:id="1112" w:author="CAIZERGUES Alain" w:date="2023-06-27T16:17:00Z">
        <w:r w:rsidRPr="00EB6FAE" w:rsidDel="008F6440">
          <w:rPr>
            <w:lang w:val="en-GB"/>
          </w:rPr>
          <w:delText xml:space="preserve"> r</w:delText>
        </w:r>
      </w:del>
      <w:r w:rsidRPr="00EB6FAE">
        <w:rPr>
          <w:lang w:val="en-GB"/>
        </w:rPr>
        <w:t>eflect</w:t>
      </w:r>
      <w:ins w:id="1113" w:author="CAIZERGUES Alain" w:date="2023-06-26T16:50:00Z">
        <w:r w:rsidR="003030DD">
          <w:rPr>
            <w:lang w:val="en-GB"/>
          </w:rPr>
          <w:t xml:space="preserve">ing </w:t>
        </w:r>
      </w:ins>
      <w:ins w:id="1114" w:author="CAIZERGUES Alain" w:date="2023-06-27T16:17:00Z">
        <w:r w:rsidR="008F6440">
          <w:rPr>
            <w:lang w:val="en-GB"/>
          </w:rPr>
          <w:t>failure</w:t>
        </w:r>
      </w:ins>
      <w:ins w:id="1115" w:author="CAIZERGUES Alain" w:date="2023-06-26T16:50:00Z">
        <w:r w:rsidR="003030DD">
          <w:rPr>
            <w:lang w:val="en-GB"/>
          </w:rPr>
          <w:t xml:space="preserve"> </w:t>
        </w:r>
      </w:ins>
      <w:ins w:id="1116" w:author="CAIZERGUES Alain" w:date="2023-06-27T16:17:00Z">
        <w:r w:rsidR="008F6440">
          <w:rPr>
            <w:lang w:val="en-GB"/>
          </w:rPr>
          <w:t xml:space="preserve">to </w:t>
        </w:r>
      </w:ins>
      <w:ins w:id="1117" w:author="CAIZERGUES Alain" w:date="2023-06-26T16:50:00Z">
        <w:r w:rsidR="003030DD">
          <w:rPr>
            <w:lang w:val="en-GB"/>
          </w:rPr>
          <w:t>detect</w:t>
        </w:r>
      </w:ins>
      <w:ins w:id="1118" w:author="CAIZERGUES Alain" w:date="2023-06-27T16:17:00Z">
        <w:r w:rsidR="008F6440">
          <w:rPr>
            <w:lang w:val="en-GB"/>
          </w:rPr>
          <w:t xml:space="preserve"> (count)</w:t>
        </w:r>
      </w:ins>
      <w:ins w:id="1119" w:author="CAIZERGUES Alain" w:date="2023-06-26T16:50:00Z">
        <w:r w:rsidR="003030DD">
          <w:rPr>
            <w:lang w:val="en-GB"/>
          </w:rPr>
          <w:t xml:space="preserve"> adult males</w:t>
        </w:r>
      </w:ins>
      <w:del w:id="1120" w:author="CAIZERGUES Alain" w:date="2023-06-26T16:50:00Z">
        <w:r w:rsidRPr="00EB6FAE" w:rsidDel="003030DD">
          <w:rPr>
            <w:lang w:val="en-GB"/>
          </w:rPr>
          <w:delText xml:space="preserve">s that a part of </w:delText>
        </w:r>
      </w:del>
      <w:del w:id="1121" w:author="CAIZERGUES Alain" w:date="2023-06-27T16:18:00Z">
        <w:r w:rsidRPr="00EB6FAE" w:rsidDel="008F6440">
          <w:rPr>
            <w:lang w:val="en-GB"/>
          </w:rPr>
          <w:delText>adult males</w:delText>
        </w:r>
      </w:del>
      <w:del w:id="1122" w:author="CAIZERGUES Alain" w:date="2023-06-26T16:51:00Z">
        <w:r w:rsidRPr="00EB6FAE" w:rsidDel="00D53C1B">
          <w:rPr>
            <w:lang w:val="en-GB"/>
          </w:rPr>
          <w:delText xml:space="preserve"> are not detected during count surveys</w:delText>
        </w:r>
      </w:del>
      <w:r w:rsidRPr="00EB6FAE">
        <w:rPr>
          <w:lang w:val="en-GB"/>
        </w:rPr>
        <w:t xml:space="preserve">. </w:t>
      </w:r>
      <w:ins w:id="1123" w:author="CAIZERGUES Alain" w:date="2023-07-03T15:26:00Z">
        <w:r w:rsidR="006E162B">
          <w:rPr>
            <w:lang w:val="en-GB"/>
          </w:rPr>
          <w:t xml:space="preserve"> </w:t>
        </w:r>
      </w:ins>
      <w:ins w:id="1124" w:author="CAIZERGUES Alain" w:date="2023-06-26T16:51:00Z">
        <w:r w:rsidR="008F6440">
          <w:rPr>
            <w:lang w:val="en-GB"/>
          </w:rPr>
          <w:t>On the over</w:t>
        </w:r>
        <w:r w:rsidR="00D53C1B">
          <w:rPr>
            <w:lang w:val="en-GB"/>
          </w:rPr>
          <w:t>hand</w:t>
        </w:r>
      </w:ins>
      <w:ins w:id="1125" w:author="CAIZERGUES Alain" w:date="2023-06-27T16:18:00Z">
        <w:r w:rsidR="008F6440">
          <w:rPr>
            <w:lang w:val="en-GB"/>
          </w:rPr>
          <w:t>,</w:t>
        </w:r>
      </w:ins>
      <w:ins w:id="1126" w:author="CAIZERGUES Alain" w:date="2023-06-26T16:51:00Z">
        <w:r w:rsidR="00D53C1B">
          <w:rPr>
            <w:lang w:val="en-GB"/>
          </w:rPr>
          <w:t xml:space="preserve"> </w:t>
        </w:r>
      </w:ins>
      <w:del w:id="1127" w:author="CAIZERGUES Alain" w:date="2023-06-26T16:51:00Z">
        <w:r w:rsidRPr="00EB6FAE" w:rsidDel="00D53C1B">
          <w:rPr>
            <w:lang w:val="en-GB"/>
          </w:rPr>
          <w:delText>A n</w:delText>
        </w:r>
      </w:del>
      <w:ins w:id="1128" w:author="CAIZERGUES Alain" w:date="2023-06-26T16:51:00Z">
        <w:r w:rsidR="00D53C1B">
          <w:rPr>
            <w:lang w:val="en-GB"/>
          </w:rPr>
          <w:t>n</w:t>
        </w:r>
      </w:ins>
      <w:r w:rsidRPr="00EB6FAE">
        <w:rPr>
          <w:lang w:val="en-GB"/>
        </w:rPr>
        <w:t>ull or negative recruitment rate</w:t>
      </w:r>
      <w:ins w:id="1129" w:author="CAIZERGUES Alain" w:date="2023-06-27T16:18:00Z">
        <w:r w:rsidR="008F6440">
          <w:rPr>
            <w:lang w:val="en-GB"/>
          </w:rPr>
          <w:t>s</w:t>
        </w:r>
      </w:ins>
      <w:r w:rsidRPr="00EB6FAE">
        <w:rPr>
          <w:lang w:val="en-GB"/>
        </w:rPr>
        <w:t xml:space="preserve"> </w:t>
      </w:r>
      <w:del w:id="1130" w:author="CAIZERGUES Alain" w:date="2023-06-26T16:51:00Z">
        <w:r w:rsidRPr="00EB6FAE" w:rsidDel="00D53C1B">
          <w:rPr>
            <w:lang w:val="en-GB"/>
          </w:rPr>
          <w:delText xml:space="preserve">would </w:delText>
        </w:r>
      </w:del>
      <w:ins w:id="1131" w:author="CAIZERGUES Alain" w:date="2023-06-26T16:51:00Z">
        <w:r w:rsidR="00D53C1B">
          <w:rPr>
            <w:lang w:val="en-GB"/>
          </w:rPr>
          <w:t>c</w:t>
        </w:r>
        <w:r w:rsidR="00D53C1B" w:rsidRPr="00EB6FAE">
          <w:rPr>
            <w:lang w:val="en-GB"/>
          </w:rPr>
          <w:t xml:space="preserve">ould </w:t>
        </w:r>
        <w:r w:rsidR="00D53C1B">
          <w:rPr>
            <w:lang w:val="en-GB"/>
          </w:rPr>
          <w:t>reflect</w:t>
        </w:r>
      </w:ins>
      <w:ins w:id="1132" w:author="CAIZERGUES Alain" w:date="2023-07-03T15:26:00Z">
        <w:r w:rsidR="006E162B">
          <w:rPr>
            <w:lang w:val="en-GB"/>
          </w:rPr>
          <w:t>,</w:t>
        </w:r>
      </w:ins>
      <w:ins w:id="1133" w:author="CAIZERGUES Alain" w:date="2023-06-26T16:51:00Z">
        <w:r w:rsidR="00D53C1B">
          <w:rPr>
            <w:lang w:val="en-GB"/>
          </w:rPr>
          <w:t xml:space="preserve"> </w:t>
        </w:r>
      </w:ins>
      <w:ins w:id="1134" w:author="CAIZERGUES Alain" w:date="2023-06-26T16:53:00Z">
        <w:r w:rsidR="00D53C1B">
          <w:rPr>
            <w:lang w:val="en-GB"/>
          </w:rPr>
          <w:t xml:space="preserve">either </w:t>
        </w:r>
      </w:ins>
      <w:ins w:id="1135" w:author="CAIZERGUES Alain" w:date="2023-06-26T16:51:00Z">
        <w:r w:rsidR="00D53C1B">
          <w:rPr>
            <w:lang w:val="en-GB"/>
          </w:rPr>
          <w:t xml:space="preserve">that </w:t>
        </w:r>
      </w:ins>
      <w:ins w:id="1136" w:author="CAIZERGUES Alain" w:date="2023-06-26T16:52:00Z">
        <w:r w:rsidR="00D53C1B">
          <w:rPr>
            <w:lang w:val="en-GB"/>
          </w:rPr>
          <w:t xml:space="preserve">immature males had acquired the male plumage </w:t>
        </w:r>
      </w:ins>
      <w:del w:id="1137" w:author="CAIZERGUES Alain" w:date="2023-06-26T16:52:00Z">
        <w:r w:rsidRPr="00EB6FAE" w:rsidDel="00D53C1B">
          <w:rPr>
            <w:lang w:val="en-GB"/>
          </w:rPr>
          <w:delText xml:space="preserve">mean that immature males moulted </w:delText>
        </w:r>
      </w:del>
      <w:r w:rsidRPr="00EB6FAE">
        <w:rPr>
          <w:lang w:val="en-GB"/>
        </w:rPr>
        <w:t>before the survey</w:t>
      </w:r>
      <w:ins w:id="1138" w:author="CAIZERGUES Alain" w:date="2023-06-27T16:18:00Z">
        <w:r w:rsidR="008F6440">
          <w:rPr>
            <w:lang w:val="en-GB"/>
          </w:rPr>
          <w:t>,</w:t>
        </w:r>
      </w:ins>
      <w:r w:rsidRPr="00EB6FAE">
        <w:rPr>
          <w:lang w:val="en-GB"/>
        </w:rPr>
        <w:t xml:space="preserve"> or</w:t>
      </w:r>
      <w:ins w:id="1139" w:author="CAIZERGUES Alain" w:date="2023-07-03T15:26:00Z">
        <w:r w:rsidR="006E162B">
          <w:rPr>
            <w:lang w:val="en-GB"/>
          </w:rPr>
          <w:t>,</w:t>
        </w:r>
      </w:ins>
      <w:del w:id="1140" w:author="CAIZERGUES Alain" w:date="2023-06-26T16:53:00Z">
        <w:r w:rsidRPr="00EB6FAE" w:rsidDel="00D53C1B">
          <w:rPr>
            <w:lang w:val="en-GB"/>
          </w:rPr>
          <w:delText>/and</w:delText>
        </w:r>
      </w:del>
      <w:ins w:id="1141" w:author="CAIZERGUES Alain" w:date="2023-06-26T16:53:00Z">
        <w:r w:rsidR="00D53C1B">
          <w:rPr>
            <w:lang w:val="en-GB"/>
          </w:rPr>
          <w:t xml:space="preserve"> violation of </w:t>
        </w:r>
      </w:ins>
      <w:del w:id="1142" w:author="CAIZERGUES Alain" w:date="2023-06-26T16:53:00Z">
        <w:r w:rsidRPr="00EB6FAE" w:rsidDel="00D53C1B">
          <w:rPr>
            <w:lang w:val="en-GB"/>
          </w:rPr>
          <w:delText xml:space="preserve"> </w:delText>
        </w:r>
      </w:del>
      <w:ins w:id="1143" w:author="CAIZERGUES Alain" w:date="2023-06-26T16:53:00Z">
        <w:r w:rsidR="00D53C1B">
          <w:rPr>
            <w:lang w:val="en-GB"/>
          </w:rPr>
          <w:t xml:space="preserve">the </w:t>
        </w:r>
      </w:ins>
      <w:del w:id="1144" w:author="CAIZERGUES Alain" w:date="2023-06-26T16:53:00Z">
        <w:r w:rsidRPr="00EB6FAE" w:rsidDel="00D53C1B">
          <w:rPr>
            <w:lang w:val="en-GB"/>
          </w:rPr>
          <w:delText xml:space="preserve">the </w:delText>
        </w:r>
      </w:del>
      <w:r w:rsidRPr="00EB6FAE">
        <w:rPr>
          <w:lang w:val="en-GB"/>
        </w:rPr>
        <w:t xml:space="preserve">assumption </w:t>
      </w:r>
      <w:ins w:id="1145" w:author="CAIZERGUES Alain" w:date="2023-06-26T16:53:00Z">
        <w:r w:rsidR="00D53C1B">
          <w:rPr>
            <w:lang w:val="en-GB"/>
          </w:rPr>
          <w:t xml:space="preserve">about the </w:t>
        </w:r>
      </w:ins>
      <w:del w:id="1146" w:author="CAIZERGUES Alain" w:date="2023-06-26T16:53:00Z">
        <w:r w:rsidRPr="00EB6FAE" w:rsidDel="00D53C1B">
          <w:rPr>
            <w:lang w:val="en-GB"/>
          </w:rPr>
          <w:delText>on the</w:delText>
        </w:r>
      </w:del>
      <w:del w:id="1147" w:author="CAIZERGUES Alain" w:date="2023-07-03T15:26:00Z">
        <w:r w:rsidRPr="00EB6FAE" w:rsidDel="006E162B">
          <w:rPr>
            <w:lang w:val="en-GB"/>
          </w:rPr>
          <w:delText xml:space="preserve"> </w:delText>
        </w:r>
      </w:del>
      <w:r w:rsidRPr="00EB6FAE">
        <w:rPr>
          <w:lang w:val="en-GB"/>
        </w:rPr>
        <w:t>stability of the adult sex</w:t>
      </w:r>
      <w:ins w:id="1148" w:author="CAIZERGUES Alain" w:date="2023-09-14T16:54:00Z">
        <w:r w:rsidR="00067574">
          <w:rPr>
            <w:lang w:val="en-GB"/>
          </w:rPr>
          <w:t>-</w:t>
        </w:r>
      </w:ins>
      <w:del w:id="1149" w:author="CAIZERGUES Alain" w:date="2023-09-14T16:54:00Z">
        <w:r w:rsidRPr="00EB6FAE" w:rsidDel="00067574">
          <w:rPr>
            <w:lang w:val="en-GB"/>
          </w:rPr>
          <w:delText xml:space="preserve"> </w:delText>
        </w:r>
      </w:del>
      <w:r w:rsidRPr="00EB6FAE">
        <w:rPr>
          <w:lang w:val="en-GB"/>
        </w:rPr>
        <w:t>ratio</w:t>
      </w:r>
      <w:del w:id="1150" w:author="CAIZERGUES Alain" w:date="2023-06-26T16:54:00Z">
        <w:r w:rsidRPr="00EB6FAE" w:rsidDel="00D53C1B">
          <w:rPr>
            <w:lang w:val="en-GB"/>
          </w:rPr>
          <w:delText xml:space="preserve"> is overrated</w:delText>
        </w:r>
      </w:del>
      <w:r w:rsidRPr="00EB6FAE">
        <w:rPr>
          <w:lang w:val="en-GB"/>
        </w:rPr>
        <w:t>.</w:t>
      </w:r>
    </w:p>
    <w:p w14:paraId="64EC47D5" w14:textId="3FB613A4" w:rsidR="00AC35CD" w:rsidRPr="00EB6FAE" w:rsidRDefault="00B404E8">
      <w:pPr>
        <w:pStyle w:val="Corpsdetexte"/>
        <w:spacing w:line="480" w:lineRule="auto"/>
        <w:ind w:firstLine="720"/>
        <w:jc w:val="both"/>
        <w:rPr>
          <w:lang w:val="en-GB"/>
        </w:rPr>
        <w:pPrChange w:id="1151" w:author="CAIZERGUES Alain" w:date="2023-09-14T16:54:00Z">
          <w:pPr>
            <w:pStyle w:val="Corpsdetexte"/>
          </w:pPr>
        </w:pPrChange>
      </w:pPr>
      <w:r w:rsidRPr="00EB6FAE">
        <w:rPr>
          <w:lang w:val="en-GB"/>
        </w:rPr>
        <w:t xml:space="preserve">Practically, </w:t>
      </w:r>
      <w:ins w:id="1152" w:author="CAIZERGUES Alain" w:date="2023-09-14T16:54:00Z">
        <w:r w:rsidR="00067574">
          <w:rPr>
            <w:lang w:val="en-GB"/>
          </w:rPr>
          <w:t xml:space="preserve">the </w:t>
        </w:r>
      </w:ins>
      <w:r w:rsidRPr="00EB6FAE">
        <w:rPr>
          <w:lang w:val="en-GB"/>
        </w:rPr>
        <w:t xml:space="preserve">maximum recruitment </w:t>
      </w:r>
      <w:del w:id="1153" w:author="CAIZERGUES Alain" w:date="2023-06-27T16:27:00Z">
        <w:r w:rsidRPr="00EB6FAE" w:rsidDel="00AE684E">
          <w:rPr>
            <w:lang w:val="en-GB"/>
          </w:rPr>
          <w:delText xml:space="preserve">rate </w:delText>
        </w:r>
      </w:del>
      <w:ins w:id="1154" w:author="CAIZERGUES Alain" w:date="2023-06-27T16:27:00Z">
        <w:r w:rsidR="00AE684E" w:rsidRPr="00EB6FAE">
          <w:rPr>
            <w:lang w:val="en-GB"/>
          </w:rPr>
          <w:t>rate</w:t>
        </w:r>
        <w:r w:rsidR="00AE684E">
          <w:rPr>
            <w:lang w:val="en-GB"/>
          </w:rPr>
          <w:t xml:space="preserve"> </w:t>
        </w:r>
        <w:r w:rsidR="00AE684E" w:rsidRPr="006E162B">
          <w:rPr>
            <w:b/>
            <w:i/>
            <w:lang w:val="en-GB"/>
            <w:rPrChange w:id="1155" w:author="CAIZERGUES Alain" w:date="2023-07-03T15:27:00Z">
              <w:rPr>
                <w:lang w:val="en-GB"/>
              </w:rPr>
            </w:rPrChange>
          </w:rPr>
          <w:t>rt</w:t>
        </w:r>
        <w:r w:rsidR="00AE684E">
          <w:rPr>
            <w:lang w:val="en-GB"/>
          </w:rPr>
          <w:t xml:space="preserve"> </w:t>
        </w:r>
      </w:ins>
      <w:r w:rsidRPr="00EB6FAE">
        <w:rPr>
          <w:lang w:val="en-GB"/>
        </w:rPr>
        <w:t xml:space="preserve">is </w:t>
      </w:r>
      <w:ins w:id="1156" w:author="CAIZERGUES Alain" w:date="2023-06-27T16:27:00Z">
        <w:r w:rsidR="00AE684E">
          <w:rPr>
            <w:lang w:val="en-GB"/>
          </w:rPr>
          <w:t xml:space="preserve">estimated from the difference between </w:t>
        </w:r>
      </w:ins>
      <w:del w:id="1157" w:author="CAIZERGUES Alain" w:date="2023-06-27T16:27:00Z">
        <w:r w:rsidRPr="00EB6FAE" w:rsidDel="00AE684E">
          <w:rPr>
            <w:lang w:val="en-GB"/>
          </w:rPr>
          <w:delText xml:space="preserve">deduced by using its relationship to </w:delText>
        </w:r>
      </w:del>
      <w:ins w:id="1158" w:author="CAIZERGUES Alain" w:date="2023-06-27T16:27:00Z">
        <w:r w:rsidR="00AE684E">
          <w:rPr>
            <w:lang w:val="en-GB"/>
          </w:rPr>
          <w:t xml:space="preserve">the </w:t>
        </w:r>
      </w:ins>
      <w:r w:rsidRPr="00EB6FAE">
        <w:rPr>
          <w:lang w:val="en-GB"/>
        </w:rPr>
        <w:t xml:space="preserve">maximum growth rate </w:t>
      </w:r>
      <w:ins w:id="1159" w:author="CAIZERGUES Alain" w:date="2023-09-14T16:57:00Z">
        <w:r w:rsidR="00923BE9" w:rsidRPr="00510BCA">
          <w:rPr>
            <w:b/>
            <w:i/>
            <w:lang w:val="en-GB"/>
            <w:rPrChange w:id="1160" w:author="CAIZERGUES Alain" w:date="2023-09-21T16:24:00Z">
              <w:rPr>
                <w:lang w:val="en-GB"/>
              </w:rPr>
            </w:rPrChange>
          </w:rPr>
          <w:t>λ</w:t>
        </w:r>
        <w:r w:rsidR="00923BE9">
          <w:rPr>
            <w:lang w:val="en-GB"/>
          </w:rPr>
          <w:t xml:space="preserve"> </w:t>
        </w:r>
      </w:ins>
      <w:r w:rsidRPr="00EB6FAE">
        <w:rPr>
          <w:lang w:val="en-GB"/>
        </w:rPr>
        <w:t xml:space="preserve">and </w:t>
      </w:r>
      <w:ins w:id="1161" w:author="CAIZERGUES Alain" w:date="2023-06-27T16:28:00Z">
        <w:r w:rsidR="00AE684E">
          <w:rPr>
            <w:lang w:val="en-GB"/>
          </w:rPr>
          <w:t xml:space="preserve">the </w:t>
        </w:r>
      </w:ins>
      <w:r w:rsidRPr="00EB6FAE">
        <w:rPr>
          <w:lang w:val="en-GB"/>
        </w:rPr>
        <w:t>maximum adult survival rate</w:t>
      </w:r>
      <w:ins w:id="1162" w:author="CAIZERGUES Alain" w:date="2023-09-14T16:57:00Z">
        <w:r w:rsidR="00923BE9">
          <w:rPr>
            <w:lang w:val="en-GB"/>
          </w:rPr>
          <w:t xml:space="preserve"> </w:t>
        </w:r>
        <w:r w:rsidR="00923BE9" w:rsidRPr="00510BCA">
          <w:rPr>
            <w:b/>
            <w:i/>
            <w:lang w:val="en-GB"/>
            <w:rPrChange w:id="1163" w:author="CAIZERGUES Alain" w:date="2023-09-21T16:24:00Z">
              <w:rPr>
                <w:lang w:val="en-GB"/>
              </w:rPr>
            </w:rPrChange>
          </w:rPr>
          <w:t>S</w:t>
        </w:r>
      </w:ins>
      <w:r w:rsidRPr="00EB6FAE">
        <w:rPr>
          <w:lang w:val="en-GB"/>
        </w:rPr>
        <w:t>, see Equation (2.5)</w:t>
      </w:r>
      <w:ins w:id="1164" w:author="CAIZERGUES Alain" w:date="2023-06-27T16:28:00Z">
        <w:r w:rsidR="00AE684E">
          <w:rPr>
            <w:lang w:val="en-GB"/>
          </w:rPr>
          <w:t>, assuming a closed populations</w:t>
        </w:r>
      </w:ins>
      <w:del w:id="1165" w:author="CAIZERGUES Alain" w:date="2023-06-27T16:29:00Z">
        <w:r w:rsidRPr="00EB6FAE" w:rsidDel="00AE684E">
          <w:rPr>
            <w:lang w:val="en-GB"/>
          </w:rPr>
          <w:delText>.</w:delText>
        </w:r>
      </w:del>
      <w:r w:rsidRPr="00EB6FAE">
        <w:rPr>
          <w:lang w:val="en-GB"/>
        </w:rPr>
        <w:t xml:space="preserve"> </w:t>
      </w:r>
      <w:ins w:id="1166" w:author="CAIZERGUES Alain" w:date="2023-06-27T16:28:00Z">
        <w:r w:rsidR="00AE684E">
          <w:rPr>
            <w:lang w:val="en-GB"/>
          </w:rPr>
          <w:t>(</w:t>
        </w:r>
      </w:ins>
      <w:del w:id="1167" w:author="CAIZERGUES Alain" w:date="2023-06-27T16:29:00Z">
        <w:r w:rsidRPr="00EB6FAE" w:rsidDel="00AE684E">
          <w:rPr>
            <w:lang w:val="en-GB"/>
          </w:rPr>
          <w:delText xml:space="preserve">This relationship comes from a simple reasoning for a closed population: </w:delText>
        </w:r>
      </w:del>
      <w:r w:rsidRPr="00EB6FAE">
        <w:rPr>
          <w:lang w:val="en-GB"/>
        </w:rPr>
        <w:t xml:space="preserve">population size in year </w:t>
      </w:r>
      <m:oMath>
        <m:r>
          <w:rPr>
            <w:rFonts w:ascii="Cambria Math" w:hAnsi="Cambria Math"/>
          </w:rPr>
          <m:t>t</m:t>
        </m:r>
      </m:oMath>
      <w:r w:rsidRPr="00EB6FAE">
        <w:rPr>
          <w:lang w:val="en-GB"/>
        </w:rPr>
        <w:t xml:space="preserve"> is equal to the number of adults that survived over year </w:t>
      </w:r>
      <m:oMath>
        <m:r>
          <w:rPr>
            <w:rFonts w:ascii="Cambria Math" w:hAnsi="Cambria Math"/>
          </w:rPr>
          <m:t>t</m:t>
        </m:r>
        <m:r>
          <m:rPr>
            <m:sty m:val="p"/>
          </m:rPr>
          <w:rPr>
            <w:rFonts w:ascii="Cambria Math" w:hAnsi="Cambria Math"/>
            <w:lang w:val="en-GB"/>
          </w:rPr>
          <m:t>-</m:t>
        </m:r>
        <m:r>
          <w:rPr>
            <w:rFonts w:ascii="Cambria Math" w:hAnsi="Cambria Math"/>
            <w:lang w:val="en-GB"/>
          </w:rPr>
          <m:t>1</m:t>
        </m:r>
      </m:oMath>
      <w:r w:rsidRPr="00EB6FAE">
        <w:rPr>
          <w:lang w:val="en-GB"/>
        </w:rPr>
        <w:t xml:space="preserve"> plus the offspring produced in year </w:t>
      </w:r>
      <m:oMath>
        <m:r>
          <w:rPr>
            <w:rFonts w:ascii="Cambria Math" w:hAnsi="Cambria Math"/>
          </w:rPr>
          <m:t>t</m:t>
        </m:r>
        <m:r>
          <m:rPr>
            <m:sty m:val="p"/>
          </m:rPr>
          <w:rPr>
            <w:rFonts w:ascii="Cambria Math" w:hAnsi="Cambria Math"/>
            <w:lang w:val="en-GB"/>
          </w:rPr>
          <m:t>-</m:t>
        </m:r>
        <m:r>
          <w:rPr>
            <w:rFonts w:ascii="Cambria Math" w:hAnsi="Cambria Math"/>
            <w:lang w:val="en-GB"/>
          </w:rPr>
          <m:t>1</m:t>
        </m:r>
      </m:oMath>
      <w:r w:rsidRPr="00EB6FAE">
        <w:rPr>
          <w:lang w:val="en-GB"/>
        </w:rPr>
        <w:t xml:space="preserve"> that survived until the reproduction period of year </w:t>
      </w:r>
      <m:oMath>
        <m:r>
          <w:rPr>
            <w:rFonts w:ascii="Cambria Math" w:hAnsi="Cambria Math"/>
          </w:rPr>
          <m:t>t</m:t>
        </m:r>
      </m:oMath>
      <w:r w:rsidRPr="00EB6FAE">
        <w:rPr>
          <w:lang w:val="en-GB"/>
        </w:rPr>
        <w:t xml:space="preserve">, i.e. the recruitment in year </w:t>
      </w:r>
      <m:oMath>
        <m:r>
          <w:rPr>
            <w:rFonts w:ascii="Cambria Math" w:hAnsi="Cambria Math"/>
          </w:rPr>
          <m:t>t</m:t>
        </m:r>
      </m:oMath>
      <w:ins w:id="1168" w:author="CAIZERGUES Alain" w:date="2023-06-27T16:29:00Z">
        <w:r w:rsidR="00AE684E" w:rsidRPr="00AE684E">
          <w:rPr>
            <w:rFonts w:eastAsiaTheme="minorEastAsia"/>
            <w:lang w:val="en-GB"/>
            <w:rPrChange w:id="1169" w:author="CAIZERGUES Alain" w:date="2023-06-27T16:29:00Z">
              <w:rPr>
                <w:rFonts w:eastAsiaTheme="minorEastAsia"/>
              </w:rPr>
            </w:rPrChange>
          </w:rPr>
          <w:t xml:space="preserve"> see</w:t>
        </w:r>
      </w:ins>
      <w:del w:id="1170" w:author="CAIZERGUES Alain" w:date="2023-06-27T16:29:00Z">
        <w:r w:rsidRPr="00EB6FAE" w:rsidDel="00AE684E">
          <w:rPr>
            <w:lang w:val="en-GB"/>
          </w:rPr>
          <w:delText xml:space="preserve">. The growth rate of a population is thus the sum of adult survival rate </w:delText>
        </w:r>
      </w:del>
      <w:del w:id="1171" w:author="CAIZERGUES Alain" w:date="2023-06-27T16:23:00Z">
        <w:r w:rsidRPr="00EB6FAE" w:rsidDel="008F6440">
          <w:rPr>
            <w:lang w:val="en-GB"/>
          </w:rPr>
          <w:delText xml:space="preserve">plus </w:delText>
        </w:r>
      </w:del>
      <w:del w:id="1172" w:author="CAIZERGUES Alain" w:date="2023-06-27T16:29:00Z">
        <w:r w:rsidRPr="00EB6FAE" w:rsidDel="00AE684E">
          <w:rPr>
            <w:lang w:val="en-GB"/>
          </w:rPr>
          <w:delText>recruitment rate</w:delText>
        </w:r>
      </w:del>
      <w:r w:rsidRPr="00EB6FAE">
        <w:rPr>
          <w:lang w:val="en-GB"/>
        </w:rPr>
        <w:t xml:space="preserve"> </w:t>
      </w:r>
      <w:del w:id="1173" w:author="CAIZERGUES Alain" w:date="2023-06-27T16:29:00Z">
        <w:r w:rsidRPr="00EB6FAE" w:rsidDel="00AE684E">
          <w:rPr>
            <w:lang w:val="en-GB"/>
          </w:rPr>
          <w:delText>(</w:delText>
        </w:r>
      </w:del>
      <w:r w:rsidR="00B83782">
        <w:fldChar w:fldCharType="begin"/>
      </w:r>
      <w:r w:rsidR="00B83782" w:rsidRPr="00B83782">
        <w:rPr>
          <w:lang w:val="en-GB"/>
          <w:rPrChange w:id="1174" w:author="CAIZERGUES Alain" w:date="2023-06-13T10:56:00Z">
            <w:rPr/>
          </w:rPrChange>
        </w:rPr>
        <w:instrText xml:space="preserve"> HYPERLINK \l "ref-Flint2015" \h </w:instrText>
      </w:r>
      <w:r w:rsidR="00B83782">
        <w:fldChar w:fldCharType="separate"/>
      </w:r>
      <w:r w:rsidRPr="00EB6FAE">
        <w:rPr>
          <w:rStyle w:val="Lienhypertexte"/>
          <w:lang w:val="en-GB"/>
        </w:rPr>
        <w:t>Flint, 2015</w:t>
      </w:r>
      <w:r w:rsidR="00B83782">
        <w:rPr>
          <w:rStyle w:val="Lienhypertexte"/>
          <w:lang w:val="en-GB"/>
        </w:rPr>
        <w:fldChar w:fldCharType="end"/>
      </w:r>
      <w:r w:rsidRPr="00EB6FAE">
        <w:rPr>
          <w:lang w:val="en-GB"/>
        </w:rPr>
        <w:t xml:space="preserve">). </w:t>
      </w:r>
      <w:ins w:id="1175" w:author="CAIZERGUES Alain" w:date="2023-06-27T16:30:00Z">
        <w:r w:rsidR="00AE684E">
          <w:rPr>
            <w:lang w:val="en-GB"/>
          </w:rPr>
          <w:t xml:space="preserve"> </w:t>
        </w:r>
      </w:ins>
      <w:r w:rsidRPr="00EB6FAE">
        <w:rPr>
          <w:lang w:val="en-GB"/>
        </w:rPr>
        <w:t xml:space="preserve">For an open population, adult survival and recruitment rates are confounded </w:t>
      </w:r>
      <w:del w:id="1176" w:author="CAIZERGUES Alain" w:date="2023-06-27T16:30:00Z">
        <w:r w:rsidRPr="00EB6FAE" w:rsidDel="00AE684E">
          <w:rPr>
            <w:lang w:val="en-GB"/>
          </w:rPr>
          <w:delText xml:space="preserve">to </w:delText>
        </w:r>
      </w:del>
      <w:ins w:id="1177" w:author="CAIZERGUES Alain" w:date="2023-06-27T16:30:00Z">
        <w:r w:rsidR="00AE684E">
          <w:rPr>
            <w:lang w:val="en-GB"/>
          </w:rPr>
          <w:t>with</w:t>
        </w:r>
        <w:r w:rsidR="00AE684E" w:rsidRPr="00EB6FAE">
          <w:rPr>
            <w:lang w:val="en-GB"/>
          </w:rPr>
          <w:t xml:space="preserve"> </w:t>
        </w:r>
        <w:r w:rsidR="00AE684E">
          <w:rPr>
            <w:lang w:val="en-GB"/>
          </w:rPr>
          <w:t xml:space="preserve">immigration of </w:t>
        </w:r>
      </w:ins>
      <w:r w:rsidRPr="00EB6FAE">
        <w:rPr>
          <w:lang w:val="en-GB"/>
        </w:rPr>
        <w:t xml:space="preserve">adult and recruit migrations, respectively. </w:t>
      </w:r>
      <w:ins w:id="1178" w:author="CAIZERGUES Alain" w:date="2023-07-03T15:27:00Z">
        <w:r w:rsidR="006E162B">
          <w:rPr>
            <w:lang w:val="en-GB"/>
          </w:rPr>
          <w:t xml:space="preserve"> </w:t>
        </w:r>
      </w:ins>
      <w:r w:rsidRPr="00EB6FAE">
        <w:rPr>
          <w:lang w:val="en-GB"/>
        </w:rPr>
        <w:t>This relationship becomes more complex if a species with delayed maturity is considered, see Robertson (</w:t>
      </w:r>
      <w:r w:rsidR="00B83782">
        <w:fldChar w:fldCharType="begin"/>
      </w:r>
      <w:r w:rsidR="00B83782" w:rsidRPr="00B83782">
        <w:rPr>
          <w:lang w:val="en-GB"/>
          <w:rPrChange w:id="1179" w:author="CAIZERGUES Alain" w:date="2023-06-13T10:56:00Z">
            <w:rPr/>
          </w:rPrChange>
        </w:rPr>
        <w:instrText xml:space="preserve"> HYPERLINK \l "ref-Robertson2008" \h </w:instrText>
      </w:r>
      <w:r w:rsidR="00B83782">
        <w:fldChar w:fldCharType="separate"/>
      </w:r>
      <w:r w:rsidRPr="00EB6FAE">
        <w:rPr>
          <w:rStyle w:val="Lienhypertexte"/>
          <w:lang w:val="en-GB"/>
        </w:rPr>
        <w:t>2008</w:t>
      </w:r>
      <w:r w:rsidR="00B83782">
        <w:rPr>
          <w:rStyle w:val="Lienhypertexte"/>
          <w:lang w:val="en-GB"/>
        </w:rPr>
        <w:fldChar w:fldCharType="end"/>
      </w:r>
      <w:r w:rsidRPr="00EB6FAE">
        <w:rPr>
          <w:lang w:val="en-GB"/>
        </w:rPr>
        <w:t>).</w:t>
      </w:r>
    </w:p>
    <w:tbl>
      <w:tblPr>
        <w:tblStyle w:val="Table"/>
        <w:tblW w:w="5000" w:type="pct"/>
        <w:tblLook w:val="0020" w:firstRow="1" w:lastRow="0" w:firstColumn="0" w:lastColumn="0" w:noHBand="0" w:noVBand="0"/>
      </w:tblPr>
      <w:tblGrid>
        <w:gridCol w:w="814"/>
        <w:gridCol w:w="8592"/>
      </w:tblGrid>
      <w:tr w:rsidR="00AC35CD" w14:paraId="420A52CF" w14:textId="77777777" w:rsidTr="00AC35CD">
        <w:trPr>
          <w:cnfStyle w:val="100000000000" w:firstRow="1" w:lastRow="0" w:firstColumn="0" w:lastColumn="0" w:oddVBand="0" w:evenVBand="0" w:oddHBand="0" w:evenHBand="0" w:firstRowFirstColumn="0" w:firstRowLastColumn="0" w:lastRowFirstColumn="0" w:lastRowLastColumn="0"/>
          <w:tblHeader/>
        </w:trPr>
        <w:tc>
          <w:tcPr>
            <w:tcW w:w="0" w:type="auto"/>
          </w:tcPr>
          <w:p w14:paraId="578CA62C" w14:textId="77777777" w:rsidR="00AC35CD" w:rsidRDefault="00B404E8">
            <w:pPr>
              <w:pStyle w:val="Compact"/>
            </w:pPr>
            <w:r>
              <w:t>Name</w:t>
            </w:r>
          </w:p>
        </w:tc>
        <w:tc>
          <w:tcPr>
            <w:tcW w:w="0" w:type="auto"/>
          </w:tcPr>
          <w:p w14:paraId="49CFC01F" w14:textId="77777777" w:rsidR="00AC35CD" w:rsidRDefault="00B404E8">
            <w:pPr>
              <w:pStyle w:val="Compact"/>
            </w:pPr>
            <w:r>
              <w:t>Description</w:t>
            </w:r>
          </w:p>
        </w:tc>
      </w:tr>
      <w:tr w:rsidR="00AC35CD" w:rsidRPr="001954C3" w14:paraId="3F812C70" w14:textId="77777777">
        <w:tc>
          <w:tcPr>
            <w:tcW w:w="0" w:type="auto"/>
          </w:tcPr>
          <w:p w14:paraId="2117981B" w14:textId="77777777" w:rsidR="00AC35CD" w:rsidRDefault="001954C3">
            <w:pPr>
              <w:pStyle w:val="Compact"/>
            </w:pPr>
            <m:oMathPara>
              <m:oMath>
                <m:sSub>
                  <m:sSubPr>
                    <m:ctrlPr>
                      <w:rPr>
                        <w:rFonts w:ascii="Cambria Math" w:hAnsi="Cambria Math"/>
                      </w:rPr>
                    </m:ctrlPr>
                  </m:sSubPr>
                  <m:e>
                    <m:r>
                      <w:rPr>
                        <w:rFonts w:ascii="Cambria Math" w:hAnsi="Cambria Math"/>
                      </w:rPr>
                      <m:t>N</m:t>
                    </m:r>
                  </m:e>
                  <m:sub>
                    <m:r>
                      <w:rPr>
                        <w:rFonts w:ascii="Cambria Math" w:hAnsi="Cambria Math"/>
                      </w:rPr>
                      <m:t>t</m:t>
                    </m:r>
                  </m:sub>
                </m:sSub>
              </m:oMath>
            </m:oMathPara>
          </w:p>
        </w:tc>
        <w:tc>
          <w:tcPr>
            <w:tcW w:w="0" w:type="auto"/>
          </w:tcPr>
          <w:p w14:paraId="21331389" w14:textId="77777777" w:rsidR="00AC35CD" w:rsidRPr="00EB6FAE" w:rsidRDefault="00B404E8">
            <w:pPr>
              <w:pStyle w:val="Compact"/>
              <w:rPr>
                <w:lang w:val="en-GB"/>
              </w:rPr>
            </w:pPr>
            <w:r w:rsidRPr="00EB6FAE">
              <w:rPr>
                <w:lang w:val="en-GB"/>
              </w:rPr>
              <w:t xml:space="preserve">Number of adults in year </w:t>
            </w:r>
            <m:oMath>
              <m:r>
                <w:rPr>
                  <w:rFonts w:ascii="Cambria Math" w:hAnsi="Cambria Math"/>
                </w:rPr>
                <m:t>t</m:t>
              </m:r>
            </m:oMath>
          </w:p>
        </w:tc>
      </w:tr>
      <w:tr w:rsidR="00AC35CD" w:rsidRPr="001954C3" w14:paraId="64EBBA68" w14:textId="77777777">
        <w:tc>
          <w:tcPr>
            <w:tcW w:w="0" w:type="auto"/>
          </w:tcPr>
          <w:p w14:paraId="59928AF8" w14:textId="77777777" w:rsidR="00AC35CD" w:rsidRDefault="001954C3">
            <w:pPr>
              <w:pStyle w:val="Compact"/>
            </w:pPr>
            <m:oMathPara>
              <m:oMath>
                <m:sSub>
                  <m:sSubPr>
                    <m:ctrlPr>
                      <w:rPr>
                        <w:rFonts w:ascii="Cambria Math" w:hAnsi="Cambria Math"/>
                      </w:rPr>
                    </m:ctrlPr>
                  </m:sSubPr>
                  <m:e>
                    <m:r>
                      <w:rPr>
                        <w:rFonts w:ascii="Cambria Math" w:hAnsi="Cambria Math"/>
                      </w:rPr>
                      <m:t>D</m:t>
                    </m:r>
                  </m:e>
                  <m:sub>
                    <m:r>
                      <w:rPr>
                        <w:rFonts w:ascii="Cambria Math" w:hAnsi="Cambria Math"/>
                      </w:rPr>
                      <m:t>t</m:t>
                    </m:r>
                  </m:sub>
                </m:sSub>
              </m:oMath>
            </m:oMathPara>
          </w:p>
        </w:tc>
        <w:tc>
          <w:tcPr>
            <w:tcW w:w="0" w:type="auto"/>
          </w:tcPr>
          <w:p w14:paraId="65EA3478" w14:textId="77777777" w:rsidR="00AC35CD" w:rsidRPr="00EB6FAE" w:rsidRDefault="00B404E8">
            <w:pPr>
              <w:pStyle w:val="Compact"/>
              <w:rPr>
                <w:lang w:val="en-GB"/>
              </w:rPr>
            </w:pPr>
            <w:r w:rsidRPr="00EB6FAE">
              <w:rPr>
                <w:lang w:val="en-GB"/>
              </w:rPr>
              <w:t xml:space="preserve">Number of adults dead during year </w:t>
            </w:r>
            <m:oMath>
              <m:r>
                <w:rPr>
                  <w:rFonts w:ascii="Cambria Math" w:hAnsi="Cambria Math"/>
                </w:rPr>
                <m:t>t</m:t>
              </m:r>
            </m:oMath>
          </w:p>
        </w:tc>
      </w:tr>
      <w:tr w:rsidR="00AC35CD" w:rsidRPr="001954C3" w14:paraId="2D03A568" w14:textId="77777777">
        <w:tc>
          <w:tcPr>
            <w:tcW w:w="0" w:type="auto"/>
          </w:tcPr>
          <w:p w14:paraId="425B0751" w14:textId="77777777" w:rsidR="00AC35CD" w:rsidRDefault="001954C3">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t</m:t>
                    </m:r>
                  </m:sub>
                </m:sSub>
              </m:oMath>
            </m:oMathPara>
          </w:p>
        </w:tc>
        <w:tc>
          <w:tcPr>
            <w:tcW w:w="0" w:type="auto"/>
          </w:tcPr>
          <w:p w14:paraId="3934789B" w14:textId="77777777" w:rsidR="00AC35CD" w:rsidRPr="00EB6FAE" w:rsidRDefault="00B404E8">
            <w:pPr>
              <w:pStyle w:val="Compact"/>
              <w:rPr>
                <w:lang w:val="en-GB"/>
              </w:rPr>
            </w:pPr>
            <w:r w:rsidRPr="00EB6FAE">
              <w:rPr>
                <w:lang w:val="en-GB"/>
              </w:rPr>
              <w:t xml:space="preserve">Number of recruits in year </w:t>
            </w:r>
            <m:oMath>
              <m:r>
                <w:rPr>
                  <w:rFonts w:ascii="Cambria Math" w:hAnsi="Cambria Math"/>
                </w:rPr>
                <m:t>t</m:t>
              </m:r>
            </m:oMath>
          </w:p>
        </w:tc>
      </w:tr>
      <w:tr w:rsidR="00AC35CD" w:rsidRPr="001954C3" w14:paraId="183B162C" w14:textId="77777777">
        <w:tc>
          <w:tcPr>
            <w:tcW w:w="0" w:type="auto"/>
          </w:tcPr>
          <w:p w14:paraId="7FED4B1D" w14:textId="77777777" w:rsidR="00AC35CD" w:rsidRDefault="001954C3">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t</m:t>
                    </m:r>
                  </m:sub>
                </m:sSub>
              </m:oMath>
            </m:oMathPara>
          </w:p>
        </w:tc>
        <w:tc>
          <w:tcPr>
            <w:tcW w:w="0" w:type="auto"/>
          </w:tcPr>
          <w:p w14:paraId="4D678A8D" w14:textId="77777777" w:rsidR="00AC35CD" w:rsidRPr="00EB6FAE" w:rsidRDefault="00B404E8">
            <w:pPr>
              <w:pStyle w:val="Compact"/>
              <w:rPr>
                <w:lang w:val="en-GB"/>
              </w:rPr>
            </w:pPr>
            <w:r w:rsidRPr="00EB6FAE">
              <w:rPr>
                <w:lang w:val="en-GB"/>
              </w:rPr>
              <w:t xml:space="preserve">Adult survival rate, i.e. proportion of individuals in year </w:t>
            </w:r>
            <m:oMath>
              <m:r>
                <w:rPr>
                  <w:rFonts w:ascii="Cambria Math" w:hAnsi="Cambria Math"/>
                </w:rPr>
                <m:t>t</m:t>
              </m:r>
              <m:r>
                <m:rPr>
                  <m:sty m:val="p"/>
                </m:rPr>
                <w:rPr>
                  <w:rFonts w:ascii="Cambria Math" w:hAnsi="Cambria Math"/>
                  <w:lang w:val="en-GB"/>
                </w:rPr>
                <m:t>-</m:t>
              </m:r>
              <m:r>
                <w:rPr>
                  <w:rFonts w:ascii="Cambria Math" w:hAnsi="Cambria Math"/>
                  <w:lang w:val="en-GB"/>
                </w:rPr>
                <m:t>1</m:t>
              </m:r>
            </m:oMath>
            <w:r w:rsidRPr="00EB6FAE">
              <w:rPr>
                <w:lang w:val="en-GB"/>
              </w:rPr>
              <w:t xml:space="preserve"> still alive in year </w:t>
            </w:r>
            <m:oMath>
              <m:r>
                <w:rPr>
                  <w:rFonts w:ascii="Cambria Math" w:hAnsi="Cambria Math"/>
                </w:rPr>
                <m:t>t</m:t>
              </m:r>
            </m:oMath>
          </w:p>
        </w:tc>
      </w:tr>
      <w:tr w:rsidR="00AC35CD" w:rsidRPr="001954C3" w14:paraId="02CC7A43" w14:textId="77777777">
        <w:tc>
          <w:tcPr>
            <w:tcW w:w="0" w:type="auto"/>
          </w:tcPr>
          <w:p w14:paraId="2DCE4C62" w14:textId="77777777" w:rsidR="00AC35CD" w:rsidRDefault="001954C3">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t</m:t>
                    </m:r>
                  </m:sub>
                </m:sSub>
              </m:oMath>
            </m:oMathPara>
          </w:p>
        </w:tc>
        <w:tc>
          <w:tcPr>
            <w:tcW w:w="0" w:type="auto"/>
          </w:tcPr>
          <w:p w14:paraId="5E55207E" w14:textId="77777777" w:rsidR="00AC35CD" w:rsidRPr="00EB6FAE" w:rsidRDefault="00B404E8">
            <w:pPr>
              <w:pStyle w:val="Compact"/>
              <w:rPr>
                <w:lang w:val="en-GB"/>
              </w:rPr>
            </w:pPr>
            <w:r w:rsidRPr="00EB6FAE">
              <w:rPr>
                <w:lang w:val="en-GB"/>
              </w:rPr>
              <w:t xml:space="preserve">Recruitment rate, i.e. number of recruits in year </w:t>
            </w:r>
            <m:oMath>
              <m:r>
                <w:rPr>
                  <w:rFonts w:ascii="Cambria Math" w:hAnsi="Cambria Math"/>
                </w:rPr>
                <m:t>t</m:t>
              </m:r>
            </m:oMath>
            <w:r w:rsidRPr="00EB6FAE">
              <w:rPr>
                <w:lang w:val="en-GB"/>
              </w:rPr>
              <w:t xml:space="preserve"> produced per individual in year </w:t>
            </w:r>
            <m:oMath>
              <m:r>
                <w:rPr>
                  <w:rFonts w:ascii="Cambria Math" w:hAnsi="Cambria Math"/>
                </w:rPr>
                <m:t>t</m:t>
              </m:r>
              <m:r>
                <m:rPr>
                  <m:sty m:val="p"/>
                </m:rPr>
                <w:rPr>
                  <w:rFonts w:ascii="Cambria Math" w:hAnsi="Cambria Math"/>
                  <w:lang w:val="en-GB"/>
                </w:rPr>
                <m:t>-</m:t>
              </m:r>
              <m:r>
                <w:rPr>
                  <w:rFonts w:ascii="Cambria Math" w:hAnsi="Cambria Math"/>
                  <w:lang w:val="en-GB"/>
                </w:rPr>
                <m:t>1</m:t>
              </m:r>
            </m:oMath>
          </w:p>
        </w:tc>
      </w:tr>
      <w:tr w:rsidR="00AC35CD" w:rsidRPr="001954C3" w14:paraId="2F10E7AD" w14:textId="77777777">
        <w:tc>
          <w:tcPr>
            <w:tcW w:w="0" w:type="auto"/>
          </w:tcPr>
          <w:p w14:paraId="797B12CF" w14:textId="77777777" w:rsidR="00AC35CD" w:rsidRDefault="001954C3">
            <w:pPr>
              <w:pStyle w:val="Compact"/>
            </w:pPr>
            <m:oMathPara>
              <m:oMath>
                <m:sSub>
                  <m:sSubPr>
                    <m:ctrlPr>
                      <w:rPr>
                        <w:rFonts w:ascii="Cambria Math" w:hAnsi="Cambria Math"/>
                      </w:rPr>
                    </m:ctrlPr>
                  </m:sSubPr>
                  <m:e>
                    <m:r>
                      <w:rPr>
                        <w:rFonts w:ascii="Cambria Math" w:hAnsi="Cambria Math"/>
                      </w:rPr>
                      <m:t>λ</m:t>
                    </m:r>
                  </m:e>
                  <m:sub>
                    <m:r>
                      <w:rPr>
                        <w:rFonts w:ascii="Cambria Math" w:hAnsi="Cambria Math"/>
                      </w:rPr>
                      <m:t>t</m:t>
                    </m:r>
                  </m:sub>
                </m:sSub>
              </m:oMath>
            </m:oMathPara>
          </w:p>
        </w:tc>
        <w:tc>
          <w:tcPr>
            <w:tcW w:w="0" w:type="auto"/>
          </w:tcPr>
          <w:p w14:paraId="018D916E" w14:textId="77777777" w:rsidR="00AC35CD" w:rsidRPr="00EB6FAE" w:rsidRDefault="00B404E8">
            <w:pPr>
              <w:pStyle w:val="Compact"/>
              <w:rPr>
                <w:lang w:val="en-GB"/>
              </w:rPr>
            </w:pPr>
            <w:r w:rsidRPr="00EB6FAE">
              <w:rPr>
                <w:lang w:val="en-GB"/>
              </w:rPr>
              <w:t xml:space="preserve">Growth rate of the population between year </w:t>
            </w:r>
            <m:oMath>
              <m:r>
                <w:rPr>
                  <w:rFonts w:ascii="Cambria Math" w:hAnsi="Cambria Math"/>
                </w:rPr>
                <m:t>t</m:t>
              </m:r>
              <m:r>
                <m:rPr>
                  <m:sty m:val="p"/>
                </m:rPr>
                <w:rPr>
                  <w:rFonts w:ascii="Cambria Math" w:hAnsi="Cambria Math"/>
                  <w:lang w:val="en-GB"/>
                </w:rPr>
                <m:t>-</m:t>
              </m:r>
              <m:r>
                <w:rPr>
                  <w:rFonts w:ascii="Cambria Math" w:hAnsi="Cambria Math"/>
                  <w:lang w:val="en-GB"/>
                </w:rPr>
                <m:t>1</m:t>
              </m:r>
            </m:oMath>
            <w:r w:rsidRPr="00EB6FAE">
              <w:rPr>
                <w:lang w:val="en-GB"/>
              </w:rPr>
              <w:t xml:space="preserve"> and year </w:t>
            </w:r>
            <m:oMath>
              <m:r>
                <w:rPr>
                  <w:rFonts w:ascii="Cambria Math" w:hAnsi="Cambria Math"/>
                </w:rPr>
                <m:t>t</m:t>
              </m:r>
            </m:oMath>
          </w:p>
        </w:tc>
      </w:tr>
    </w:tbl>
    <w:p w14:paraId="3694B2F6" w14:textId="106CF399" w:rsidR="00AC35CD" w:rsidRDefault="00B404E8">
      <w:pPr>
        <w:pStyle w:val="Corpsdetexte"/>
        <w:rPr>
          <w:ins w:id="1180" w:author="CAIZERGUES Alain" w:date="2023-09-13T11:39:00Z"/>
          <w:lang w:val="en-GB"/>
        </w:rPr>
      </w:pPr>
      <w:r w:rsidRPr="00EB6FAE">
        <w:rPr>
          <w:lang w:val="en-GB"/>
        </w:rPr>
        <w:t>$$</w:t>
      </w:r>
    </w:p>
    <w:p w14:paraId="388C502B" w14:textId="77777777" w:rsidR="00761CA4" w:rsidRPr="00EB6FAE" w:rsidRDefault="00761CA4">
      <w:pPr>
        <w:pStyle w:val="Corpsdetexte"/>
        <w:rPr>
          <w:lang w:val="en-GB"/>
        </w:rPr>
      </w:pPr>
    </w:p>
    <w:p w14:paraId="01A267EB" w14:textId="73D5F3AB" w:rsidR="00AC35CD" w:rsidRDefault="006E162B">
      <w:pPr>
        <w:pStyle w:val="Corpsdetexte"/>
        <w:spacing w:line="480" w:lineRule="auto"/>
        <w:ind w:firstLine="720"/>
        <w:jc w:val="both"/>
        <w:rPr>
          <w:ins w:id="1181" w:author="CAIZERGUES Alain" w:date="2023-09-13T11:39:00Z"/>
          <w:lang w:val="en-GB"/>
        </w:rPr>
        <w:pPrChange w:id="1182" w:author="CAIZERGUES Alain" w:date="2023-09-14T16:59:00Z">
          <w:pPr>
            <w:pStyle w:val="Corpsdetexte"/>
          </w:pPr>
        </w:pPrChange>
      </w:pPr>
      <w:ins w:id="1183" w:author="CAIZERGUES Alain" w:date="2023-07-03T15:28:00Z">
        <w:r>
          <w:rPr>
            <w:lang w:val="en-GB"/>
          </w:rPr>
          <w:t>In</w:t>
        </w:r>
      </w:ins>
      <w:ins w:id="1184" w:author="CAIZERGUES Alain" w:date="2023-07-03T15:27:00Z">
        <w:r w:rsidRPr="00EB6FAE">
          <w:rPr>
            <w:lang w:val="en-GB"/>
          </w:rPr>
          <w:t xml:space="preserve"> both populations</w:t>
        </w:r>
      </w:ins>
      <w:ins w:id="1185" w:author="CAIZERGUES Alain" w:date="2023-07-03T15:28:00Z">
        <w:r>
          <w:rPr>
            <w:lang w:val="en-GB"/>
          </w:rPr>
          <w:t>,</w:t>
        </w:r>
      </w:ins>
      <w:ins w:id="1186" w:author="CAIZERGUES Alain" w:date="2023-07-03T15:27:00Z">
        <w:r w:rsidRPr="00EB6FAE">
          <w:rPr>
            <w:lang w:val="en-GB"/>
          </w:rPr>
          <w:t xml:space="preserve"> </w:t>
        </w:r>
      </w:ins>
      <w:ins w:id="1187" w:author="CAIZERGUES Alain" w:date="2023-07-03T15:28:00Z">
        <w:r>
          <w:rPr>
            <w:lang w:val="en-GB"/>
          </w:rPr>
          <w:t>t</w:t>
        </w:r>
      </w:ins>
      <w:del w:id="1188" w:author="CAIZERGUES Alain" w:date="2023-07-03T15:28:00Z">
        <w:r w:rsidR="00B404E8" w:rsidRPr="00EB6FAE" w:rsidDel="006E162B">
          <w:rPr>
            <w:lang w:val="en-GB"/>
          </w:rPr>
          <w:delText>T</w:delText>
        </w:r>
      </w:del>
      <w:r w:rsidR="00B404E8" w:rsidRPr="00EB6FAE">
        <w:rPr>
          <w:lang w:val="en-GB"/>
        </w:rPr>
        <w:t>he maximum growth rate</w:t>
      </w:r>
      <w:ins w:id="1189" w:author="CAIZERGUES Alain" w:date="2023-07-03T15:28:00Z">
        <w:r>
          <w:rPr>
            <w:lang w:val="en-GB"/>
          </w:rPr>
          <w:t>s</w:t>
        </w:r>
      </w:ins>
      <w:r w:rsidR="00B404E8" w:rsidRPr="00EB6FAE">
        <w:rPr>
          <w:lang w:val="en-GB"/>
        </w:rPr>
        <w:t xml:space="preserve"> occurred </w:t>
      </w:r>
      <w:del w:id="1190" w:author="CAIZERGUES Alain" w:date="2023-07-03T15:27:00Z">
        <w:r w:rsidR="00B404E8" w:rsidRPr="00EB6FAE" w:rsidDel="006E162B">
          <w:rPr>
            <w:lang w:val="en-GB"/>
          </w:rPr>
          <w:delText xml:space="preserve">for both populations </w:delText>
        </w:r>
      </w:del>
      <w:ins w:id="1191" w:author="CAIZERGUES Alain" w:date="2023-06-27T16:31:00Z">
        <w:r w:rsidR="00AE684E">
          <w:rPr>
            <w:lang w:val="en-GB"/>
          </w:rPr>
          <w:t xml:space="preserve">before </w:t>
        </w:r>
      </w:ins>
      <w:ins w:id="1192" w:author="CAIZERGUES Alain" w:date="2023-07-03T15:28:00Z">
        <w:r>
          <w:rPr>
            <w:lang w:val="en-GB"/>
          </w:rPr>
          <w:t xml:space="preserve">shooting occurred </w:t>
        </w:r>
      </w:ins>
      <w:ins w:id="1193" w:author="CAIZERGUES Alain" w:date="2023-06-27T16:31:00Z">
        <w:r w:rsidR="00AE684E">
          <w:rPr>
            <w:lang w:val="en-GB"/>
          </w:rPr>
          <w:t xml:space="preserve">and </w:t>
        </w:r>
      </w:ins>
      <w:r w:rsidR="00B404E8" w:rsidRPr="00EB6FAE">
        <w:rPr>
          <w:lang w:val="en-GB"/>
        </w:rPr>
        <w:t xml:space="preserve">during their </w:t>
      </w:r>
      <w:ins w:id="1194" w:author="CAIZERGUES Alain" w:date="2023-07-03T15:29:00Z">
        <w:r>
          <w:rPr>
            <w:lang w:val="en-GB"/>
          </w:rPr>
          <w:t xml:space="preserve">geographical </w:t>
        </w:r>
      </w:ins>
      <w:r w:rsidR="00B404E8" w:rsidRPr="00EB6FAE">
        <w:rPr>
          <w:lang w:val="en-GB"/>
        </w:rPr>
        <w:t>expansion phase</w:t>
      </w:r>
      <w:del w:id="1195" w:author="CAIZERGUES Alain" w:date="2023-06-27T16:32:00Z">
        <w:r w:rsidR="00B404E8" w:rsidRPr="00EB6FAE" w:rsidDel="00AE684E">
          <w:rPr>
            <w:lang w:val="en-GB"/>
          </w:rPr>
          <w:delText>, when change in population size was the steepest</w:delText>
        </w:r>
      </w:del>
      <w:ins w:id="1196" w:author="CAIZERGUES Alain" w:date="2023-06-27T16:32:00Z">
        <w:r w:rsidR="00923BE9">
          <w:rPr>
            <w:lang w:val="en-GB"/>
          </w:rPr>
          <w:t xml:space="preserve"> (figure 3.3</w:t>
        </w:r>
        <w:r w:rsidR="00AE684E">
          <w:rPr>
            <w:lang w:val="en-GB"/>
          </w:rPr>
          <w:t>)</w:t>
        </w:r>
      </w:ins>
      <w:r w:rsidR="00B404E8" w:rsidRPr="00EB6FAE">
        <w:rPr>
          <w:lang w:val="en-GB"/>
        </w:rPr>
        <w:t xml:space="preserve">. </w:t>
      </w:r>
      <w:ins w:id="1197" w:author="CAIZERGUES Alain" w:date="2023-07-03T15:28:00Z">
        <w:r>
          <w:rPr>
            <w:lang w:val="en-GB"/>
          </w:rPr>
          <w:t xml:space="preserve"> </w:t>
        </w:r>
      </w:ins>
      <w:r w:rsidR="00B404E8" w:rsidRPr="00EB6FAE">
        <w:rPr>
          <w:lang w:val="en-GB"/>
        </w:rPr>
        <w:t xml:space="preserve">To estimate robust maximum population growth rates for both populations, we smoothed annual </w:t>
      </w:r>
      <w:del w:id="1198" w:author="CAIZERGUES Alain" w:date="2023-07-03T15:30:00Z">
        <w:r w:rsidR="00B404E8" w:rsidRPr="00EB6FAE" w:rsidDel="00660B43">
          <w:rPr>
            <w:lang w:val="en-GB"/>
          </w:rPr>
          <w:delText xml:space="preserve">population </w:delText>
        </w:r>
      </w:del>
      <w:r w:rsidR="00B404E8" w:rsidRPr="00EB6FAE">
        <w:rPr>
          <w:lang w:val="en-GB"/>
        </w:rPr>
        <w:t>growth rate</w:t>
      </w:r>
      <w:ins w:id="1199" w:author="CAIZERGUES Alain" w:date="2023-07-03T15:29:00Z">
        <w:r w:rsidR="00660B43">
          <w:rPr>
            <w:lang w:val="en-GB"/>
          </w:rPr>
          <w:t xml:space="preserve"> values</w:t>
        </w:r>
      </w:ins>
      <w:r w:rsidR="00B404E8" w:rsidRPr="00EB6FAE">
        <w:rPr>
          <w:lang w:val="en-GB"/>
        </w:rPr>
        <w:t xml:space="preserve"> over a consistent time</w:t>
      </w:r>
      <w:ins w:id="1200" w:author="CAIZERGUES Alain" w:date="2023-07-03T15:30:00Z">
        <w:r w:rsidR="00660B43">
          <w:rPr>
            <w:lang w:val="en-GB"/>
          </w:rPr>
          <w:t>-</w:t>
        </w:r>
      </w:ins>
      <w:del w:id="1201" w:author="CAIZERGUES Alain" w:date="2023-07-03T15:30:00Z">
        <w:r w:rsidR="00B404E8" w:rsidRPr="00EB6FAE" w:rsidDel="00660B43">
          <w:rPr>
            <w:lang w:val="en-GB"/>
          </w:rPr>
          <w:delText xml:space="preserve"> </w:delText>
        </w:r>
      </w:del>
      <w:r w:rsidR="00B404E8" w:rsidRPr="00EB6FAE">
        <w:rPr>
          <w:lang w:val="en-GB"/>
        </w:rPr>
        <w:t xml:space="preserve">period by using a linear regression on the logarithm scale, see Equation (2.6). </w:t>
      </w:r>
      <w:ins w:id="1202" w:author="CAIZERGUES Alain" w:date="2023-09-14T16:59:00Z">
        <w:r w:rsidR="00923BE9">
          <w:rPr>
            <w:lang w:val="en-GB"/>
          </w:rPr>
          <w:t xml:space="preserve"> </w:t>
        </w:r>
      </w:ins>
      <w:del w:id="1203" w:author="CAIZERGUES Alain" w:date="2023-06-27T16:32:00Z">
        <w:r w:rsidR="00B404E8" w:rsidRPr="00EB6FAE" w:rsidDel="00AE684E">
          <w:rPr>
            <w:lang w:val="en-GB"/>
          </w:rPr>
          <w:delText>To do so, w</w:delText>
        </w:r>
      </w:del>
      <w:ins w:id="1204" w:author="CAIZERGUES Alain" w:date="2023-06-27T16:32:00Z">
        <w:r w:rsidR="00AE684E">
          <w:rPr>
            <w:lang w:val="en-GB"/>
          </w:rPr>
          <w:t>W</w:t>
        </w:r>
      </w:ins>
      <w:r w:rsidR="00B404E8" w:rsidRPr="00EB6FAE">
        <w:rPr>
          <w:lang w:val="en-GB"/>
        </w:rPr>
        <w:t>e discarded Great Britain data before 1972 since the</w:t>
      </w:r>
      <w:ins w:id="1205" w:author="CAIZERGUES Alain" w:date="2023-06-27T16:33:00Z">
        <w:r w:rsidR="00AE684E">
          <w:rPr>
            <w:lang w:val="en-GB"/>
          </w:rPr>
          <w:t xml:space="preserve"> low</w:t>
        </w:r>
      </w:ins>
      <w:r w:rsidR="00B404E8" w:rsidRPr="00EB6FAE">
        <w:rPr>
          <w:lang w:val="en-GB"/>
        </w:rPr>
        <w:t xml:space="preserve"> </w:t>
      </w:r>
      <w:ins w:id="1206" w:author="CAIZERGUES Alain" w:date="2023-06-27T16:33:00Z">
        <w:r w:rsidR="00AE684E">
          <w:rPr>
            <w:lang w:val="en-GB"/>
          </w:rPr>
          <w:t xml:space="preserve">population </w:t>
        </w:r>
      </w:ins>
      <w:r w:rsidR="00B404E8" w:rsidRPr="00EB6FAE">
        <w:rPr>
          <w:lang w:val="en-GB"/>
        </w:rPr>
        <w:t>size estimate</w:t>
      </w:r>
      <w:ins w:id="1207" w:author="CAIZERGUES Alain" w:date="2023-06-27T16:33:00Z">
        <w:r w:rsidR="00AE684E">
          <w:rPr>
            <w:lang w:val="en-GB"/>
          </w:rPr>
          <w:t>s</w:t>
        </w:r>
      </w:ins>
      <w:r w:rsidR="00B404E8" w:rsidRPr="00EB6FAE">
        <w:rPr>
          <w:lang w:val="en-GB"/>
        </w:rPr>
        <w:t xml:space="preserve"> </w:t>
      </w:r>
      <w:ins w:id="1208" w:author="CAIZERGUES Alain" w:date="2023-06-27T16:34:00Z">
        <w:r w:rsidR="00AE684E">
          <w:rPr>
            <w:lang w:val="en-GB"/>
          </w:rPr>
          <w:t>(</w:t>
        </w:r>
        <w:r w:rsidR="00AE684E" w:rsidRPr="00EB6FAE">
          <w:rPr>
            <w:lang w:val="en-GB"/>
          </w:rPr>
          <w:t>below 50 individuals</w:t>
        </w:r>
        <w:r w:rsidR="00AE684E">
          <w:rPr>
            <w:lang w:val="en-GB"/>
          </w:rPr>
          <w:t xml:space="preserve">) </w:t>
        </w:r>
      </w:ins>
      <w:del w:id="1209" w:author="CAIZERGUES Alain" w:date="2023-06-27T16:33:00Z">
        <w:r w:rsidR="00B404E8" w:rsidRPr="00EB6FAE" w:rsidDel="00AE684E">
          <w:rPr>
            <w:lang w:val="en-GB"/>
          </w:rPr>
          <w:delText xml:space="preserve">of this population </w:delText>
        </w:r>
      </w:del>
      <w:r w:rsidR="00B404E8" w:rsidRPr="00EB6FAE">
        <w:rPr>
          <w:lang w:val="en-GB"/>
        </w:rPr>
        <w:t>w</w:t>
      </w:r>
      <w:del w:id="1210" w:author="CAIZERGUES Alain" w:date="2023-06-27T16:33:00Z">
        <w:r w:rsidR="00B404E8" w:rsidRPr="00EB6FAE" w:rsidDel="00AE684E">
          <w:rPr>
            <w:lang w:val="en-GB"/>
          </w:rPr>
          <w:delText>as</w:delText>
        </w:r>
      </w:del>
      <w:ins w:id="1211" w:author="CAIZERGUES Alain" w:date="2023-06-27T16:33:00Z">
        <w:r w:rsidR="00AE684E">
          <w:rPr>
            <w:lang w:val="en-GB"/>
          </w:rPr>
          <w:t>ere</w:t>
        </w:r>
      </w:ins>
      <w:r w:rsidR="00B404E8" w:rsidRPr="00EB6FAE">
        <w:rPr>
          <w:lang w:val="en-GB"/>
        </w:rPr>
        <w:t xml:space="preserve"> </w:t>
      </w:r>
      <w:ins w:id="1212" w:author="CAIZERGUES Alain" w:date="2023-06-27T16:34:00Z">
        <w:r w:rsidR="00AE684E">
          <w:rPr>
            <w:lang w:val="en-GB"/>
          </w:rPr>
          <w:t xml:space="preserve">probably </w:t>
        </w:r>
      </w:ins>
      <w:r w:rsidR="00B404E8" w:rsidRPr="00EB6FAE">
        <w:rPr>
          <w:lang w:val="en-GB"/>
        </w:rPr>
        <w:t xml:space="preserve">noisy </w:t>
      </w:r>
      <w:del w:id="1213" w:author="CAIZERGUES Alain" w:date="2023-06-27T16:33:00Z">
        <w:r w:rsidR="00B404E8" w:rsidRPr="00EB6FAE" w:rsidDel="00AE684E">
          <w:rPr>
            <w:lang w:val="en-GB"/>
          </w:rPr>
          <w:delText>below 50 individuals</w:delText>
        </w:r>
      </w:del>
      <w:del w:id="1214" w:author="CAIZERGUES Alain" w:date="2023-06-27T16:34:00Z">
        <w:r w:rsidR="00B404E8" w:rsidRPr="00EB6FAE" w:rsidDel="00AE684E">
          <w:rPr>
            <w:lang w:val="en-GB"/>
          </w:rPr>
          <w:delText xml:space="preserve"> </w:delText>
        </w:r>
      </w:del>
      <w:r w:rsidR="00B404E8" w:rsidRPr="00EB6FAE">
        <w:rPr>
          <w:lang w:val="en-GB"/>
        </w:rPr>
        <w:t xml:space="preserve">(Figure 2.1). </w:t>
      </w:r>
      <w:ins w:id="1215" w:author="CAIZERGUES Alain" w:date="2023-06-27T16:34:00Z">
        <w:r w:rsidR="00AE684E">
          <w:rPr>
            <w:lang w:val="en-GB"/>
          </w:rPr>
          <w:t xml:space="preserve"> </w:t>
        </w:r>
      </w:ins>
      <w:r w:rsidR="00B404E8" w:rsidRPr="00EB6FAE">
        <w:rPr>
          <w:lang w:val="en-GB"/>
        </w:rPr>
        <w:t xml:space="preserve">After reaching the threshold of 1,000 individuals, the Great Britain (GB) population growth showed a strong inflexion </w:t>
      </w:r>
      <w:del w:id="1216" w:author="CAIZERGUES Alain" w:date="2023-07-03T15:32:00Z">
        <w:r w:rsidR="00B404E8" w:rsidRPr="00EB6FAE" w:rsidDel="00660B43">
          <w:rPr>
            <w:lang w:val="en-GB"/>
          </w:rPr>
          <w:delText xml:space="preserve">whereas </w:delText>
        </w:r>
      </w:del>
      <w:ins w:id="1217" w:author="CAIZERGUES Alain" w:date="2023-07-03T15:32:00Z">
        <w:r w:rsidR="00660B43">
          <w:rPr>
            <w:lang w:val="en-GB"/>
          </w:rPr>
          <w:t>despite</w:t>
        </w:r>
        <w:r w:rsidR="00660B43" w:rsidRPr="00EB6FAE">
          <w:rPr>
            <w:lang w:val="en-GB"/>
          </w:rPr>
          <w:t xml:space="preserve"> </w:t>
        </w:r>
      </w:ins>
      <w:del w:id="1218" w:author="CAIZERGUES Alain" w:date="2023-07-03T15:32:00Z">
        <w:r w:rsidR="00B404E8" w:rsidRPr="00EB6FAE" w:rsidDel="00660B43">
          <w:rPr>
            <w:lang w:val="en-GB"/>
          </w:rPr>
          <w:delText xml:space="preserve">no </w:delText>
        </w:r>
      </w:del>
      <w:r w:rsidR="00B404E8" w:rsidRPr="00EB6FAE">
        <w:rPr>
          <w:lang w:val="en-GB"/>
        </w:rPr>
        <w:t xml:space="preserve">culling </w:t>
      </w:r>
      <w:ins w:id="1219" w:author="CAIZERGUES Alain" w:date="2023-07-03T15:32:00Z">
        <w:r w:rsidR="00660B43">
          <w:rPr>
            <w:lang w:val="en-GB"/>
          </w:rPr>
          <w:t>had not begun</w:t>
        </w:r>
      </w:ins>
      <w:ins w:id="1220" w:author="CAIZERGUES Alain" w:date="2023-09-14T17:00:00Z">
        <w:r w:rsidR="00923BE9">
          <w:rPr>
            <w:lang w:val="en-GB"/>
          </w:rPr>
          <w:t xml:space="preserve"> (figure 3.3)</w:t>
        </w:r>
      </w:ins>
      <w:del w:id="1221" w:author="CAIZERGUES Alain" w:date="2023-07-03T15:32:00Z">
        <w:r w:rsidR="00B404E8" w:rsidRPr="00EB6FAE" w:rsidDel="00660B43">
          <w:rPr>
            <w:lang w:val="en-GB"/>
          </w:rPr>
          <w:delText>pressure was applied</w:delText>
        </w:r>
      </w:del>
      <w:r w:rsidR="00B404E8" w:rsidRPr="00EB6FAE">
        <w:rPr>
          <w:lang w:val="en-GB"/>
        </w:rPr>
        <w:t xml:space="preserve">. </w:t>
      </w:r>
      <w:ins w:id="1222" w:author="CAIZERGUES Alain" w:date="2023-07-03T15:30:00Z">
        <w:r w:rsidR="00660B43">
          <w:rPr>
            <w:lang w:val="en-GB"/>
          </w:rPr>
          <w:t xml:space="preserve"> </w:t>
        </w:r>
      </w:ins>
      <w:r w:rsidR="00B404E8" w:rsidRPr="00EB6FAE">
        <w:rPr>
          <w:lang w:val="en-GB"/>
        </w:rPr>
        <w:t>This observation suggests that a negative density-dependence process might occur beyond 1,000 individuals and led to consider only the first sequence of the time series to infer on the maximum growth rate in Great Britain, i.e.</w:t>
      </w:r>
      <w:ins w:id="1223" w:author="CAIZERGUES Alain" w:date="2023-07-03T15:33:00Z">
        <w:r w:rsidR="00660B43">
          <w:rPr>
            <w:lang w:val="en-GB"/>
          </w:rPr>
          <w:t xml:space="preserve"> </w:t>
        </w:r>
      </w:ins>
      <w:del w:id="1224" w:author="CAIZERGUES Alain" w:date="2023-07-03T15:33:00Z">
        <w:r w:rsidR="00B404E8" w:rsidRPr="00EB6FAE" w:rsidDel="00660B43">
          <w:rPr>
            <w:lang w:val="en-GB"/>
          </w:rPr>
          <w:delText> </w:delText>
        </w:r>
      </w:del>
      <w:r w:rsidR="00B404E8" w:rsidRPr="00EB6FAE">
        <w:rPr>
          <w:lang w:val="en-GB"/>
        </w:rPr>
        <w:t xml:space="preserve">1972-1981. </w:t>
      </w:r>
      <w:ins w:id="1225" w:author="CAIZERGUES Alain" w:date="2023-07-03T15:30:00Z">
        <w:r w:rsidR="00660B43">
          <w:rPr>
            <w:lang w:val="en-GB"/>
          </w:rPr>
          <w:t xml:space="preserve"> </w:t>
        </w:r>
      </w:ins>
      <w:r w:rsidR="00B404E8" w:rsidRPr="00EB6FAE">
        <w:rPr>
          <w:lang w:val="en-GB"/>
        </w:rPr>
        <w:t>For the French (FR) population, the sequence without culling effort spread over the period 1994-1999.</w:t>
      </w:r>
    </w:p>
    <w:p w14:paraId="50EC32FD" w14:textId="77777777" w:rsidR="00761CA4" w:rsidRPr="00EB6FAE" w:rsidRDefault="00761CA4">
      <w:pPr>
        <w:pStyle w:val="Corpsdetexte"/>
        <w:spacing w:line="480" w:lineRule="auto"/>
        <w:jc w:val="both"/>
        <w:rPr>
          <w:lang w:val="en-GB"/>
        </w:rPr>
        <w:pPrChange w:id="1226" w:author="CAIZERGUES Alain" w:date="2023-09-13T11:39:00Z">
          <w:pPr>
            <w:pStyle w:val="Corpsdetexte"/>
          </w:pPr>
        </w:pPrChange>
      </w:pPr>
    </w:p>
    <w:tbl>
      <w:tblPr>
        <w:tblStyle w:val="Table"/>
        <w:tblW w:w="5000" w:type="pct"/>
        <w:tblLook w:val="0020" w:firstRow="1" w:lastRow="0" w:firstColumn="0" w:lastColumn="0" w:noHBand="0" w:noVBand="0"/>
      </w:tblPr>
      <w:tblGrid>
        <w:gridCol w:w="814"/>
        <w:gridCol w:w="1301"/>
        <w:gridCol w:w="7291"/>
      </w:tblGrid>
      <w:tr w:rsidR="00AC35CD" w14:paraId="18BB3DCF" w14:textId="77777777" w:rsidTr="00AC35CD">
        <w:trPr>
          <w:cnfStyle w:val="100000000000" w:firstRow="1" w:lastRow="0" w:firstColumn="0" w:lastColumn="0" w:oddVBand="0" w:evenVBand="0" w:oddHBand="0" w:evenHBand="0" w:firstRowFirstColumn="0" w:firstRowLastColumn="0" w:lastRowFirstColumn="0" w:lastRowLastColumn="0"/>
          <w:tblHeader/>
        </w:trPr>
        <w:tc>
          <w:tcPr>
            <w:tcW w:w="0" w:type="auto"/>
          </w:tcPr>
          <w:p w14:paraId="4E794463" w14:textId="77777777" w:rsidR="00AC35CD" w:rsidRDefault="00B404E8">
            <w:pPr>
              <w:pStyle w:val="Compact"/>
            </w:pPr>
            <w:r>
              <w:t>Name</w:t>
            </w:r>
          </w:p>
        </w:tc>
        <w:tc>
          <w:tcPr>
            <w:tcW w:w="0" w:type="auto"/>
          </w:tcPr>
          <w:p w14:paraId="1D4175A4" w14:textId="77777777" w:rsidR="00AC35CD" w:rsidRDefault="00B404E8">
            <w:pPr>
              <w:pStyle w:val="Compact"/>
            </w:pPr>
            <w:r>
              <w:t>Class</w:t>
            </w:r>
          </w:p>
        </w:tc>
        <w:tc>
          <w:tcPr>
            <w:tcW w:w="0" w:type="auto"/>
          </w:tcPr>
          <w:p w14:paraId="734AD430" w14:textId="77777777" w:rsidR="00AC35CD" w:rsidRDefault="00B404E8">
            <w:pPr>
              <w:pStyle w:val="Compact"/>
            </w:pPr>
            <w:r>
              <w:t>Description</w:t>
            </w:r>
          </w:p>
        </w:tc>
      </w:tr>
      <w:tr w:rsidR="00AC35CD" w:rsidRPr="001954C3" w14:paraId="5CBBC8CF" w14:textId="77777777">
        <w:tc>
          <w:tcPr>
            <w:tcW w:w="0" w:type="auto"/>
          </w:tcPr>
          <w:p w14:paraId="623EF827" w14:textId="77777777" w:rsidR="00AC35CD" w:rsidRDefault="00B404E8">
            <w:pPr>
              <w:pStyle w:val="Compact"/>
            </w:pPr>
            <m:oMathPara>
              <m:oMath>
                <m:r>
                  <w:rPr>
                    <w:rFonts w:ascii="Cambria Math" w:hAnsi="Cambria Math"/>
                  </w:rPr>
                  <m:t>N</m:t>
                </m:r>
                <m:sSub>
                  <m:sSubPr>
                    <m:ctrlPr>
                      <w:rPr>
                        <w:rFonts w:ascii="Cambria Math" w:hAnsi="Cambria Math"/>
                      </w:rPr>
                    </m:ctrlPr>
                  </m:sSubPr>
                  <m:e>
                    <m:r>
                      <w:rPr>
                        <w:rFonts w:ascii="Cambria Math" w:hAnsi="Cambria Math"/>
                      </w:rPr>
                      <m:t>0</m:t>
                    </m:r>
                  </m:e>
                  <m:sub>
                    <m:r>
                      <w:rPr>
                        <w:rFonts w:ascii="Cambria Math" w:hAnsi="Cambria Math"/>
                      </w:rPr>
                      <m:t>i</m:t>
                    </m:r>
                    <m:r>
                      <m:rPr>
                        <m:sty m:val="p"/>
                      </m:rPr>
                      <w:rPr>
                        <w:rFonts w:ascii="Cambria Math" w:hAnsi="Cambria Math"/>
                      </w:rPr>
                      <m:t>,</m:t>
                    </m:r>
                    <m:r>
                      <w:rPr>
                        <w:rFonts w:ascii="Cambria Math" w:hAnsi="Cambria Math"/>
                      </w:rPr>
                      <m:t>J</m:t>
                    </m:r>
                  </m:sub>
                </m:sSub>
              </m:oMath>
            </m:oMathPara>
          </w:p>
        </w:tc>
        <w:tc>
          <w:tcPr>
            <w:tcW w:w="0" w:type="auto"/>
          </w:tcPr>
          <w:p w14:paraId="24C2D4B9" w14:textId="77777777" w:rsidR="00AC35CD" w:rsidRDefault="00B404E8">
            <w:pPr>
              <w:pStyle w:val="Compact"/>
            </w:pPr>
            <w:proofErr w:type="spellStart"/>
            <w:r>
              <w:t>Parameter</w:t>
            </w:r>
            <w:proofErr w:type="spellEnd"/>
          </w:p>
        </w:tc>
        <w:tc>
          <w:tcPr>
            <w:tcW w:w="0" w:type="auto"/>
          </w:tcPr>
          <w:p w14:paraId="61678DE7" w14:textId="77777777" w:rsidR="00AC35CD" w:rsidRPr="00EB6FAE" w:rsidRDefault="00B404E8">
            <w:pPr>
              <w:pStyle w:val="Compact"/>
              <w:rPr>
                <w:lang w:val="en-GB"/>
              </w:rPr>
            </w:pPr>
            <w:r w:rsidRPr="00EB6FAE">
              <w:rPr>
                <w:lang w:val="en-GB"/>
              </w:rPr>
              <w:t>Intercept of the regression model</w:t>
            </w:r>
          </w:p>
        </w:tc>
      </w:tr>
      <w:tr w:rsidR="00AC35CD" w:rsidRPr="001954C3" w14:paraId="529BB887" w14:textId="77777777">
        <w:tc>
          <w:tcPr>
            <w:tcW w:w="0" w:type="auto"/>
          </w:tcPr>
          <w:p w14:paraId="2B138AA3" w14:textId="77777777" w:rsidR="00AC35CD" w:rsidRDefault="001954C3">
            <w:pPr>
              <w:pStyle w:val="Compact"/>
            </w:pPr>
            <m:oMathPara>
              <m:oMath>
                <m:sSub>
                  <m:sSubPr>
                    <m:ctrlPr>
                      <w:rPr>
                        <w:rFonts w:ascii="Cambria Math" w:hAnsi="Cambria Math"/>
                      </w:rPr>
                    </m:ctrlPr>
                  </m:sSubPr>
                  <m:e>
                    <m:r>
                      <w:rPr>
                        <w:rFonts w:ascii="Cambria Math" w:hAnsi="Cambria Math"/>
                      </w:rPr>
                      <m:t>λ</m:t>
                    </m:r>
                  </m:e>
                  <m:sub>
                    <m:r>
                      <w:rPr>
                        <w:rFonts w:ascii="Cambria Math" w:hAnsi="Cambria Math"/>
                      </w:rPr>
                      <m:t>i</m:t>
                    </m:r>
                    <m:r>
                      <m:rPr>
                        <m:sty m:val="p"/>
                      </m:rPr>
                      <w:rPr>
                        <w:rFonts w:ascii="Cambria Math" w:hAnsi="Cambria Math"/>
                      </w:rPr>
                      <m:t>,</m:t>
                    </m:r>
                    <m:r>
                      <w:rPr>
                        <w:rFonts w:ascii="Cambria Math" w:hAnsi="Cambria Math"/>
                      </w:rPr>
                      <m:t>J</m:t>
                    </m:r>
                  </m:sub>
                </m:sSub>
              </m:oMath>
            </m:oMathPara>
          </w:p>
        </w:tc>
        <w:tc>
          <w:tcPr>
            <w:tcW w:w="0" w:type="auto"/>
          </w:tcPr>
          <w:p w14:paraId="27BA5619" w14:textId="77777777" w:rsidR="00AC35CD" w:rsidRDefault="00B404E8">
            <w:pPr>
              <w:pStyle w:val="Compact"/>
            </w:pPr>
            <w:proofErr w:type="spellStart"/>
            <w:r>
              <w:t>Parameter</w:t>
            </w:r>
            <w:proofErr w:type="spellEnd"/>
          </w:p>
        </w:tc>
        <w:tc>
          <w:tcPr>
            <w:tcW w:w="0" w:type="auto"/>
          </w:tcPr>
          <w:p w14:paraId="3285D07A" w14:textId="77777777" w:rsidR="00AC35CD" w:rsidRPr="00EB6FAE" w:rsidRDefault="00B404E8">
            <w:pPr>
              <w:pStyle w:val="Compact"/>
              <w:rPr>
                <w:lang w:val="en-GB"/>
              </w:rPr>
            </w:pPr>
            <w:r w:rsidRPr="00EB6FAE">
              <w:rPr>
                <w:lang w:val="en-GB"/>
              </w:rPr>
              <w:t xml:space="preserve">Average population growth rate over a restricted time interval </w:t>
            </w:r>
            <m:oMath>
              <m:r>
                <w:rPr>
                  <w:rFonts w:ascii="Cambria Math" w:hAnsi="Cambria Math"/>
                </w:rPr>
                <m:t>J</m:t>
              </m:r>
            </m:oMath>
            <w:r w:rsidRPr="00EB6FAE">
              <w:rPr>
                <w:lang w:val="en-GB"/>
              </w:rPr>
              <w:t xml:space="preserve"> for a population </w:t>
            </w:r>
            <m:oMath>
              <m:r>
                <w:rPr>
                  <w:rFonts w:ascii="Cambria Math" w:hAnsi="Cambria Math"/>
                </w:rPr>
                <m:t>i</m:t>
              </m:r>
            </m:oMath>
            <w:r w:rsidRPr="00EB6FAE">
              <w:rPr>
                <w:lang w:val="en-GB"/>
              </w:rPr>
              <w:t xml:space="preserve"> (in </w:t>
            </w:r>
            <m:oMath>
              <m:r>
                <w:rPr>
                  <w:rFonts w:ascii="Cambria Math" w:hAnsi="Cambria Math"/>
                </w:rPr>
                <m:t>yea</m:t>
              </m:r>
              <m:sSup>
                <m:sSupPr>
                  <m:ctrlPr>
                    <w:rPr>
                      <w:rFonts w:ascii="Cambria Math" w:hAnsi="Cambria Math"/>
                    </w:rPr>
                  </m:ctrlPr>
                </m:sSupPr>
                <m:e>
                  <m:r>
                    <w:rPr>
                      <w:rFonts w:ascii="Cambria Math" w:hAnsi="Cambria Math"/>
                    </w:rPr>
                    <m:t>r</m:t>
                  </m:r>
                </m:e>
                <m:sup>
                  <m:r>
                    <m:rPr>
                      <m:sty m:val="p"/>
                    </m:rPr>
                    <w:rPr>
                      <w:rFonts w:ascii="Cambria Math" w:hAnsi="Cambria Math"/>
                      <w:lang w:val="en-GB"/>
                    </w:rPr>
                    <m:t>-</m:t>
                  </m:r>
                  <m:r>
                    <w:rPr>
                      <w:rFonts w:ascii="Cambria Math" w:hAnsi="Cambria Math"/>
                      <w:lang w:val="en-GB"/>
                    </w:rPr>
                    <m:t>1</m:t>
                  </m:r>
                </m:sup>
              </m:sSup>
            </m:oMath>
            <w:r w:rsidRPr="00EB6FAE">
              <w:rPr>
                <w:lang w:val="en-GB"/>
              </w:rPr>
              <w:t>)</w:t>
            </w:r>
          </w:p>
        </w:tc>
      </w:tr>
      <w:tr w:rsidR="00AC35CD" w:rsidRPr="001954C3" w14:paraId="1B26C39D" w14:textId="77777777">
        <w:tc>
          <w:tcPr>
            <w:tcW w:w="0" w:type="auto"/>
          </w:tcPr>
          <w:p w14:paraId="3B02F593" w14:textId="77777777" w:rsidR="00AC35CD" w:rsidRDefault="00B404E8">
            <w:pPr>
              <w:pStyle w:val="Compact"/>
            </w:pPr>
            <m:oMathPara>
              <m:oMath>
                <m:r>
                  <w:rPr>
                    <w:rFonts w:ascii="Cambria Math" w:hAnsi="Cambria Math"/>
                  </w:rPr>
                  <m:t>t</m:t>
                </m:r>
                <m:r>
                  <m:rPr>
                    <m:sty m:val="p"/>
                  </m:rPr>
                  <w:rPr>
                    <w:rFonts w:ascii="Cambria Math" w:hAnsi="Cambria Math"/>
                  </w:rPr>
                  <m:t>∈</m:t>
                </m:r>
                <m:r>
                  <w:rPr>
                    <w:rFonts w:ascii="Cambria Math" w:hAnsi="Cambria Math"/>
                  </w:rPr>
                  <m:t>J</m:t>
                </m:r>
              </m:oMath>
            </m:oMathPara>
          </w:p>
        </w:tc>
        <w:tc>
          <w:tcPr>
            <w:tcW w:w="0" w:type="auto"/>
          </w:tcPr>
          <w:p w14:paraId="7B93DCC5" w14:textId="77777777" w:rsidR="00AC35CD" w:rsidRDefault="00B404E8">
            <w:pPr>
              <w:pStyle w:val="Compact"/>
            </w:pPr>
            <w:r>
              <w:t>Index</w:t>
            </w:r>
          </w:p>
        </w:tc>
        <w:tc>
          <w:tcPr>
            <w:tcW w:w="0" w:type="auto"/>
          </w:tcPr>
          <w:p w14:paraId="72895FA2" w14:textId="77777777" w:rsidR="00AC35CD" w:rsidRPr="00EB6FAE" w:rsidRDefault="00B404E8">
            <w:pPr>
              <w:pStyle w:val="Compact"/>
              <w:rPr>
                <w:lang w:val="en-GB"/>
              </w:rPr>
            </w:pPr>
            <w:r w:rsidRPr="00EB6FAE">
              <w:rPr>
                <w:lang w:val="en-GB"/>
              </w:rPr>
              <w:t xml:space="preserve">Year index within the time interval </w:t>
            </w:r>
            <m:oMath>
              <m:r>
                <w:rPr>
                  <w:rFonts w:ascii="Cambria Math" w:hAnsi="Cambria Math"/>
                </w:rPr>
                <m:t>J</m:t>
              </m:r>
            </m:oMath>
          </w:p>
        </w:tc>
      </w:tr>
      <w:tr w:rsidR="00AC35CD" w:rsidRPr="001954C3" w14:paraId="484EDC99" w14:textId="77777777">
        <w:tc>
          <w:tcPr>
            <w:tcW w:w="0" w:type="auto"/>
          </w:tcPr>
          <w:p w14:paraId="392B17F5" w14:textId="77777777" w:rsidR="00AC35CD" w:rsidRDefault="001954C3">
            <w:pPr>
              <w:pStyle w:val="Compact"/>
            </w:pPr>
            <m:oMathPara>
              <m:oMath>
                <m:sSub>
                  <m:sSubPr>
                    <m:ctrlPr>
                      <w:rPr>
                        <w:rFonts w:ascii="Cambria Math" w:hAnsi="Cambria Math"/>
                      </w:rPr>
                    </m:ctrlPr>
                  </m:sSubPr>
                  <m:e>
                    <m:r>
                      <w:rPr>
                        <w:rFonts w:ascii="Cambria Math" w:hAnsi="Cambria Math"/>
                      </w:rPr>
                      <m:t>σ</m:t>
                    </m:r>
                  </m:e>
                  <m:sub>
                    <m:r>
                      <w:rPr>
                        <w:rFonts w:ascii="Cambria Math" w:hAnsi="Cambria Math"/>
                      </w:rPr>
                      <m:t>i</m:t>
                    </m:r>
                    <m:r>
                      <m:rPr>
                        <m:sty m:val="p"/>
                      </m:rPr>
                      <w:rPr>
                        <w:rFonts w:ascii="Cambria Math" w:hAnsi="Cambria Math"/>
                      </w:rPr>
                      <m:t>,</m:t>
                    </m:r>
                    <m:r>
                      <w:rPr>
                        <w:rFonts w:ascii="Cambria Math" w:hAnsi="Cambria Math"/>
                      </w:rPr>
                      <m:t>J</m:t>
                    </m:r>
                  </m:sub>
                </m:sSub>
              </m:oMath>
            </m:oMathPara>
          </w:p>
        </w:tc>
        <w:tc>
          <w:tcPr>
            <w:tcW w:w="0" w:type="auto"/>
          </w:tcPr>
          <w:p w14:paraId="4542D524" w14:textId="77777777" w:rsidR="00AC35CD" w:rsidRDefault="00B404E8">
            <w:pPr>
              <w:pStyle w:val="Compact"/>
            </w:pPr>
            <w:proofErr w:type="spellStart"/>
            <w:r>
              <w:t>Parameter</w:t>
            </w:r>
            <w:proofErr w:type="spellEnd"/>
          </w:p>
        </w:tc>
        <w:tc>
          <w:tcPr>
            <w:tcW w:w="0" w:type="auto"/>
          </w:tcPr>
          <w:p w14:paraId="2FF79654" w14:textId="77777777" w:rsidR="00AC35CD" w:rsidRPr="00EB6FAE" w:rsidRDefault="00B404E8">
            <w:pPr>
              <w:pStyle w:val="Compact"/>
              <w:rPr>
                <w:lang w:val="en-GB"/>
              </w:rPr>
            </w:pPr>
            <w:r w:rsidRPr="00EB6FAE">
              <w:rPr>
                <w:lang w:val="en-GB"/>
              </w:rPr>
              <w:t>Standard deviation of the regression model</w:t>
            </w:r>
          </w:p>
        </w:tc>
      </w:tr>
    </w:tbl>
    <w:p w14:paraId="1471A962" w14:textId="71F1D663" w:rsidR="00AC35CD" w:rsidRPr="001954C3" w:rsidRDefault="00B404E8">
      <w:pPr>
        <w:pStyle w:val="Corpsdetexte"/>
        <w:rPr>
          <w:ins w:id="1227" w:author="CAIZERGUES Alain" w:date="2023-09-14T17:00:00Z"/>
          <w:lang w:val="en-US"/>
          <w:rPrChange w:id="1228" w:author="TABLEAU Adrien" w:date="2024-05-16T09:31:00Z">
            <w:rPr>
              <w:ins w:id="1229" w:author="CAIZERGUES Alain" w:date="2023-09-14T17:00:00Z"/>
            </w:rPr>
          </w:rPrChange>
        </w:rPr>
      </w:pPr>
      <w:r w:rsidRPr="001954C3">
        <w:rPr>
          <w:lang w:val="en-US"/>
          <w:rPrChange w:id="1230" w:author="TABLEAU Adrien" w:date="2024-05-16T09:31:00Z">
            <w:rPr>
              <w:lang w:val="en-GB"/>
            </w:rPr>
          </w:rPrChange>
        </w:rPr>
        <w:t xml:space="preserve">$$\begin{equation} </w:t>
      </w:r>
      <w:proofErr w:type="gramStart"/>
      <w:r w:rsidRPr="001954C3">
        <w:rPr>
          <w:lang w:val="en-US"/>
          <w:rPrChange w:id="1231" w:author="TABLEAU Adrien" w:date="2024-05-16T09:31:00Z">
            <w:rPr>
              <w:lang w:val="en-GB"/>
            </w:rPr>
          </w:rPrChange>
        </w:rPr>
        <w:t>log(</w:t>
      </w:r>
      <w:proofErr w:type="gramEnd"/>
      <w:r w:rsidRPr="001954C3">
        <w:rPr>
          <w:lang w:val="en-US"/>
          <w:rPrChange w:id="1232" w:author="TABLEAU Adrien" w:date="2024-05-16T09:31:00Z">
            <w:rPr>
              <w:lang w:val="en-GB"/>
            </w:rPr>
          </w:rPrChange>
        </w:rPr>
        <w:t>N_{</w:t>
      </w:r>
      <w:proofErr w:type="spellStart"/>
      <w:r w:rsidRPr="001954C3">
        <w:rPr>
          <w:lang w:val="en-US"/>
          <w:rPrChange w:id="1233" w:author="TABLEAU Adrien" w:date="2024-05-16T09:31:00Z">
            <w:rPr>
              <w:lang w:val="en-GB"/>
            </w:rPr>
          </w:rPrChange>
        </w:rPr>
        <w:t>i</w:t>
      </w:r>
      <w:proofErr w:type="spellEnd"/>
      <w:r w:rsidRPr="001954C3">
        <w:rPr>
          <w:lang w:val="en-US"/>
          <w:rPrChange w:id="1234" w:author="TABLEAU Adrien" w:date="2024-05-16T09:31:00Z">
            <w:rPr>
              <w:lang w:val="en-GB"/>
            </w:rPr>
          </w:rPrChange>
        </w:rPr>
        <w:t>, t}) \sim {\sf Norm}(N0_{</w:t>
      </w:r>
      <w:proofErr w:type="spellStart"/>
      <w:r w:rsidRPr="001954C3">
        <w:rPr>
          <w:lang w:val="en-US"/>
          <w:rPrChange w:id="1235" w:author="TABLEAU Adrien" w:date="2024-05-16T09:31:00Z">
            <w:rPr>
              <w:lang w:val="en-GB"/>
            </w:rPr>
          </w:rPrChange>
        </w:rPr>
        <w:t>i</w:t>
      </w:r>
      <w:proofErr w:type="spellEnd"/>
      <w:r w:rsidRPr="001954C3">
        <w:rPr>
          <w:lang w:val="en-US"/>
          <w:rPrChange w:id="1236" w:author="TABLEAU Adrien" w:date="2024-05-16T09:31:00Z">
            <w:rPr>
              <w:lang w:val="en-GB"/>
            </w:rPr>
          </w:rPrChange>
        </w:rPr>
        <w:t>, J} + log(\lambda_{</w:t>
      </w:r>
      <w:proofErr w:type="spellStart"/>
      <w:r w:rsidRPr="001954C3">
        <w:rPr>
          <w:lang w:val="en-US"/>
          <w:rPrChange w:id="1237" w:author="TABLEAU Adrien" w:date="2024-05-16T09:31:00Z">
            <w:rPr>
              <w:lang w:val="en-GB"/>
            </w:rPr>
          </w:rPrChange>
        </w:rPr>
        <w:t>i</w:t>
      </w:r>
      <w:proofErr w:type="spellEnd"/>
      <w:r w:rsidRPr="001954C3">
        <w:rPr>
          <w:lang w:val="en-US"/>
          <w:rPrChange w:id="1238" w:author="TABLEAU Adrien" w:date="2024-05-16T09:31:00Z">
            <w:rPr>
              <w:lang w:val="en-GB"/>
            </w:rPr>
          </w:rPrChange>
        </w:rPr>
        <w:t>, J}).t, \sigma_{</w:t>
      </w:r>
      <w:proofErr w:type="spellStart"/>
      <w:r w:rsidRPr="001954C3">
        <w:rPr>
          <w:lang w:val="en-US"/>
          <w:rPrChange w:id="1239" w:author="TABLEAU Adrien" w:date="2024-05-16T09:31:00Z">
            <w:rPr>
              <w:lang w:val="en-GB"/>
            </w:rPr>
          </w:rPrChange>
        </w:rPr>
        <w:t>i</w:t>
      </w:r>
      <w:proofErr w:type="spellEnd"/>
      <w:r w:rsidRPr="001954C3">
        <w:rPr>
          <w:lang w:val="en-US"/>
          <w:rPrChange w:id="1240" w:author="TABLEAU Adrien" w:date="2024-05-16T09:31:00Z">
            <w:rPr>
              <w:lang w:val="en-GB"/>
            </w:rPr>
          </w:rPrChange>
        </w:rPr>
        <w:t>, J}) \</w:t>
      </w:r>
      <w:proofErr w:type="spellStart"/>
      <w:r w:rsidRPr="001954C3">
        <w:rPr>
          <w:lang w:val="en-US"/>
          <w:rPrChange w:id="1241" w:author="TABLEAU Adrien" w:date="2024-05-16T09:31:00Z">
            <w:rPr>
              <w:lang w:val="en-GB"/>
            </w:rPr>
          </w:rPrChange>
        </w:rPr>
        <w:t>qquad</w:t>
      </w:r>
      <w:proofErr w:type="spellEnd"/>
      <w:r w:rsidRPr="001954C3">
        <w:rPr>
          <w:lang w:val="en-US"/>
          <w:rPrChange w:id="1242" w:author="TABLEAU Adrien" w:date="2024-05-16T09:31:00Z">
            <w:rPr>
              <w:lang w:val="en-GB"/>
            </w:rPr>
          </w:rPrChange>
        </w:rPr>
        <w:t>(2.6) \end{equation}$$</w:t>
      </w:r>
    </w:p>
    <w:p w14:paraId="65BA8A20" w14:textId="77777777" w:rsidR="00923BE9" w:rsidRPr="001954C3" w:rsidRDefault="00923BE9">
      <w:pPr>
        <w:pStyle w:val="Corpsdetexte"/>
        <w:rPr>
          <w:lang w:val="en-US"/>
          <w:rPrChange w:id="1243" w:author="TABLEAU Adrien" w:date="2024-05-16T09:31:00Z">
            <w:rPr>
              <w:lang w:val="en-GB"/>
            </w:rPr>
          </w:rPrChange>
        </w:rPr>
      </w:pPr>
    </w:p>
    <w:p w14:paraId="4E9B9A8B" w14:textId="0FC5BC48" w:rsidR="007576F2" w:rsidRDefault="00B404E8">
      <w:pPr>
        <w:pStyle w:val="FirstParagraph"/>
        <w:spacing w:line="480" w:lineRule="auto"/>
        <w:ind w:firstLine="720"/>
        <w:jc w:val="both"/>
        <w:rPr>
          <w:ins w:id="1244" w:author="CAIZERGUES Alain" w:date="2023-07-04T15:46:00Z"/>
          <w:lang w:val="en-GB"/>
        </w:rPr>
        <w:pPrChange w:id="1245" w:author="CAIZERGUES Alain" w:date="2023-09-14T17:00:00Z">
          <w:pPr>
            <w:pStyle w:val="FirstParagraph"/>
          </w:pPr>
        </w:pPrChange>
      </w:pPr>
      <w:del w:id="1246" w:author="CAIZERGUES Alain" w:date="2023-07-03T15:35:00Z">
        <w:r w:rsidRPr="00EB6FAE" w:rsidDel="00660B43">
          <w:rPr>
            <w:lang w:val="en-GB"/>
          </w:rPr>
          <w:delText>Even</w:delText>
        </w:r>
      </w:del>
      <w:ins w:id="1247" w:author="CAIZERGUES Alain" w:date="2023-07-04T15:32:00Z">
        <w:r w:rsidR="0008060F">
          <w:rPr>
            <w:lang w:val="en-GB"/>
          </w:rPr>
          <w:t>E</w:t>
        </w:r>
      </w:ins>
      <w:ins w:id="1248" w:author="CAIZERGUES Alain" w:date="2023-07-03T15:35:00Z">
        <w:r w:rsidR="00660B43">
          <w:rPr>
            <w:lang w:val="en-GB"/>
          </w:rPr>
          <w:t>stimat</w:t>
        </w:r>
      </w:ins>
      <w:ins w:id="1249" w:author="CAIZERGUES Alain" w:date="2023-09-14T17:00:00Z">
        <w:r w:rsidR="00923BE9">
          <w:rPr>
            <w:lang w:val="en-GB"/>
          </w:rPr>
          <w:t>ing</w:t>
        </w:r>
      </w:ins>
      <w:ins w:id="1250" w:author="CAIZERGUES Alain" w:date="2023-07-03T15:35:00Z">
        <w:r w:rsidR="00660B43">
          <w:rPr>
            <w:lang w:val="en-GB"/>
          </w:rPr>
          <w:t xml:space="preserve"> </w:t>
        </w:r>
      </w:ins>
      <w:del w:id="1251" w:author="CAIZERGUES Alain" w:date="2023-07-03T15:35:00Z">
        <w:r w:rsidRPr="00EB6FAE" w:rsidDel="00660B43">
          <w:rPr>
            <w:lang w:val="en-GB"/>
          </w:rPr>
          <w:delText xml:space="preserve"> if both </w:delText>
        </w:r>
      </w:del>
      <w:r w:rsidRPr="00EB6FAE">
        <w:rPr>
          <w:lang w:val="en-GB"/>
        </w:rPr>
        <w:t xml:space="preserve">vital rates </w:t>
      </w:r>
      <w:del w:id="1252" w:author="CAIZERGUES Alain" w:date="2023-07-03T15:35:00Z">
        <w:r w:rsidRPr="00EB6FAE" w:rsidDel="00660B43">
          <w:rPr>
            <w:lang w:val="en-GB"/>
          </w:rPr>
          <w:delText>vary</w:delText>
        </w:r>
      </w:del>
      <w:ins w:id="1253" w:author="CAIZERGUES Alain" w:date="2023-07-03T15:36:00Z">
        <w:r w:rsidR="00660B43">
          <w:rPr>
            <w:lang w:val="en-GB"/>
          </w:rPr>
          <w:t xml:space="preserve"> within an acceptable range</w:t>
        </w:r>
      </w:ins>
      <w:del w:id="1254" w:author="CAIZERGUES Alain" w:date="2023-07-03T15:36:00Z">
        <w:r w:rsidRPr="00EB6FAE" w:rsidDel="00660B43">
          <w:rPr>
            <w:lang w:val="en-GB"/>
          </w:rPr>
          <w:delText xml:space="preserve"> in a likely range</w:delText>
        </w:r>
      </w:del>
      <w:r w:rsidRPr="00EB6FAE">
        <w:rPr>
          <w:lang w:val="en-GB"/>
        </w:rPr>
        <w:t xml:space="preserve"> </w:t>
      </w:r>
      <w:ins w:id="1255" w:author="CAIZERGUES Alain" w:date="2023-07-03T15:36:00Z">
        <w:r w:rsidR="00660B43">
          <w:rPr>
            <w:lang w:val="en-GB"/>
          </w:rPr>
          <w:t xml:space="preserve">as defined above, </w:t>
        </w:r>
      </w:ins>
      <w:del w:id="1256" w:author="CAIZERGUES Alain" w:date="2023-07-03T15:36:00Z">
        <w:r w:rsidRPr="00EB6FAE" w:rsidDel="00660B43">
          <w:rPr>
            <w:lang w:val="en-GB"/>
          </w:rPr>
          <w:delText xml:space="preserve">following the validation methodology previously described, </w:delText>
        </w:r>
      </w:del>
      <w:del w:id="1257" w:author="CAIZERGUES Alain" w:date="2023-07-04T15:36:00Z">
        <w:r w:rsidRPr="00EB6FAE" w:rsidDel="0008060F">
          <w:rPr>
            <w:lang w:val="en-GB"/>
          </w:rPr>
          <w:delText xml:space="preserve">this </w:delText>
        </w:r>
      </w:del>
      <w:del w:id="1258" w:author="CAIZERGUES Alain" w:date="2023-07-03T15:37:00Z">
        <w:r w:rsidRPr="00EB6FAE" w:rsidDel="00660B43">
          <w:rPr>
            <w:lang w:val="en-GB"/>
          </w:rPr>
          <w:delText xml:space="preserve">does </w:delText>
        </w:r>
      </w:del>
      <w:ins w:id="1259" w:author="CAIZERGUES Alain" w:date="2023-07-03T15:37:00Z">
        <w:r w:rsidR="00660B43">
          <w:rPr>
            <w:lang w:val="en-GB"/>
          </w:rPr>
          <w:t xml:space="preserve">would </w:t>
        </w:r>
      </w:ins>
      <w:r w:rsidRPr="00EB6FAE">
        <w:rPr>
          <w:lang w:val="en-GB"/>
        </w:rPr>
        <w:t xml:space="preserve">not prove that </w:t>
      </w:r>
      <w:ins w:id="1260" w:author="CAIZERGUES Alain" w:date="2023-07-03T15:37:00Z">
        <w:r w:rsidR="00660B43">
          <w:rPr>
            <w:lang w:val="en-GB"/>
          </w:rPr>
          <w:t xml:space="preserve">out modelling approach correctly tracked </w:t>
        </w:r>
      </w:ins>
      <w:r w:rsidRPr="00EB6FAE">
        <w:rPr>
          <w:lang w:val="en-GB"/>
        </w:rPr>
        <w:t>the</w:t>
      </w:r>
      <w:ins w:id="1261" w:author="CAIZERGUES Alain" w:date="2023-07-04T15:33:00Z">
        <w:r w:rsidR="0008060F">
          <w:rPr>
            <w:lang w:val="en-GB"/>
          </w:rPr>
          <w:t>ir</w:t>
        </w:r>
      </w:ins>
      <w:r w:rsidRPr="00EB6FAE">
        <w:rPr>
          <w:lang w:val="en-GB"/>
        </w:rPr>
        <w:t xml:space="preserve"> inter</w:t>
      </w:r>
      <w:ins w:id="1262" w:author="CAIZERGUES Alain" w:date="2023-07-04T15:30:00Z">
        <w:r w:rsidR="00404E98">
          <w:rPr>
            <w:lang w:val="en-GB"/>
          </w:rPr>
          <w:t>-</w:t>
        </w:r>
      </w:ins>
      <w:r w:rsidRPr="00EB6FAE">
        <w:rPr>
          <w:lang w:val="en-GB"/>
        </w:rPr>
        <w:t>annual variability</w:t>
      </w:r>
      <w:del w:id="1263" w:author="CAIZERGUES Alain" w:date="2023-07-03T15:37:00Z">
        <w:r w:rsidRPr="00EB6FAE" w:rsidDel="00660B43">
          <w:rPr>
            <w:lang w:val="en-GB"/>
          </w:rPr>
          <w:delText xml:space="preserve"> is properly tracked</w:delText>
        </w:r>
      </w:del>
      <w:r w:rsidRPr="00EB6FAE">
        <w:rPr>
          <w:lang w:val="en-GB"/>
        </w:rPr>
        <w:t xml:space="preserve">. </w:t>
      </w:r>
      <w:ins w:id="1264" w:author="CAIZERGUES Alain" w:date="2023-07-03T15:34:00Z">
        <w:r w:rsidR="00660B43">
          <w:rPr>
            <w:lang w:val="en-GB"/>
          </w:rPr>
          <w:t xml:space="preserve"> </w:t>
        </w:r>
      </w:ins>
      <w:commentRangeStart w:id="1265"/>
      <w:r w:rsidRPr="00EB6FAE">
        <w:rPr>
          <w:lang w:val="en-GB"/>
        </w:rPr>
        <w:t xml:space="preserve">In order to </w:t>
      </w:r>
      <w:del w:id="1266" w:author="CAIZERGUES Alain" w:date="2023-07-04T15:36:00Z">
        <w:r w:rsidRPr="00EB6FAE" w:rsidDel="0008060F">
          <w:rPr>
            <w:lang w:val="en-GB"/>
          </w:rPr>
          <w:delText xml:space="preserve">validate this </w:delText>
        </w:r>
      </w:del>
      <w:ins w:id="1267" w:author="CAIZERGUES Alain" w:date="2023-07-04T15:36:00Z">
        <w:r w:rsidR="0008060F">
          <w:rPr>
            <w:lang w:val="en-GB"/>
          </w:rPr>
          <w:t xml:space="preserve">ascertain this </w:t>
        </w:r>
      </w:ins>
      <w:r w:rsidRPr="00EB6FAE">
        <w:rPr>
          <w:lang w:val="en-GB"/>
        </w:rPr>
        <w:t xml:space="preserve">aspect, we compared </w:t>
      </w:r>
      <w:ins w:id="1268" w:author="CAIZERGUES Alain" w:date="2023-07-04T15:33:00Z">
        <w:r w:rsidR="0008060F" w:rsidRPr="00EB6FAE">
          <w:rPr>
            <w:lang w:val="en-GB"/>
          </w:rPr>
          <w:t xml:space="preserve">proportion of immatures and both </w:t>
        </w:r>
      </w:ins>
      <w:ins w:id="1269" w:author="CAIZERGUES Alain" w:date="2023-07-04T15:34:00Z">
        <w:r w:rsidR="0008060F">
          <w:rPr>
            <w:lang w:val="en-GB"/>
          </w:rPr>
          <w:t>survival and recruitment</w:t>
        </w:r>
      </w:ins>
      <w:ins w:id="1270" w:author="CAIZERGUES Alain" w:date="2023-07-04T15:33:00Z">
        <w:r w:rsidR="0008060F" w:rsidRPr="00EB6FAE">
          <w:rPr>
            <w:lang w:val="en-GB"/>
          </w:rPr>
          <w:t xml:space="preserve"> </w:t>
        </w:r>
      </w:ins>
      <w:ins w:id="1271" w:author="CAIZERGUES Alain" w:date="2023-07-04T15:37:00Z">
        <w:r w:rsidR="0008060F">
          <w:rPr>
            <w:lang w:val="en-GB"/>
          </w:rPr>
          <w:t>derived from counts</w:t>
        </w:r>
      </w:ins>
      <w:del w:id="1272" w:author="CAIZERGUES Alain" w:date="2023-07-04T15:34:00Z">
        <w:r w:rsidRPr="00EB6FAE" w:rsidDel="0008060F">
          <w:rPr>
            <w:lang w:val="en-GB"/>
          </w:rPr>
          <w:delText xml:space="preserve">the outputs </w:delText>
        </w:r>
      </w:del>
      <w:del w:id="1273" w:author="CAIZERGUES Alain" w:date="2023-07-04T15:37:00Z">
        <w:r w:rsidRPr="00EB6FAE" w:rsidDel="0008060F">
          <w:rPr>
            <w:lang w:val="en-GB"/>
          </w:rPr>
          <w:delText>of the count-based method</w:delText>
        </w:r>
      </w:del>
      <w:r w:rsidRPr="00EB6FAE">
        <w:rPr>
          <w:lang w:val="en-GB"/>
        </w:rPr>
        <w:t>,</w:t>
      </w:r>
      <w:del w:id="1274" w:author="CAIZERGUES Alain" w:date="2023-07-04T15:36:00Z">
        <w:r w:rsidRPr="00EB6FAE" w:rsidDel="0008060F">
          <w:rPr>
            <w:lang w:val="en-GB"/>
          </w:rPr>
          <w:delText xml:space="preserve"> i.e.</w:delText>
        </w:r>
      </w:del>
      <w:del w:id="1275" w:author="CAIZERGUES Alain" w:date="2023-07-03T15:33:00Z">
        <w:r w:rsidRPr="00EB6FAE" w:rsidDel="00660B43">
          <w:rPr>
            <w:lang w:val="en-GB"/>
          </w:rPr>
          <w:delText> </w:delText>
        </w:r>
      </w:del>
      <w:del w:id="1276" w:author="CAIZERGUES Alain" w:date="2023-07-04T15:36:00Z">
        <w:r w:rsidRPr="00EB6FAE" w:rsidDel="0008060F">
          <w:rPr>
            <w:lang w:val="en-GB"/>
          </w:rPr>
          <w:delText>the proportion of immatures and both vital rates,</w:delText>
        </w:r>
      </w:del>
      <w:r w:rsidRPr="00EB6FAE">
        <w:rPr>
          <w:lang w:val="en-GB"/>
        </w:rPr>
        <w:t xml:space="preserve"> to </w:t>
      </w:r>
      <w:del w:id="1277" w:author="CAIZERGUES Alain" w:date="2023-07-04T15:37:00Z">
        <w:r w:rsidRPr="00EB6FAE" w:rsidDel="0008060F">
          <w:rPr>
            <w:lang w:val="en-GB"/>
          </w:rPr>
          <w:delText xml:space="preserve">outputs </w:delText>
        </w:r>
      </w:del>
      <w:ins w:id="1278" w:author="CAIZERGUES Alain" w:date="2023-07-04T15:37:00Z">
        <w:r w:rsidR="0008060F">
          <w:rPr>
            <w:lang w:val="en-GB"/>
          </w:rPr>
          <w:t xml:space="preserve">estimates </w:t>
        </w:r>
      </w:ins>
      <w:ins w:id="1279" w:author="CAIZERGUES Alain" w:date="2023-07-04T15:38:00Z">
        <w:r w:rsidR="0008060F">
          <w:rPr>
            <w:lang w:val="en-GB"/>
          </w:rPr>
          <w:t>derived from individuals shot as part of the eradication programme</w:t>
        </w:r>
      </w:ins>
      <w:del w:id="1280" w:author="CAIZERGUES Alain" w:date="2023-07-04T15:38:00Z">
        <w:r w:rsidRPr="00EB6FAE" w:rsidDel="0008060F">
          <w:rPr>
            <w:lang w:val="en-GB"/>
          </w:rPr>
          <w:delText>based on data from removals</w:delText>
        </w:r>
      </w:del>
      <w:r w:rsidRPr="00EB6FAE">
        <w:rPr>
          <w:lang w:val="en-GB"/>
        </w:rPr>
        <w:t xml:space="preserve">. </w:t>
      </w:r>
      <w:ins w:id="1281" w:author="CAIZERGUES Alain" w:date="2023-07-03T15:42:00Z">
        <w:r w:rsidR="00342EE6">
          <w:rPr>
            <w:lang w:val="en-GB"/>
          </w:rPr>
          <w:t xml:space="preserve"> </w:t>
        </w:r>
      </w:ins>
      <w:ins w:id="1282" w:author="CAIZERGUES Alain" w:date="2023-07-04T15:39:00Z">
        <w:r w:rsidR="0008060F">
          <w:rPr>
            <w:lang w:val="en-GB"/>
          </w:rPr>
          <w:t>To address this question</w:t>
        </w:r>
      </w:ins>
      <w:ins w:id="1283" w:author="CAIZERGUES Alain" w:date="2023-09-14T17:02:00Z">
        <w:r w:rsidR="00923BE9">
          <w:rPr>
            <w:lang w:val="en-GB"/>
          </w:rPr>
          <w:t>,</w:t>
        </w:r>
      </w:ins>
      <w:ins w:id="1284" w:author="CAIZERGUES Alain" w:date="2023-07-04T15:39:00Z">
        <w:r w:rsidR="0008060F">
          <w:rPr>
            <w:lang w:val="en-GB"/>
          </w:rPr>
          <w:t xml:space="preserve"> </w:t>
        </w:r>
      </w:ins>
      <w:ins w:id="1285" w:author="CAIZERGUES Alain" w:date="2023-07-04T15:43:00Z">
        <w:r w:rsidR="007576F2">
          <w:rPr>
            <w:lang w:val="en-GB"/>
          </w:rPr>
          <w:t xml:space="preserve">we removed the data </w:t>
        </w:r>
      </w:ins>
      <w:del w:id="1286" w:author="CAIZERGUES Alain" w:date="2023-07-04T15:39:00Z">
        <w:r w:rsidRPr="00EB6FAE" w:rsidDel="0008060F">
          <w:rPr>
            <w:lang w:val="en-GB"/>
          </w:rPr>
          <w:delText>O</w:delText>
        </w:r>
      </w:del>
      <w:del w:id="1287" w:author="CAIZERGUES Alain" w:date="2023-07-04T15:43:00Z">
        <w:r w:rsidRPr="00EB6FAE" w:rsidDel="007576F2">
          <w:rPr>
            <w:lang w:val="en-GB"/>
          </w:rPr>
          <w:delText xml:space="preserve">nly data </w:delText>
        </w:r>
      </w:del>
      <w:r w:rsidRPr="00EB6FAE">
        <w:rPr>
          <w:lang w:val="en-GB"/>
        </w:rPr>
        <w:t xml:space="preserve">from years </w:t>
      </w:r>
      <w:del w:id="1288" w:author="CAIZERGUES Alain" w:date="2023-07-04T15:43:00Z">
        <w:r w:rsidRPr="00EB6FAE" w:rsidDel="007576F2">
          <w:rPr>
            <w:lang w:val="en-GB"/>
          </w:rPr>
          <w:delText xml:space="preserve">with </w:delText>
        </w:r>
      </w:del>
      <w:ins w:id="1289" w:author="CAIZERGUES Alain" w:date="2023-07-04T15:43:00Z">
        <w:r w:rsidR="007576F2">
          <w:rPr>
            <w:lang w:val="en-GB"/>
          </w:rPr>
          <w:t>when</w:t>
        </w:r>
        <w:r w:rsidR="007576F2" w:rsidRPr="00EB6FAE">
          <w:rPr>
            <w:lang w:val="en-GB"/>
          </w:rPr>
          <w:t xml:space="preserve"> </w:t>
        </w:r>
      </w:ins>
      <w:del w:id="1290" w:author="CAIZERGUES Alain" w:date="2023-07-04T15:43:00Z">
        <w:r w:rsidRPr="00EB6FAE" w:rsidDel="007576F2">
          <w:rPr>
            <w:lang w:val="en-GB"/>
          </w:rPr>
          <w:delText xml:space="preserve">more </w:delText>
        </w:r>
      </w:del>
      <w:ins w:id="1291" w:author="CAIZERGUES Alain" w:date="2023-07-04T15:43:00Z">
        <w:r w:rsidR="007576F2">
          <w:rPr>
            <w:lang w:val="en-GB"/>
          </w:rPr>
          <w:t>less</w:t>
        </w:r>
        <w:r w:rsidR="007576F2" w:rsidRPr="00EB6FAE">
          <w:rPr>
            <w:lang w:val="en-GB"/>
          </w:rPr>
          <w:t xml:space="preserve"> </w:t>
        </w:r>
      </w:ins>
      <w:r w:rsidRPr="00EB6FAE">
        <w:rPr>
          <w:lang w:val="en-GB"/>
        </w:rPr>
        <w:t xml:space="preserve">than 100 individuals </w:t>
      </w:r>
      <w:ins w:id="1292" w:author="CAIZERGUES Alain" w:date="2023-07-04T15:44:00Z">
        <w:r w:rsidR="007576F2">
          <w:rPr>
            <w:lang w:val="en-GB"/>
          </w:rPr>
          <w:t xml:space="preserve">were </w:t>
        </w:r>
      </w:ins>
      <w:del w:id="1293" w:author="CAIZERGUES Alain" w:date="2023-09-14T17:03:00Z">
        <w:r w:rsidRPr="00EB6FAE" w:rsidDel="00923BE9">
          <w:rPr>
            <w:lang w:val="en-GB"/>
          </w:rPr>
          <w:delText xml:space="preserve">culled </w:delText>
        </w:r>
      </w:del>
      <w:ins w:id="1294" w:author="CAIZERGUES Alain" w:date="2023-09-14T17:03:00Z">
        <w:r w:rsidR="00923BE9">
          <w:rPr>
            <w:lang w:val="en-GB"/>
          </w:rPr>
          <w:t>shot</w:t>
        </w:r>
        <w:r w:rsidR="00923BE9" w:rsidRPr="00EB6FAE">
          <w:rPr>
            <w:lang w:val="en-GB"/>
          </w:rPr>
          <w:t xml:space="preserve"> </w:t>
        </w:r>
      </w:ins>
      <w:r w:rsidRPr="00EB6FAE">
        <w:rPr>
          <w:lang w:val="en-GB"/>
        </w:rPr>
        <w:t>in winter</w:t>
      </w:r>
      <w:del w:id="1295" w:author="CAIZERGUES Alain" w:date="2023-07-04T15:42:00Z">
        <w:r w:rsidRPr="00EB6FAE" w:rsidDel="007576F2">
          <w:rPr>
            <w:lang w:val="en-GB"/>
          </w:rPr>
          <w:delText xml:space="preserve"> </w:delText>
        </w:r>
      </w:del>
      <w:del w:id="1296" w:author="CAIZERGUES Alain" w:date="2023-07-04T15:39:00Z">
        <w:r w:rsidRPr="00EB6FAE" w:rsidDel="0008060F">
          <w:rPr>
            <w:lang w:val="en-GB"/>
          </w:rPr>
          <w:delText>were selected</w:delText>
        </w:r>
      </w:del>
      <w:del w:id="1297" w:author="CAIZERGUES Alain" w:date="2023-07-04T15:42:00Z">
        <w:r w:rsidRPr="00EB6FAE" w:rsidDel="007576F2">
          <w:rPr>
            <w:lang w:val="en-GB"/>
          </w:rPr>
          <w:delText>.</w:delText>
        </w:r>
      </w:del>
      <w:ins w:id="1298" w:author="CAIZERGUES Alain" w:date="2023-07-04T15:42:00Z">
        <w:r w:rsidR="007576F2">
          <w:rPr>
            <w:lang w:val="en-GB"/>
          </w:rPr>
          <w:t>.</w:t>
        </w:r>
      </w:ins>
      <w:ins w:id="1299" w:author="CAIZERGUES Alain" w:date="2023-07-03T15:33:00Z">
        <w:r w:rsidR="00660B43">
          <w:rPr>
            <w:lang w:val="en-GB"/>
          </w:rPr>
          <w:t xml:space="preserve"> </w:t>
        </w:r>
      </w:ins>
      <w:r w:rsidRPr="00EB6FAE">
        <w:rPr>
          <w:lang w:val="en-GB"/>
        </w:rPr>
        <w:t xml:space="preserve"> </w:t>
      </w:r>
      <w:commentRangeEnd w:id="1265"/>
      <w:r w:rsidR="00DB2CC1">
        <w:rPr>
          <w:rStyle w:val="Marquedecommentaire"/>
        </w:rPr>
        <w:commentReference w:id="1265"/>
      </w:r>
      <w:ins w:id="1300" w:author="CAIZERGUES Alain" w:date="2023-07-04T15:39:00Z">
        <w:r w:rsidR="0008060F">
          <w:rPr>
            <w:lang w:val="en-GB"/>
          </w:rPr>
          <w:t>Thus, t</w:t>
        </w:r>
      </w:ins>
      <w:commentRangeStart w:id="1301"/>
      <w:ins w:id="1302" w:author="CAIZERGUES Alain" w:date="2023-07-03T15:56:00Z">
        <w:r w:rsidR="002C26A9">
          <w:rPr>
            <w:lang w:val="en-GB"/>
          </w:rPr>
          <w:t xml:space="preserve">his analysis </w:t>
        </w:r>
      </w:ins>
      <w:del w:id="1303" w:author="CAIZERGUES Alain" w:date="2023-07-03T15:56:00Z">
        <w:r w:rsidRPr="00EB6FAE" w:rsidDel="002C26A9">
          <w:rPr>
            <w:lang w:val="en-GB"/>
          </w:rPr>
          <w:delText xml:space="preserve">It </w:delText>
        </w:r>
      </w:del>
      <w:r w:rsidRPr="00EB6FAE">
        <w:rPr>
          <w:lang w:val="en-GB"/>
        </w:rPr>
        <w:t xml:space="preserve">covers </w:t>
      </w:r>
      <w:ins w:id="1304" w:author="CAIZERGUES Alain" w:date="2023-07-04T15:39:00Z">
        <w:r w:rsidR="0008060F">
          <w:rPr>
            <w:lang w:val="en-GB"/>
          </w:rPr>
          <w:t xml:space="preserve">only </w:t>
        </w:r>
      </w:ins>
      <w:r w:rsidRPr="00EB6FAE">
        <w:rPr>
          <w:lang w:val="en-GB"/>
        </w:rPr>
        <w:t>5 years of the c</w:t>
      </w:r>
      <w:del w:id="1305" w:author="CAIZERGUES Alain" w:date="2023-07-04T15:40:00Z">
        <w:r w:rsidRPr="00EB6FAE" w:rsidDel="0008060F">
          <w:rPr>
            <w:lang w:val="en-GB"/>
          </w:rPr>
          <w:delText>ount time</w:delText>
        </w:r>
      </w:del>
      <w:ins w:id="1306" w:author="CAIZERGUES Alain" w:date="2023-07-04T15:40:00Z">
        <w:r w:rsidR="0008060F">
          <w:rPr>
            <w:lang w:val="en-GB"/>
          </w:rPr>
          <w:t>ensus</w:t>
        </w:r>
      </w:ins>
      <w:r w:rsidRPr="00EB6FAE">
        <w:rPr>
          <w:lang w:val="en-GB"/>
        </w:rPr>
        <w:t xml:space="preserve"> </w:t>
      </w:r>
      <w:del w:id="1307" w:author="CAIZERGUES Alain" w:date="2023-07-04T15:40:00Z">
        <w:r w:rsidRPr="00EB6FAE" w:rsidDel="0008060F">
          <w:rPr>
            <w:lang w:val="en-GB"/>
          </w:rPr>
          <w:delText>serie</w:delText>
        </w:r>
      </w:del>
      <w:ins w:id="1308" w:author="CAIZERGUES Alain" w:date="2023-07-04T15:40:00Z">
        <w:r w:rsidR="0008060F" w:rsidRPr="00EB6FAE">
          <w:rPr>
            <w:lang w:val="en-GB"/>
          </w:rPr>
          <w:t>series</w:t>
        </w:r>
      </w:ins>
      <w:del w:id="1309" w:author="CAIZERGUES Alain" w:date="2023-07-04T15:40:00Z">
        <w:r w:rsidRPr="00EB6FAE" w:rsidDel="0008060F">
          <w:rPr>
            <w:lang w:val="en-GB"/>
          </w:rPr>
          <w:delText>s</w:delText>
        </w:r>
      </w:del>
      <w:r w:rsidRPr="00EB6FAE">
        <w:rPr>
          <w:lang w:val="en-GB"/>
        </w:rPr>
        <w:t xml:space="preserve"> of the GB population. </w:t>
      </w:r>
      <w:ins w:id="1310" w:author="CAIZERGUES Alain" w:date="2023-07-03T15:34:00Z">
        <w:r w:rsidR="00660B43">
          <w:rPr>
            <w:lang w:val="en-GB"/>
          </w:rPr>
          <w:t xml:space="preserve"> </w:t>
        </w:r>
      </w:ins>
      <w:ins w:id="1311" w:author="CAIZERGUES Alain" w:date="2023-07-04T15:41:00Z">
        <w:r w:rsidR="0008060F">
          <w:rPr>
            <w:lang w:val="en-GB"/>
          </w:rPr>
          <w:t xml:space="preserve">Proportions of juveniles could be estimated from culled individuals </w:t>
        </w:r>
      </w:ins>
      <w:ins w:id="1312" w:author="CAIZERGUES Alain" w:date="2023-07-04T15:44:00Z">
        <w:r w:rsidR="007576F2">
          <w:rPr>
            <w:lang w:val="en-GB"/>
          </w:rPr>
          <w:t>by checking</w:t>
        </w:r>
      </w:ins>
      <w:ins w:id="1313" w:author="CAIZERGUES Alain" w:date="2023-07-04T15:41:00Z">
        <w:r w:rsidR="0008060F">
          <w:rPr>
            <w:lang w:val="en-GB"/>
          </w:rPr>
          <w:t xml:space="preserve"> </w:t>
        </w:r>
      </w:ins>
      <w:ins w:id="1314" w:author="CAIZERGUES Alain" w:date="2023-07-04T15:42:00Z">
        <w:r w:rsidR="0008060F">
          <w:rPr>
            <w:lang w:val="en-GB"/>
          </w:rPr>
          <w:t>t</w:t>
        </w:r>
      </w:ins>
      <w:del w:id="1315" w:author="CAIZERGUES Alain" w:date="2023-07-04T15:42:00Z">
        <w:r w:rsidRPr="00EB6FAE" w:rsidDel="0008060F">
          <w:rPr>
            <w:lang w:val="en-GB"/>
          </w:rPr>
          <w:delText>T</w:delText>
        </w:r>
      </w:del>
      <w:r w:rsidRPr="00EB6FAE">
        <w:rPr>
          <w:lang w:val="en-GB"/>
        </w:rPr>
        <w:t xml:space="preserve">he presence of the bursa of </w:t>
      </w:r>
      <w:proofErr w:type="spellStart"/>
      <w:r w:rsidRPr="00EB6FAE">
        <w:rPr>
          <w:lang w:val="en-GB"/>
        </w:rPr>
        <w:t>Fabricius</w:t>
      </w:r>
      <w:proofErr w:type="spellEnd"/>
      <w:r w:rsidRPr="00EB6FAE">
        <w:rPr>
          <w:lang w:val="en-GB"/>
        </w:rPr>
        <w:t xml:space="preserve"> </w:t>
      </w:r>
      <w:ins w:id="1316" w:author="CAIZERGUES Alain" w:date="2023-07-04T15:44:00Z">
        <w:r w:rsidR="007576F2">
          <w:rPr>
            <w:lang w:val="en-GB"/>
          </w:rPr>
          <w:t xml:space="preserve">(which is present </w:t>
        </w:r>
      </w:ins>
      <w:del w:id="1317" w:author="CAIZERGUES Alain" w:date="2023-07-04T15:44:00Z">
        <w:r w:rsidRPr="00EB6FAE" w:rsidDel="007576F2">
          <w:rPr>
            <w:lang w:val="en-GB"/>
          </w:rPr>
          <w:delText xml:space="preserve">enables </w:delText>
        </w:r>
      </w:del>
      <w:ins w:id="1318" w:author="CAIZERGUES Alain" w:date="2023-07-04T15:44:00Z">
        <w:r w:rsidR="007576F2">
          <w:rPr>
            <w:lang w:val="en-GB"/>
          </w:rPr>
          <w:t xml:space="preserve">in </w:t>
        </w:r>
      </w:ins>
      <w:r w:rsidRPr="00EB6FAE">
        <w:rPr>
          <w:lang w:val="en-GB"/>
        </w:rPr>
        <w:t xml:space="preserve">immature </w:t>
      </w:r>
      <w:ins w:id="1319" w:author="CAIZERGUES Alain" w:date="2023-07-04T15:45:00Z">
        <w:r w:rsidR="007576F2">
          <w:rPr>
            <w:lang w:val="en-GB"/>
          </w:rPr>
          <w:t xml:space="preserve">only, </w:t>
        </w:r>
      </w:ins>
      <w:del w:id="1320" w:author="CAIZERGUES Alain" w:date="2023-07-04T15:45:00Z">
        <w:r w:rsidRPr="00EB6FAE" w:rsidDel="007576F2">
          <w:rPr>
            <w:lang w:val="en-GB"/>
          </w:rPr>
          <w:delText>to be identified with certainty (</w:delText>
        </w:r>
      </w:del>
      <w:r w:rsidR="009D213B">
        <w:fldChar w:fldCharType="begin"/>
      </w:r>
      <w:r w:rsidR="009D213B" w:rsidRPr="007D5C72">
        <w:rPr>
          <w:lang w:val="en-GB"/>
          <w:rPrChange w:id="1321" w:author="CAIZERGUES Alain" w:date="2023-09-05T15:57:00Z">
            <w:rPr/>
          </w:rPrChange>
        </w:rPr>
        <w:instrText xml:space="preserve"> HYPERLINK \l "ref-Hochbaum1942" \h </w:instrText>
      </w:r>
      <w:r w:rsidR="009D213B">
        <w:fldChar w:fldCharType="separate"/>
      </w:r>
      <w:proofErr w:type="spellStart"/>
      <w:r w:rsidRPr="00EB6FAE">
        <w:rPr>
          <w:rStyle w:val="Lienhypertexte"/>
          <w:lang w:val="en-GB"/>
        </w:rPr>
        <w:t>Hochbaum</w:t>
      </w:r>
      <w:proofErr w:type="spellEnd"/>
      <w:r w:rsidRPr="00EB6FAE">
        <w:rPr>
          <w:rStyle w:val="Lienhypertexte"/>
          <w:lang w:val="en-GB"/>
        </w:rPr>
        <w:t>, 1942</w:t>
      </w:r>
      <w:r w:rsidR="009D213B">
        <w:rPr>
          <w:rStyle w:val="Lienhypertexte"/>
          <w:lang w:val="en-GB"/>
        </w:rPr>
        <w:fldChar w:fldCharType="end"/>
      </w:r>
      <w:ins w:id="1322" w:author="CAIZERGUES Alain" w:date="2023-07-04T15:45:00Z">
        <w:r w:rsidR="007576F2" w:rsidRPr="007576F2">
          <w:rPr>
            <w:rStyle w:val="Lienhypertexte"/>
            <w:lang w:val="en-GB"/>
            <w:rPrChange w:id="1323" w:author="CAIZERGUES Alain" w:date="2023-07-04T15:45:00Z">
              <w:rPr>
                <w:rStyle w:val="Lienhypertexte"/>
              </w:rPr>
            </w:rPrChange>
          </w:rPr>
          <w:t xml:space="preserve"> ; see </w:t>
        </w:r>
      </w:ins>
      <w:del w:id="1324" w:author="CAIZERGUES Alain" w:date="2023-07-04T15:45:00Z">
        <w:r w:rsidRPr="00EB6FAE" w:rsidDel="007576F2">
          <w:rPr>
            <w:lang w:val="en-GB"/>
          </w:rPr>
          <w:delText xml:space="preserve">). </w:delText>
        </w:r>
        <w:commentRangeEnd w:id="1301"/>
        <w:r w:rsidR="00A60797" w:rsidDel="007576F2">
          <w:rPr>
            <w:rStyle w:val="Marquedecommentaire"/>
          </w:rPr>
          <w:commentReference w:id="1301"/>
        </w:r>
        <w:r w:rsidRPr="00EB6FAE" w:rsidDel="007576F2">
          <w:rPr>
            <w:lang w:val="en-GB"/>
          </w:rPr>
          <w:delText xml:space="preserve">The estimation of the proportion of immatures in removals is then straightforward, see </w:delText>
        </w:r>
      </w:del>
      <w:r w:rsidRPr="00EB6FAE">
        <w:rPr>
          <w:lang w:val="en-GB"/>
        </w:rPr>
        <w:t xml:space="preserve">Equation (2.7). </w:t>
      </w:r>
      <w:ins w:id="1325" w:author="CAIZERGUES Alain" w:date="2023-07-03T15:34:00Z">
        <w:r w:rsidR="00660B43">
          <w:rPr>
            <w:lang w:val="en-GB"/>
          </w:rPr>
          <w:t xml:space="preserve"> </w:t>
        </w:r>
      </w:ins>
      <w:r w:rsidRPr="00EB6FAE">
        <w:rPr>
          <w:lang w:val="en-GB"/>
        </w:rPr>
        <w:t xml:space="preserve">Adult survival and recruitment rates were then estimated by combining this proportion and Equation (2.3). </w:t>
      </w:r>
      <w:ins w:id="1326" w:author="CAIZERGUES Alain" w:date="2023-07-03T15:34:00Z">
        <w:r w:rsidR="00660B43">
          <w:rPr>
            <w:lang w:val="en-GB"/>
          </w:rPr>
          <w:t xml:space="preserve"> </w:t>
        </w:r>
      </w:ins>
      <w:del w:id="1327" w:author="CAIZERGUES Alain" w:date="2023-07-04T15:46:00Z">
        <w:r w:rsidRPr="00EB6FAE" w:rsidDel="007576F2">
          <w:rPr>
            <w:lang w:val="en-GB"/>
          </w:rPr>
          <w:delText>We discussed the ability of the count-based method to accurately track the interannual variability by comparing the outputs of the two methods</w:delText>
        </w:r>
      </w:del>
    </w:p>
    <w:p w14:paraId="78A28B66" w14:textId="77777777" w:rsidR="007576F2" w:rsidRDefault="007576F2">
      <w:pPr>
        <w:pStyle w:val="FirstParagraph"/>
        <w:rPr>
          <w:ins w:id="1328" w:author="CAIZERGUES Alain" w:date="2023-07-04T15:46:00Z"/>
          <w:lang w:val="en-GB"/>
        </w:rPr>
      </w:pPr>
    </w:p>
    <w:p w14:paraId="677BD93C" w14:textId="4284B863" w:rsidR="00AC35CD" w:rsidRPr="00EB6FAE" w:rsidRDefault="00B404E8">
      <w:pPr>
        <w:pStyle w:val="FirstParagraph"/>
        <w:rPr>
          <w:lang w:val="en-GB"/>
        </w:rPr>
      </w:pPr>
      <w:del w:id="1329" w:author="CAIZERGUES Alain" w:date="2023-07-04T15:46:00Z">
        <w:r w:rsidRPr="00EB6FAE" w:rsidDel="007576F2">
          <w:rPr>
            <w:lang w:val="en-GB"/>
          </w:rPr>
          <w:delText>.</w:delText>
        </w:r>
      </w:del>
    </w:p>
    <w:tbl>
      <w:tblPr>
        <w:tblStyle w:val="Table"/>
        <w:tblW w:w="5000" w:type="pct"/>
        <w:tblLook w:val="0020" w:firstRow="1" w:lastRow="0" w:firstColumn="0" w:lastColumn="0" w:noHBand="0" w:noVBand="0"/>
      </w:tblPr>
      <w:tblGrid>
        <w:gridCol w:w="860"/>
        <w:gridCol w:w="783"/>
        <w:gridCol w:w="7763"/>
      </w:tblGrid>
      <w:tr w:rsidR="00AC35CD" w14:paraId="44435A87" w14:textId="77777777" w:rsidTr="00AC35CD">
        <w:trPr>
          <w:cnfStyle w:val="100000000000" w:firstRow="1" w:lastRow="0" w:firstColumn="0" w:lastColumn="0" w:oddVBand="0" w:evenVBand="0" w:oddHBand="0" w:evenHBand="0" w:firstRowFirstColumn="0" w:firstRowLastColumn="0" w:lastRowFirstColumn="0" w:lastRowLastColumn="0"/>
          <w:tblHeader/>
        </w:trPr>
        <w:tc>
          <w:tcPr>
            <w:tcW w:w="0" w:type="auto"/>
          </w:tcPr>
          <w:p w14:paraId="1549BB53" w14:textId="77777777" w:rsidR="00AC35CD" w:rsidRDefault="00B404E8">
            <w:pPr>
              <w:pStyle w:val="Compact"/>
            </w:pPr>
            <w:r>
              <w:t>Name</w:t>
            </w:r>
          </w:p>
        </w:tc>
        <w:tc>
          <w:tcPr>
            <w:tcW w:w="0" w:type="auto"/>
          </w:tcPr>
          <w:p w14:paraId="48A4218A" w14:textId="77777777" w:rsidR="00AC35CD" w:rsidRDefault="00B404E8">
            <w:pPr>
              <w:pStyle w:val="Compact"/>
            </w:pPr>
            <w:r>
              <w:t>Class</w:t>
            </w:r>
          </w:p>
        </w:tc>
        <w:tc>
          <w:tcPr>
            <w:tcW w:w="0" w:type="auto"/>
          </w:tcPr>
          <w:p w14:paraId="5BA7826C" w14:textId="77777777" w:rsidR="00AC35CD" w:rsidRDefault="00B404E8">
            <w:pPr>
              <w:pStyle w:val="Compact"/>
            </w:pPr>
            <w:r>
              <w:t>Description</w:t>
            </w:r>
          </w:p>
        </w:tc>
      </w:tr>
      <w:tr w:rsidR="00AC35CD" w:rsidRPr="001954C3" w14:paraId="39C208B5" w14:textId="77777777">
        <w:tc>
          <w:tcPr>
            <w:tcW w:w="0" w:type="auto"/>
          </w:tcPr>
          <w:p w14:paraId="66F4B918" w14:textId="77777777" w:rsidR="00AC35CD" w:rsidRDefault="00B404E8">
            <w:pPr>
              <w:pStyle w:val="Compact"/>
            </w:pPr>
            <m:oMathPara>
              <m:oMath>
                <m:r>
                  <w:rPr>
                    <w:rFonts w:ascii="Cambria Math" w:hAnsi="Cambria Math"/>
                  </w:rPr>
                  <m:t>S</m:t>
                </m:r>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0" w:type="auto"/>
          </w:tcPr>
          <w:p w14:paraId="556DB592" w14:textId="77777777" w:rsidR="00AC35CD" w:rsidRDefault="00B404E8">
            <w:pPr>
              <w:pStyle w:val="Compact"/>
            </w:pPr>
            <w:r>
              <w:t>Data</w:t>
            </w:r>
          </w:p>
        </w:tc>
        <w:tc>
          <w:tcPr>
            <w:tcW w:w="0" w:type="auto"/>
          </w:tcPr>
          <w:p w14:paraId="6CDB726F" w14:textId="77777777" w:rsidR="00AC35CD" w:rsidRPr="00EB6FAE" w:rsidRDefault="00B404E8">
            <w:pPr>
              <w:pStyle w:val="Compact"/>
              <w:rPr>
                <w:lang w:val="en-GB"/>
              </w:rPr>
            </w:pPr>
            <w:r w:rsidRPr="00EB6FAE">
              <w:rPr>
                <w:lang w:val="en-GB"/>
              </w:rPr>
              <w:t xml:space="preserve">Number of immatures sampled in the wintering population </w:t>
            </w:r>
            <m:oMath>
              <m:r>
                <w:rPr>
                  <w:rFonts w:ascii="Cambria Math" w:hAnsi="Cambria Math"/>
                </w:rPr>
                <m:t>i</m:t>
              </m:r>
            </m:oMath>
            <w:r w:rsidRPr="00EB6FAE">
              <w:rPr>
                <w:lang w:val="en-GB"/>
              </w:rPr>
              <w:t xml:space="preserve"> in year </w:t>
            </w:r>
            <m:oMath>
              <m:r>
                <w:rPr>
                  <w:rFonts w:ascii="Cambria Math" w:hAnsi="Cambria Math"/>
                </w:rPr>
                <m:t>t</m:t>
              </m:r>
            </m:oMath>
          </w:p>
        </w:tc>
      </w:tr>
      <w:tr w:rsidR="00AC35CD" w:rsidRPr="001954C3" w14:paraId="051FF22C" w14:textId="77777777">
        <w:tc>
          <w:tcPr>
            <w:tcW w:w="0" w:type="auto"/>
          </w:tcPr>
          <w:p w14:paraId="63D4CF4F" w14:textId="77777777" w:rsidR="00AC35CD" w:rsidRDefault="001954C3">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0" w:type="auto"/>
          </w:tcPr>
          <w:p w14:paraId="7621F571" w14:textId="77777777" w:rsidR="00AC35CD" w:rsidRDefault="00B404E8">
            <w:pPr>
              <w:pStyle w:val="Compact"/>
            </w:pPr>
            <w:r>
              <w:t>Data</w:t>
            </w:r>
          </w:p>
        </w:tc>
        <w:tc>
          <w:tcPr>
            <w:tcW w:w="0" w:type="auto"/>
          </w:tcPr>
          <w:p w14:paraId="0FD1F7E6" w14:textId="77777777" w:rsidR="00AC35CD" w:rsidRPr="00EB6FAE" w:rsidRDefault="00B404E8">
            <w:pPr>
              <w:pStyle w:val="Compact"/>
              <w:rPr>
                <w:lang w:val="en-GB"/>
              </w:rPr>
            </w:pPr>
            <w:r w:rsidRPr="00EB6FAE">
              <w:rPr>
                <w:lang w:val="en-GB"/>
              </w:rPr>
              <w:t xml:space="preserve">Number of individuals sampled in the wintering population </w:t>
            </w:r>
            <m:oMath>
              <m:r>
                <w:rPr>
                  <w:rFonts w:ascii="Cambria Math" w:hAnsi="Cambria Math"/>
                </w:rPr>
                <m:t>i</m:t>
              </m:r>
            </m:oMath>
            <w:r w:rsidRPr="00EB6FAE">
              <w:rPr>
                <w:lang w:val="en-GB"/>
              </w:rPr>
              <w:t xml:space="preserve"> in year </w:t>
            </w:r>
            <m:oMath>
              <m:r>
                <w:rPr>
                  <w:rFonts w:ascii="Cambria Math" w:hAnsi="Cambria Math"/>
                </w:rPr>
                <m:t>t</m:t>
              </m:r>
            </m:oMath>
          </w:p>
        </w:tc>
      </w:tr>
    </w:tbl>
    <w:p w14:paraId="359A3DA1" w14:textId="77777777" w:rsidR="00AC35CD" w:rsidRPr="001954C3" w:rsidRDefault="00B404E8">
      <w:pPr>
        <w:pStyle w:val="Corpsdetexte"/>
        <w:rPr>
          <w:lang w:val="en-US"/>
          <w:rPrChange w:id="1330" w:author="TABLEAU Adrien" w:date="2024-05-16T09:31:00Z">
            <w:rPr>
              <w:lang w:val="en-GB"/>
            </w:rPr>
          </w:rPrChange>
        </w:rPr>
      </w:pPr>
      <w:r w:rsidRPr="001954C3">
        <w:rPr>
          <w:lang w:val="en-US"/>
          <w:rPrChange w:id="1331" w:author="TABLEAU Adrien" w:date="2024-05-16T09:31:00Z">
            <w:rPr>
              <w:lang w:val="en-GB"/>
            </w:rPr>
          </w:rPrChange>
        </w:rPr>
        <w:t>$$\begin{equation} SI</w:t>
      </w:r>
      <w:proofErr w:type="gramStart"/>
      <w:r w:rsidRPr="001954C3">
        <w:rPr>
          <w:lang w:val="en-US"/>
          <w:rPrChange w:id="1332" w:author="TABLEAU Adrien" w:date="2024-05-16T09:31:00Z">
            <w:rPr>
              <w:lang w:val="en-GB"/>
            </w:rPr>
          </w:rPrChange>
        </w:rPr>
        <w:t>_{</w:t>
      </w:r>
      <w:proofErr w:type="spellStart"/>
      <w:proofErr w:type="gramEnd"/>
      <w:r w:rsidRPr="001954C3">
        <w:rPr>
          <w:lang w:val="en-US"/>
          <w:rPrChange w:id="1333" w:author="TABLEAU Adrien" w:date="2024-05-16T09:31:00Z">
            <w:rPr>
              <w:lang w:val="en-GB"/>
            </w:rPr>
          </w:rPrChange>
        </w:rPr>
        <w:t>i</w:t>
      </w:r>
      <w:proofErr w:type="spellEnd"/>
      <w:r w:rsidRPr="001954C3">
        <w:rPr>
          <w:lang w:val="en-US"/>
          <w:rPrChange w:id="1334" w:author="TABLEAU Adrien" w:date="2024-05-16T09:31:00Z">
            <w:rPr>
              <w:lang w:val="en-GB"/>
            </w:rPr>
          </w:rPrChange>
        </w:rPr>
        <w:t xml:space="preserve">, t} \sim {\sf </w:t>
      </w:r>
      <w:proofErr w:type="spellStart"/>
      <w:r w:rsidRPr="001954C3">
        <w:rPr>
          <w:lang w:val="en-US"/>
          <w:rPrChange w:id="1335" w:author="TABLEAU Adrien" w:date="2024-05-16T09:31:00Z">
            <w:rPr>
              <w:lang w:val="en-GB"/>
            </w:rPr>
          </w:rPrChange>
        </w:rPr>
        <w:t>Binom</w:t>
      </w:r>
      <w:proofErr w:type="spellEnd"/>
      <w:r w:rsidRPr="001954C3">
        <w:rPr>
          <w:lang w:val="en-US"/>
          <w:rPrChange w:id="1336" w:author="TABLEAU Adrien" w:date="2024-05-16T09:31:00Z">
            <w:rPr>
              <w:lang w:val="en-GB"/>
            </w:rPr>
          </w:rPrChange>
        </w:rPr>
        <w:t>}(p(</w:t>
      </w:r>
      <w:proofErr w:type="spellStart"/>
      <w:r w:rsidRPr="001954C3">
        <w:rPr>
          <w:lang w:val="en-US"/>
          <w:rPrChange w:id="1337" w:author="TABLEAU Adrien" w:date="2024-05-16T09:31:00Z">
            <w:rPr>
              <w:lang w:val="en-GB"/>
            </w:rPr>
          </w:rPrChange>
        </w:rPr>
        <w:t>i</w:t>
      </w:r>
      <w:proofErr w:type="spellEnd"/>
      <w:r w:rsidRPr="001954C3">
        <w:rPr>
          <w:lang w:val="en-US"/>
          <w:rPrChange w:id="1338" w:author="TABLEAU Adrien" w:date="2024-05-16T09:31:00Z">
            <w:rPr>
              <w:lang w:val="en-GB"/>
            </w:rPr>
          </w:rPrChange>
        </w:rPr>
        <w:t>)_{</w:t>
      </w:r>
      <w:proofErr w:type="spellStart"/>
      <w:r w:rsidRPr="001954C3">
        <w:rPr>
          <w:lang w:val="en-US"/>
          <w:rPrChange w:id="1339" w:author="TABLEAU Adrien" w:date="2024-05-16T09:31:00Z">
            <w:rPr>
              <w:lang w:val="en-GB"/>
            </w:rPr>
          </w:rPrChange>
        </w:rPr>
        <w:t>i</w:t>
      </w:r>
      <w:proofErr w:type="spellEnd"/>
      <w:r w:rsidRPr="001954C3">
        <w:rPr>
          <w:lang w:val="en-US"/>
          <w:rPrChange w:id="1340" w:author="TABLEAU Adrien" w:date="2024-05-16T09:31:00Z">
            <w:rPr>
              <w:lang w:val="en-GB"/>
            </w:rPr>
          </w:rPrChange>
        </w:rPr>
        <w:t>, t}, S_{</w:t>
      </w:r>
      <w:proofErr w:type="spellStart"/>
      <w:r w:rsidRPr="001954C3">
        <w:rPr>
          <w:lang w:val="en-US"/>
          <w:rPrChange w:id="1341" w:author="TABLEAU Adrien" w:date="2024-05-16T09:31:00Z">
            <w:rPr>
              <w:lang w:val="en-GB"/>
            </w:rPr>
          </w:rPrChange>
        </w:rPr>
        <w:t>i</w:t>
      </w:r>
      <w:proofErr w:type="spellEnd"/>
      <w:r w:rsidRPr="001954C3">
        <w:rPr>
          <w:lang w:val="en-US"/>
          <w:rPrChange w:id="1342" w:author="TABLEAU Adrien" w:date="2024-05-16T09:31:00Z">
            <w:rPr>
              <w:lang w:val="en-GB"/>
            </w:rPr>
          </w:rPrChange>
        </w:rPr>
        <w:t>, t}) \</w:t>
      </w:r>
      <w:proofErr w:type="spellStart"/>
      <w:r w:rsidRPr="001954C3">
        <w:rPr>
          <w:lang w:val="en-US"/>
          <w:rPrChange w:id="1343" w:author="TABLEAU Adrien" w:date="2024-05-16T09:31:00Z">
            <w:rPr>
              <w:lang w:val="en-GB"/>
            </w:rPr>
          </w:rPrChange>
        </w:rPr>
        <w:t>qquad</w:t>
      </w:r>
      <w:proofErr w:type="spellEnd"/>
      <w:r w:rsidRPr="001954C3">
        <w:rPr>
          <w:lang w:val="en-US"/>
          <w:rPrChange w:id="1344" w:author="TABLEAU Adrien" w:date="2024-05-16T09:31:00Z">
            <w:rPr>
              <w:lang w:val="en-GB"/>
            </w:rPr>
          </w:rPrChange>
        </w:rPr>
        <w:t>(2.7) \end{equation}$$</w:t>
      </w:r>
    </w:p>
    <w:p w14:paraId="793B1370" w14:textId="217D52A0" w:rsidR="00AC35CD" w:rsidRPr="00EB6FAE" w:rsidRDefault="00B404E8">
      <w:pPr>
        <w:pStyle w:val="Titre2"/>
        <w:rPr>
          <w:lang w:val="en-GB"/>
        </w:rPr>
      </w:pPr>
      <w:bookmarkStart w:id="1345" w:name="HARV"/>
      <w:bookmarkEnd w:id="992"/>
      <w:r w:rsidRPr="00EB6FAE">
        <w:rPr>
          <w:rStyle w:val="SectionNumber"/>
          <w:lang w:val="en-GB"/>
        </w:rPr>
        <w:t>2.3</w:t>
      </w:r>
      <w:r w:rsidRPr="00EB6FAE">
        <w:rPr>
          <w:lang w:val="en-GB"/>
        </w:rPr>
        <w:tab/>
      </w:r>
      <w:ins w:id="1346" w:author="CAIZERGUES Alain" w:date="2023-09-13T11:43:00Z">
        <w:r w:rsidR="0089366C">
          <w:rPr>
            <w:lang w:val="en-GB"/>
          </w:rPr>
          <w:t>Assessing the i</w:t>
        </w:r>
      </w:ins>
      <w:del w:id="1347" w:author="CAIZERGUES Alain" w:date="2023-09-13T11:43:00Z">
        <w:r w:rsidRPr="00EB6FAE" w:rsidDel="0089366C">
          <w:rPr>
            <w:lang w:val="en-GB"/>
          </w:rPr>
          <w:delText>I</w:delText>
        </w:r>
      </w:del>
      <w:r w:rsidRPr="00EB6FAE">
        <w:rPr>
          <w:lang w:val="en-GB"/>
        </w:rPr>
        <w:t>mpact of culling strategies</w:t>
      </w:r>
      <w:del w:id="1348" w:author="CAIZERGUES Alain" w:date="2023-09-13T11:43:00Z">
        <w:r w:rsidRPr="00EB6FAE" w:rsidDel="0089366C">
          <w:rPr>
            <w:lang w:val="en-GB"/>
          </w:rPr>
          <w:delText xml:space="preserve"> on vital rates</w:delText>
        </w:r>
      </w:del>
    </w:p>
    <w:p w14:paraId="6A65BA9A" w14:textId="7B53FCFB" w:rsidR="00AC35CD" w:rsidRDefault="00B404E8">
      <w:pPr>
        <w:pStyle w:val="FirstParagraph"/>
        <w:spacing w:line="480" w:lineRule="auto"/>
        <w:jc w:val="both"/>
        <w:rPr>
          <w:ins w:id="1349" w:author="CAIZERGUES Alain" w:date="2023-07-04T16:12:00Z"/>
          <w:lang w:val="en-GB"/>
        </w:rPr>
        <w:pPrChange w:id="1350" w:author="CAIZERGUES Alain" w:date="2023-09-14T17:03:00Z">
          <w:pPr>
            <w:pStyle w:val="FirstParagraph"/>
          </w:pPr>
        </w:pPrChange>
      </w:pPr>
      <w:del w:id="1351" w:author="CAIZERGUES Alain" w:date="2023-07-04T15:46:00Z">
        <w:r w:rsidRPr="00EB6FAE" w:rsidDel="00904D1D">
          <w:rPr>
            <w:lang w:val="en-GB"/>
          </w:rPr>
          <w:delText xml:space="preserve">Over </w:delText>
        </w:r>
      </w:del>
      <w:ins w:id="1352" w:author="CAIZERGUES Alain" w:date="2023-07-04T15:46:00Z">
        <w:r w:rsidR="00904D1D">
          <w:rPr>
            <w:lang w:val="en-GB"/>
          </w:rPr>
          <w:t>During</w:t>
        </w:r>
        <w:r w:rsidR="00904D1D" w:rsidRPr="00EB6FAE">
          <w:rPr>
            <w:lang w:val="en-GB"/>
          </w:rPr>
          <w:t xml:space="preserve"> </w:t>
        </w:r>
        <w:r w:rsidR="00904D1D">
          <w:rPr>
            <w:lang w:val="en-GB"/>
          </w:rPr>
          <w:t>period when c</w:t>
        </w:r>
      </w:ins>
      <w:del w:id="1353" w:author="CAIZERGUES Alain" w:date="2023-07-04T15:46:00Z">
        <w:r w:rsidRPr="00EB6FAE" w:rsidDel="00904D1D">
          <w:rPr>
            <w:lang w:val="en-GB"/>
          </w:rPr>
          <w:delText>the high c</w:delText>
        </w:r>
      </w:del>
      <w:r w:rsidRPr="00EB6FAE">
        <w:rPr>
          <w:lang w:val="en-GB"/>
        </w:rPr>
        <w:t xml:space="preserve">ulling </w:t>
      </w:r>
      <w:ins w:id="1354" w:author="CAIZERGUES Alain" w:date="2023-07-04T15:47:00Z">
        <w:r w:rsidR="00904D1D">
          <w:rPr>
            <w:lang w:val="en-GB"/>
          </w:rPr>
          <w:t>effort was high</w:t>
        </w:r>
      </w:ins>
      <w:del w:id="1355" w:author="CAIZERGUES Alain" w:date="2023-07-04T15:47:00Z">
        <w:r w:rsidRPr="00EB6FAE" w:rsidDel="00904D1D">
          <w:rPr>
            <w:lang w:val="en-GB"/>
          </w:rPr>
          <w:delText>period,</w:delText>
        </w:r>
      </w:del>
      <w:r w:rsidRPr="00EB6FAE">
        <w:rPr>
          <w:lang w:val="en-GB"/>
        </w:rPr>
        <w:t xml:space="preserve"> </w:t>
      </w:r>
      <w:ins w:id="1356" w:author="CAIZERGUES Alain" w:date="2023-07-04T15:47:00Z">
        <w:r w:rsidR="00904D1D">
          <w:rPr>
            <w:lang w:val="en-GB"/>
          </w:rPr>
          <w:t>(</w:t>
        </w:r>
      </w:ins>
      <w:r w:rsidRPr="00EB6FAE">
        <w:rPr>
          <w:lang w:val="en-GB"/>
        </w:rPr>
        <w:t>i.e. from 2006 onwards</w:t>
      </w:r>
      <w:ins w:id="1357" w:author="CAIZERGUES Alain" w:date="2023-07-04T15:47:00Z">
        <w:r w:rsidR="00904D1D">
          <w:rPr>
            <w:lang w:val="en-GB"/>
          </w:rPr>
          <w:t>),</w:t>
        </w:r>
      </w:ins>
      <w:del w:id="1358" w:author="CAIZERGUES Alain" w:date="2023-07-04T15:47:00Z">
        <w:r w:rsidRPr="00EB6FAE" w:rsidDel="00904D1D">
          <w:rPr>
            <w:lang w:val="en-GB"/>
          </w:rPr>
          <w:delText>,</w:delText>
        </w:r>
      </w:del>
      <w:r w:rsidRPr="00EB6FAE">
        <w:rPr>
          <w:lang w:val="en-GB"/>
        </w:rPr>
        <w:t xml:space="preserve"> </w:t>
      </w:r>
      <w:ins w:id="1359" w:author="CAIZERGUES Alain" w:date="2023-07-04T15:47:00Z">
        <w:r w:rsidR="00904D1D">
          <w:rPr>
            <w:lang w:val="en-GB"/>
          </w:rPr>
          <w:t xml:space="preserve">eradication </w:t>
        </w:r>
      </w:ins>
      <w:r w:rsidRPr="00EB6FAE">
        <w:rPr>
          <w:lang w:val="en-GB"/>
        </w:rPr>
        <w:t xml:space="preserve">strategies differed between Great Britain to France. </w:t>
      </w:r>
      <w:ins w:id="1360" w:author="CAIZERGUES Alain" w:date="2023-07-04T15:48:00Z">
        <w:r w:rsidR="00904D1D">
          <w:rPr>
            <w:lang w:val="en-GB"/>
          </w:rPr>
          <w:t xml:space="preserve"> </w:t>
        </w:r>
      </w:ins>
      <w:r w:rsidRPr="00EB6FAE">
        <w:rPr>
          <w:lang w:val="en-GB"/>
        </w:rPr>
        <w:t>In Great Britain, culling mostly occurred in winter</w:t>
      </w:r>
      <w:del w:id="1361" w:author="CAIZERGUES Alain" w:date="2023-07-04T15:49:00Z">
        <w:r w:rsidRPr="00EB6FAE" w:rsidDel="00F846F9">
          <w:rPr>
            <w:lang w:val="en-GB"/>
          </w:rPr>
          <w:delText>, i.e. before the breeding period</w:delText>
        </w:r>
      </w:del>
      <w:r w:rsidRPr="00EB6FAE">
        <w:rPr>
          <w:lang w:val="en-GB"/>
        </w:rPr>
        <w:t xml:space="preserve"> (53.4% of adults were shot before the 30</w:t>
      </w:r>
      <w:r w:rsidRPr="00EB6FAE">
        <w:rPr>
          <w:vertAlign w:val="superscript"/>
          <w:lang w:val="en-GB"/>
        </w:rPr>
        <w:t>th</w:t>
      </w:r>
      <w:r w:rsidRPr="00EB6FAE">
        <w:rPr>
          <w:lang w:val="en-GB"/>
        </w:rPr>
        <w:t xml:space="preserve"> May), whereas it was mostly done </w:t>
      </w:r>
      <w:ins w:id="1362" w:author="CAIZERGUES Alain" w:date="2023-07-04T15:48:00Z">
        <w:r w:rsidR="00904D1D">
          <w:rPr>
            <w:lang w:val="en-GB"/>
          </w:rPr>
          <w:t xml:space="preserve">during the </w:t>
        </w:r>
      </w:ins>
      <w:del w:id="1363" w:author="CAIZERGUES Alain" w:date="2023-07-04T15:48:00Z">
        <w:r w:rsidRPr="00EB6FAE" w:rsidDel="00904D1D">
          <w:rPr>
            <w:lang w:val="en-GB"/>
          </w:rPr>
          <w:delText xml:space="preserve">in summer </w:delText>
        </w:r>
      </w:del>
      <w:ins w:id="1364" w:author="CAIZERGUES Alain" w:date="2023-07-04T15:48:00Z">
        <w:r w:rsidR="00904D1D">
          <w:rPr>
            <w:lang w:val="en-GB"/>
          </w:rPr>
          <w:t>breeding period</w:t>
        </w:r>
        <w:r w:rsidR="00904D1D" w:rsidRPr="00EB6FAE">
          <w:rPr>
            <w:lang w:val="en-GB"/>
          </w:rPr>
          <w:t xml:space="preserve"> </w:t>
        </w:r>
      </w:ins>
      <w:r w:rsidRPr="00EB6FAE">
        <w:rPr>
          <w:lang w:val="en-GB"/>
        </w:rPr>
        <w:t>in France</w:t>
      </w:r>
      <w:del w:id="1365" w:author="CAIZERGUES Alain" w:date="2023-07-04T15:48:00Z">
        <w:r w:rsidRPr="00EB6FAE" w:rsidDel="00904D1D">
          <w:rPr>
            <w:lang w:val="en-GB"/>
          </w:rPr>
          <w:delText>, i.e. during and after the breeding period</w:delText>
        </w:r>
      </w:del>
      <w:r w:rsidRPr="00EB6FAE">
        <w:rPr>
          <w:lang w:val="en-GB"/>
        </w:rPr>
        <w:t xml:space="preserve"> (81.6% of adults were shot after the 30</w:t>
      </w:r>
      <w:r w:rsidRPr="00EB6FAE">
        <w:rPr>
          <w:vertAlign w:val="superscript"/>
          <w:lang w:val="en-GB"/>
        </w:rPr>
        <w:t>th</w:t>
      </w:r>
      <w:r w:rsidRPr="00EB6FAE">
        <w:rPr>
          <w:lang w:val="en-GB"/>
        </w:rPr>
        <w:t xml:space="preserve"> May). </w:t>
      </w:r>
      <w:ins w:id="1366" w:author="CAIZERGUES Alain" w:date="2023-07-04T15:49:00Z">
        <w:r w:rsidR="00F846F9">
          <w:rPr>
            <w:lang w:val="en-GB"/>
          </w:rPr>
          <w:t xml:space="preserve"> We assessed whether or not these different strategies had a different impact </w:t>
        </w:r>
      </w:ins>
      <w:ins w:id="1367" w:author="CAIZERGUES Alain" w:date="2023-07-04T15:50:00Z">
        <w:r w:rsidR="00F846F9">
          <w:rPr>
            <w:lang w:val="en-GB"/>
          </w:rPr>
          <w:t xml:space="preserve">on populations by comparing </w:t>
        </w:r>
      </w:ins>
      <w:ins w:id="1368" w:author="CAIZERGUES Alain" w:date="2023-09-14T17:04:00Z">
        <w:r w:rsidR="00923BE9">
          <w:rPr>
            <w:lang w:val="en-GB"/>
          </w:rPr>
          <w:t xml:space="preserve">growth rates </w:t>
        </w:r>
      </w:ins>
      <w:ins w:id="1369" w:author="CAIZERGUES Alain" w:date="2023-07-04T15:55:00Z">
        <w:r w:rsidR="00513157">
          <w:rPr>
            <w:lang w:val="en-GB"/>
          </w:rPr>
          <w:t>and the relative effects of both recruitment and survival on them</w:t>
        </w:r>
      </w:ins>
      <w:ins w:id="1370" w:author="CAIZERGUES Alain" w:date="2023-07-04T15:56:00Z">
        <w:r w:rsidR="00513157">
          <w:rPr>
            <w:lang w:val="en-GB"/>
          </w:rPr>
          <w:t xml:space="preserve"> (</w:t>
        </w:r>
      </w:ins>
      <w:del w:id="1371" w:author="CAIZERGUES Alain" w:date="2023-07-04T15:55:00Z">
        <w:r w:rsidRPr="00EB6FAE" w:rsidDel="00513157">
          <w:rPr>
            <w:lang w:val="en-GB"/>
          </w:rPr>
          <w:delText xml:space="preserve">We compared the population growth of the two </w:delText>
        </w:r>
      </w:del>
      <w:del w:id="1372" w:author="CAIZERGUES Alain" w:date="2023-07-04T15:56:00Z">
        <w:r w:rsidRPr="00EB6FAE" w:rsidDel="00513157">
          <w:rPr>
            <w:lang w:val="en-GB"/>
          </w:rPr>
          <w:delText xml:space="preserve">populations in light of the difference between the two strategies and we assessed the respective response of the vital rates </w:delText>
        </w:r>
      </w:del>
      <w:r w:rsidRPr="00EB6FAE">
        <w:rPr>
          <w:lang w:val="en-GB"/>
        </w:rPr>
        <w:t xml:space="preserve">by comparing the average values over the high culling </w:t>
      </w:r>
      <w:ins w:id="1373" w:author="CAIZERGUES Alain" w:date="2023-07-04T15:57:00Z">
        <w:r w:rsidR="00513157">
          <w:rPr>
            <w:lang w:val="en-GB"/>
          </w:rPr>
          <w:t xml:space="preserve">effort </w:t>
        </w:r>
      </w:ins>
      <w:r w:rsidRPr="00EB6FAE">
        <w:rPr>
          <w:lang w:val="en-GB"/>
        </w:rPr>
        <w:t>period to proxies of maximum vital rates estimated when both populations reached their maximum growth</w:t>
      </w:r>
      <w:ins w:id="1374" w:author="CAIZERGUES Alain" w:date="2023-07-04T15:57:00Z">
        <w:r w:rsidR="00513157">
          <w:rPr>
            <w:lang w:val="en-GB"/>
          </w:rPr>
          <w:t>,</w:t>
        </w:r>
      </w:ins>
      <w:r w:rsidRPr="00EB6FAE">
        <w:rPr>
          <w:lang w:val="en-GB"/>
        </w:rPr>
        <w:t xml:space="preserve"> </w:t>
      </w:r>
      <w:del w:id="1375" w:author="CAIZERGUES Alain" w:date="2023-07-04T15:57:00Z">
        <w:r w:rsidRPr="00EB6FAE" w:rsidDel="00513157">
          <w:rPr>
            <w:lang w:val="en-GB"/>
          </w:rPr>
          <w:delText>(</w:delText>
        </w:r>
      </w:del>
      <w:r w:rsidRPr="00EB6FAE">
        <w:rPr>
          <w:lang w:val="en-GB"/>
        </w:rPr>
        <w:t xml:space="preserve">see Section 2.2). </w:t>
      </w:r>
      <w:ins w:id="1376" w:author="CAIZERGUES Alain" w:date="2023-09-14T17:05:00Z">
        <w:r w:rsidR="00923BE9">
          <w:rPr>
            <w:lang w:val="en-GB"/>
          </w:rPr>
          <w:t xml:space="preserve"> </w:t>
        </w:r>
      </w:ins>
      <w:r w:rsidRPr="00EB6FAE">
        <w:rPr>
          <w:lang w:val="en-GB"/>
        </w:rPr>
        <w:t xml:space="preserve">In France, a LIFE project was implemented </w:t>
      </w:r>
      <w:ins w:id="1377" w:author="CAIZERGUES Alain" w:date="2023-07-04T16:01:00Z">
        <w:r w:rsidR="00F06129">
          <w:rPr>
            <w:lang w:val="en-GB"/>
          </w:rPr>
          <w:t xml:space="preserve">by </w:t>
        </w:r>
      </w:ins>
      <w:del w:id="1378" w:author="CAIZERGUES Alain" w:date="2023-07-04T16:01:00Z">
        <w:r w:rsidRPr="00EB6FAE" w:rsidDel="00F06129">
          <w:rPr>
            <w:lang w:val="en-GB"/>
          </w:rPr>
          <w:delText xml:space="preserve">from </w:delText>
        </w:r>
      </w:del>
      <w:r w:rsidRPr="00EB6FAE">
        <w:rPr>
          <w:lang w:val="en-GB"/>
        </w:rPr>
        <w:t>early 2019</w:t>
      </w:r>
      <w:del w:id="1379" w:author="CAIZERGUES Alain" w:date="2023-07-04T16:01:00Z">
        <w:r w:rsidRPr="00EB6FAE" w:rsidDel="00F06129">
          <w:rPr>
            <w:lang w:val="en-GB"/>
          </w:rPr>
          <w:delText xml:space="preserve"> </w:delText>
        </w:r>
      </w:del>
      <w:ins w:id="1380" w:author="CAIZERGUES Alain" w:date="2023-07-04T16:01:00Z">
        <w:r w:rsidR="00F06129">
          <w:rPr>
            <w:lang w:val="en-GB"/>
          </w:rPr>
          <w:t xml:space="preserve"> </w:t>
        </w:r>
      </w:ins>
      <w:r w:rsidRPr="00EB6FAE">
        <w:rPr>
          <w:lang w:val="en-GB"/>
        </w:rPr>
        <w:t xml:space="preserve">to intensify the culling </w:t>
      </w:r>
      <w:ins w:id="1381" w:author="CAIZERGUES Alain" w:date="2023-07-04T16:01:00Z">
        <w:r w:rsidR="00F06129">
          <w:rPr>
            <w:lang w:val="en-GB"/>
          </w:rPr>
          <w:t>effort</w:t>
        </w:r>
      </w:ins>
      <w:del w:id="1382" w:author="CAIZERGUES Alain" w:date="2023-07-04T16:01:00Z">
        <w:r w:rsidRPr="00EB6FAE" w:rsidDel="00F06129">
          <w:rPr>
            <w:lang w:val="en-GB"/>
          </w:rPr>
          <w:delText>pressure</w:delText>
        </w:r>
      </w:del>
      <w:r w:rsidRPr="00EB6FAE">
        <w:rPr>
          <w:lang w:val="en-GB"/>
        </w:rPr>
        <w:t xml:space="preserve">, especially during winter and spring. </w:t>
      </w:r>
      <w:ins w:id="1383" w:author="CAIZERGUES Alain" w:date="2023-09-14T17:05:00Z">
        <w:r w:rsidR="00923BE9">
          <w:rPr>
            <w:lang w:val="en-GB"/>
          </w:rPr>
          <w:t xml:space="preserve"> </w:t>
        </w:r>
      </w:ins>
      <w:r w:rsidRPr="00EB6FAE">
        <w:rPr>
          <w:lang w:val="en-GB"/>
        </w:rPr>
        <w:t xml:space="preserve">We therefore excluded the FR time series from 2019 </w:t>
      </w:r>
      <w:ins w:id="1384" w:author="CAIZERGUES Alain" w:date="2023-07-04T16:10:00Z">
        <w:r w:rsidR="006A42D8">
          <w:rPr>
            <w:lang w:val="en-GB"/>
          </w:rPr>
          <w:t xml:space="preserve">onward </w:t>
        </w:r>
      </w:ins>
      <w:r w:rsidRPr="00EB6FAE">
        <w:rPr>
          <w:lang w:val="en-GB"/>
        </w:rPr>
        <w:t>in order to provide a comparison of homogeneous culling strategies.</w:t>
      </w:r>
    </w:p>
    <w:p w14:paraId="3DA06955" w14:textId="043ADE9B" w:rsidR="006F231B" w:rsidRPr="00923BE9" w:rsidRDefault="006F231B">
      <w:pPr>
        <w:pStyle w:val="Titre2"/>
        <w:rPr>
          <w:lang w:val="en-GB"/>
        </w:rPr>
        <w:pPrChange w:id="1385" w:author="CAIZERGUES Alain" w:date="2023-07-04T16:13:00Z">
          <w:pPr>
            <w:pStyle w:val="FirstParagraph"/>
          </w:pPr>
        </w:pPrChange>
      </w:pPr>
      <w:ins w:id="1386" w:author="CAIZERGUES Alain" w:date="2023-07-04T16:13:00Z">
        <w:r w:rsidRPr="00EB6FAE">
          <w:rPr>
            <w:rStyle w:val="SectionNumber"/>
            <w:lang w:val="en-GB"/>
          </w:rPr>
          <w:lastRenderedPageBreak/>
          <w:t>2.</w:t>
        </w:r>
        <w:r>
          <w:rPr>
            <w:rStyle w:val="SectionNumber"/>
            <w:lang w:val="en-GB"/>
          </w:rPr>
          <w:t>4</w:t>
        </w:r>
        <w:r w:rsidRPr="00EB6FAE">
          <w:rPr>
            <w:lang w:val="en-GB"/>
          </w:rPr>
          <w:tab/>
        </w:r>
        <w:r>
          <w:rPr>
            <w:lang w:val="en-GB"/>
          </w:rPr>
          <w:t xml:space="preserve">Statistical </w:t>
        </w:r>
      </w:ins>
      <w:ins w:id="1387" w:author="CAIZERGUES Alain" w:date="2023-09-13T11:43:00Z">
        <w:r w:rsidR="0089366C">
          <w:rPr>
            <w:lang w:val="en-GB"/>
          </w:rPr>
          <w:t xml:space="preserve">framework </w:t>
        </w:r>
      </w:ins>
    </w:p>
    <w:p w14:paraId="5BB49D28" w14:textId="00BFEC7F" w:rsidR="00AC35CD" w:rsidRPr="00EB6FAE" w:rsidRDefault="00B404E8">
      <w:pPr>
        <w:pStyle w:val="Corpsdetexte"/>
        <w:spacing w:line="480" w:lineRule="auto"/>
        <w:jc w:val="both"/>
        <w:rPr>
          <w:lang w:val="en-GB"/>
        </w:rPr>
        <w:pPrChange w:id="1388" w:author="CAIZERGUES Alain" w:date="2023-09-14T17:05:00Z">
          <w:pPr>
            <w:pStyle w:val="Corpsdetexte"/>
          </w:pPr>
        </w:pPrChange>
      </w:pPr>
      <w:del w:id="1389" w:author="CAIZERGUES Alain" w:date="2023-07-04T16:13:00Z">
        <w:r w:rsidRPr="00EB6FAE" w:rsidDel="006F231B">
          <w:rPr>
            <w:lang w:val="en-GB"/>
          </w:rPr>
          <w:delText>For a</w:delText>
        </w:r>
      </w:del>
      <w:del w:id="1390" w:author="CAIZERGUES Alain" w:date="2023-07-04T16:15:00Z">
        <w:r w:rsidRPr="00EB6FAE" w:rsidDel="0012709B">
          <w:rPr>
            <w:lang w:val="en-GB"/>
          </w:rPr>
          <w:delText xml:space="preserve">ll the sub-models in Section 2, </w:delText>
        </w:r>
      </w:del>
      <w:ins w:id="1391" w:author="CAIZERGUES Alain" w:date="2023-09-05T15:57:00Z">
        <w:r w:rsidR="007D5C72">
          <w:rPr>
            <w:lang w:val="en-GB"/>
          </w:rPr>
          <w:t>We used</w:t>
        </w:r>
      </w:ins>
      <w:del w:id="1392" w:author="CAIZERGUES Alain" w:date="2023-07-04T16:13:00Z">
        <w:r w:rsidRPr="00EB6FAE" w:rsidDel="006F231B">
          <w:rPr>
            <w:lang w:val="en-GB"/>
          </w:rPr>
          <w:delText>t</w:delText>
        </w:r>
      </w:del>
      <w:del w:id="1393" w:author="CAIZERGUES Alain" w:date="2023-09-05T15:57:00Z">
        <w:r w:rsidRPr="00EB6FAE" w:rsidDel="007D5C72">
          <w:rPr>
            <w:lang w:val="en-GB"/>
          </w:rPr>
          <w:delText>he</w:delText>
        </w:r>
      </w:del>
      <w:r w:rsidRPr="00EB6FAE">
        <w:rPr>
          <w:lang w:val="en-GB"/>
        </w:rPr>
        <w:t xml:space="preserve"> </w:t>
      </w:r>
      <w:ins w:id="1394" w:author="CAIZERGUES Alain" w:date="2023-09-05T15:57:00Z">
        <w:r w:rsidR="007D5C72">
          <w:rPr>
            <w:lang w:val="en-GB"/>
          </w:rPr>
          <w:t xml:space="preserve">the </w:t>
        </w:r>
        <w:proofErr w:type="spellStart"/>
        <w:r w:rsidR="007D5C72">
          <w:rPr>
            <w:lang w:val="en-GB"/>
          </w:rPr>
          <w:t>b</w:t>
        </w:r>
      </w:ins>
      <w:del w:id="1395" w:author="CAIZERGUES Alain" w:date="2023-09-05T15:57:00Z">
        <w:r w:rsidRPr="00EB6FAE" w:rsidDel="007D5C72">
          <w:rPr>
            <w:lang w:val="en-GB"/>
          </w:rPr>
          <w:delText>B</w:delText>
        </w:r>
      </w:del>
      <w:r w:rsidRPr="00EB6FAE">
        <w:rPr>
          <w:lang w:val="en-GB"/>
        </w:rPr>
        <w:t>ayesian</w:t>
      </w:r>
      <w:proofErr w:type="spellEnd"/>
      <w:r w:rsidRPr="00EB6FAE">
        <w:rPr>
          <w:lang w:val="en-GB"/>
        </w:rPr>
        <w:t xml:space="preserve"> framework </w:t>
      </w:r>
      <w:del w:id="1396" w:author="CAIZERGUES Alain" w:date="2023-09-05T15:57:00Z">
        <w:r w:rsidRPr="00EB6FAE" w:rsidDel="007D5C72">
          <w:rPr>
            <w:lang w:val="en-GB"/>
          </w:rPr>
          <w:delText xml:space="preserve">was used </w:delText>
        </w:r>
      </w:del>
      <w:ins w:id="1397" w:author="CAIZERGUES Alain" w:date="2023-07-04T16:14:00Z">
        <w:r w:rsidR="006F231B">
          <w:rPr>
            <w:lang w:val="en-GB"/>
          </w:rPr>
          <w:t>to implement all sub-models presented in Section 2.</w:t>
        </w:r>
      </w:ins>
      <w:ins w:id="1398" w:author="CAIZERGUES Alain" w:date="2023-07-04T16:16:00Z">
        <w:r w:rsidR="0012709B">
          <w:rPr>
            <w:lang w:val="en-GB"/>
          </w:rPr>
          <w:t xml:space="preserve"> </w:t>
        </w:r>
      </w:ins>
      <w:ins w:id="1399" w:author="CAIZERGUES Alain" w:date="2023-07-04T16:14:00Z">
        <w:r w:rsidR="006F231B">
          <w:rPr>
            <w:lang w:val="en-GB"/>
          </w:rPr>
          <w:t xml:space="preserve"> </w:t>
        </w:r>
      </w:ins>
      <w:ins w:id="1400" w:author="CAIZERGUES Alain" w:date="2023-07-04T16:15:00Z">
        <w:r w:rsidR="006F231B">
          <w:rPr>
            <w:lang w:val="en-GB"/>
          </w:rPr>
          <w:t>T</w:t>
        </w:r>
      </w:ins>
      <w:ins w:id="1401" w:author="CAIZERGUES Alain" w:date="2023-07-04T16:14:00Z">
        <w:r w:rsidR="006F231B">
          <w:rPr>
            <w:lang w:val="en-GB"/>
          </w:rPr>
          <w:t xml:space="preserve">he Bayesian </w:t>
        </w:r>
      </w:ins>
      <w:ins w:id="1402" w:author="CAIZERGUES Alain" w:date="2023-07-04T16:15:00Z">
        <w:r w:rsidR="006F231B">
          <w:rPr>
            <w:lang w:val="en-GB"/>
          </w:rPr>
          <w:t xml:space="preserve">framework is both </w:t>
        </w:r>
      </w:ins>
      <w:ins w:id="1403" w:author="CAIZERGUES Alain" w:date="2023-09-05T15:58:00Z">
        <w:r w:rsidR="007D5C72">
          <w:rPr>
            <w:lang w:val="en-GB"/>
          </w:rPr>
          <w:t>straightforward</w:t>
        </w:r>
      </w:ins>
      <w:ins w:id="1404" w:author="CAIZERGUES Alain" w:date="2023-07-04T16:15:00Z">
        <w:r w:rsidR="006F231B">
          <w:rPr>
            <w:lang w:val="en-GB"/>
          </w:rPr>
          <w:t xml:space="preserve"> and efficient to </w:t>
        </w:r>
      </w:ins>
      <w:del w:id="1405" w:author="CAIZERGUES Alain" w:date="2023-07-04T16:15:00Z">
        <w:r w:rsidRPr="00EB6FAE" w:rsidDel="006F231B">
          <w:rPr>
            <w:lang w:val="en-GB"/>
          </w:rPr>
          <w:delText xml:space="preserve">for its efficiency and simplicity to </w:delText>
        </w:r>
      </w:del>
      <w:r w:rsidRPr="00EB6FAE">
        <w:rPr>
          <w:lang w:val="en-GB"/>
        </w:rPr>
        <w:t xml:space="preserve">propagate error through the parameters. </w:t>
      </w:r>
      <w:ins w:id="1406" w:author="CAIZERGUES Alain" w:date="2023-07-04T16:12:00Z">
        <w:r w:rsidR="006F231B">
          <w:rPr>
            <w:lang w:val="en-GB"/>
          </w:rPr>
          <w:t xml:space="preserve"> </w:t>
        </w:r>
      </w:ins>
      <w:r w:rsidRPr="00EB6FAE">
        <w:rPr>
          <w:lang w:val="en-GB"/>
        </w:rPr>
        <w:t xml:space="preserve">We used uninformative priors on all parameters. </w:t>
      </w:r>
      <w:ins w:id="1407" w:author="CAIZERGUES Alain" w:date="2023-07-04T16:12:00Z">
        <w:r w:rsidR="006F231B">
          <w:rPr>
            <w:lang w:val="en-GB"/>
          </w:rPr>
          <w:t xml:space="preserve"> </w:t>
        </w:r>
      </w:ins>
      <w:ins w:id="1408" w:author="CAIZERGUES Alain" w:date="2023-09-05T15:58:00Z">
        <w:r w:rsidR="007D5C72">
          <w:rPr>
            <w:lang w:val="en-GB"/>
          </w:rPr>
          <w:t>As</w:t>
        </w:r>
      </w:ins>
      <w:ins w:id="1409" w:author="CAIZERGUES Alain" w:date="2023-09-05T15:59:00Z">
        <w:r w:rsidR="007D5C72">
          <w:rPr>
            <w:lang w:val="en-GB"/>
          </w:rPr>
          <w:t>,</w:t>
        </w:r>
      </w:ins>
      <w:ins w:id="1410" w:author="CAIZERGUES Alain" w:date="2023-09-05T15:58:00Z">
        <w:r w:rsidR="007D5C72">
          <w:rPr>
            <w:lang w:val="en-GB"/>
          </w:rPr>
          <w:t xml:space="preserve"> for a given species</w:t>
        </w:r>
      </w:ins>
      <w:ins w:id="1411" w:author="CAIZERGUES Alain" w:date="2023-09-05T15:59:00Z">
        <w:r w:rsidR="007D5C72">
          <w:rPr>
            <w:lang w:val="en-GB"/>
          </w:rPr>
          <w:t>,</w:t>
        </w:r>
      </w:ins>
      <w:del w:id="1412" w:author="CAIZERGUES Alain" w:date="2023-09-05T15:58:00Z">
        <w:r w:rsidRPr="00EB6FAE" w:rsidDel="007D5C72">
          <w:rPr>
            <w:lang w:val="en-GB"/>
          </w:rPr>
          <w:delText>As</w:delText>
        </w:r>
      </w:del>
      <w:r w:rsidRPr="00EB6FAE">
        <w:rPr>
          <w:lang w:val="en-GB"/>
        </w:rPr>
        <w:t xml:space="preserve"> the maximum growth rate is a life history trait expected to be stable among populations</w:t>
      </w:r>
      <w:ins w:id="1413" w:author="CAIZERGUES Alain" w:date="2023-09-05T15:59:00Z">
        <w:r w:rsidR="007D5C72">
          <w:rPr>
            <w:lang w:val="en-GB"/>
          </w:rPr>
          <w:t>,</w:t>
        </w:r>
      </w:ins>
      <w:del w:id="1414" w:author="CAIZERGUES Alain" w:date="2023-09-05T15:59:00Z">
        <w:r w:rsidRPr="00EB6FAE" w:rsidDel="007D5C72">
          <w:rPr>
            <w:lang w:val="en-GB"/>
          </w:rPr>
          <w:delText xml:space="preserve"> of a given species,</w:delText>
        </w:r>
      </w:del>
      <w:r w:rsidRPr="00EB6FAE">
        <w:rPr>
          <w:lang w:val="en-GB"/>
        </w:rPr>
        <w:t xml:space="preserve"> we used an uninformative hierarchical prior for this parameter. </w:t>
      </w:r>
      <w:ins w:id="1415" w:author="CAIZERGUES Alain" w:date="2023-07-04T16:12:00Z">
        <w:r w:rsidR="006F231B">
          <w:rPr>
            <w:lang w:val="en-GB"/>
          </w:rPr>
          <w:t xml:space="preserve"> </w:t>
        </w:r>
      </w:ins>
      <w:r w:rsidRPr="00EB6FAE">
        <w:rPr>
          <w:lang w:val="en-GB"/>
        </w:rPr>
        <w:t>We generated three chains of length 500,000, with a thinning of 10 to avoid autocorrelation in the samples</w:t>
      </w:r>
      <w:ins w:id="1416" w:author="CAIZERGUES Alain" w:date="2023-09-05T16:00:00Z">
        <w:r w:rsidR="007D5C72">
          <w:rPr>
            <w:lang w:val="en-GB"/>
          </w:rPr>
          <w:t>,</w:t>
        </w:r>
      </w:ins>
      <w:del w:id="1417" w:author="CAIZERGUES Alain" w:date="2023-09-05T16:00:00Z">
        <w:r w:rsidRPr="00EB6FAE" w:rsidDel="007D5C72">
          <w:rPr>
            <w:lang w:val="en-GB"/>
          </w:rPr>
          <w:delText>,</w:delText>
        </w:r>
      </w:del>
      <w:r w:rsidRPr="00EB6FAE">
        <w:rPr>
          <w:lang w:val="en-GB"/>
        </w:rPr>
        <w:t xml:space="preserve"> </w:t>
      </w:r>
      <w:del w:id="1418" w:author="CAIZERGUES Alain" w:date="2023-09-05T16:00:00Z">
        <w:r w:rsidRPr="00EB6FAE" w:rsidDel="007D5C72">
          <w:rPr>
            <w:lang w:val="en-GB"/>
          </w:rPr>
          <w:delText xml:space="preserve">and we </w:delText>
        </w:r>
      </w:del>
      <w:r w:rsidRPr="00EB6FAE">
        <w:rPr>
          <w:lang w:val="en-GB"/>
        </w:rPr>
        <w:t>discard</w:t>
      </w:r>
      <w:del w:id="1419" w:author="CAIZERGUES Alain" w:date="2023-09-05T16:00:00Z">
        <w:r w:rsidRPr="00EB6FAE" w:rsidDel="007D5C72">
          <w:rPr>
            <w:lang w:val="en-GB"/>
          </w:rPr>
          <w:delText>ed</w:delText>
        </w:r>
      </w:del>
      <w:ins w:id="1420" w:author="CAIZERGUES Alain" w:date="2023-09-05T16:00:00Z">
        <w:r w:rsidR="007D5C72">
          <w:rPr>
            <w:lang w:val="en-GB"/>
          </w:rPr>
          <w:t>ing</w:t>
        </w:r>
      </w:ins>
      <w:r w:rsidRPr="00EB6FAE">
        <w:rPr>
          <w:lang w:val="en-GB"/>
        </w:rPr>
        <w:t xml:space="preserve"> the first 2,000 samples as burn-in.</w:t>
      </w:r>
      <w:ins w:id="1421" w:author="CAIZERGUES Alain" w:date="2023-07-04T16:12:00Z">
        <w:r w:rsidR="006F231B">
          <w:rPr>
            <w:lang w:val="en-GB"/>
          </w:rPr>
          <w:t xml:space="preserve"> </w:t>
        </w:r>
      </w:ins>
      <w:r w:rsidRPr="00EB6FAE">
        <w:rPr>
          <w:lang w:val="en-GB"/>
        </w:rPr>
        <w:t xml:space="preserve"> </w:t>
      </w:r>
      <w:ins w:id="1422" w:author="CAIZERGUES Alain" w:date="2023-09-05T16:00:00Z">
        <w:r w:rsidR="007D5C72">
          <w:rPr>
            <w:lang w:val="en-GB"/>
          </w:rPr>
          <w:t>We assessed c</w:t>
        </w:r>
      </w:ins>
      <w:del w:id="1423" w:author="CAIZERGUES Alain" w:date="2023-09-05T16:00:00Z">
        <w:r w:rsidRPr="00EB6FAE" w:rsidDel="007D5C72">
          <w:rPr>
            <w:lang w:val="en-GB"/>
          </w:rPr>
          <w:delText>C</w:delText>
        </w:r>
      </w:del>
      <w:r w:rsidRPr="00EB6FAE">
        <w:rPr>
          <w:lang w:val="en-GB"/>
        </w:rPr>
        <w:t xml:space="preserve">hain convergence </w:t>
      </w:r>
      <w:del w:id="1424" w:author="CAIZERGUES Alain" w:date="2023-09-05T16:00:00Z">
        <w:r w:rsidRPr="00EB6FAE" w:rsidDel="007D5C72">
          <w:rPr>
            <w:lang w:val="en-GB"/>
          </w:rPr>
          <w:delText xml:space="preserve">was assessed </w:delText>
        </w:r>
      </w:del>
      <w:r w:rsidRPr="00EB6FAE">
        <w:rPr>
          <w:lang w:val="en-GB"/>
        </w:rPr>
        <w:t>using the Gelman and Rubin convergence diagnostic (R&lt;1.1, Gelman &amp; Rubin (</w:t>
      </w:r>
      <w:r w:rsidR="00B83782">
        <w:fldChar w:fldCharType="begin"/>
      </w:r>
      <w:r w:rsidR="00B83782" w:rsidRPr="00B83782">
        <w:rPr>
          <w:lang w:val="en-GB"/>
          <w:rPrChange w:id="1425" w:author="CAIZERGUES Alain" w:date="2023-06-13T10:56:00Z">
            <w:rPr/>
          </w:rPrChange>
        </w:rPr>
        <w:instrText xml:space="preserve"> HYPERLINK \l "ref-Gelman1992" \h </w:instrText>
      </w:r>
      <w:r w:rsidR="00B83782">
        <w:fldChar w:fldCharType="separate"/>
      </w:r>
      <w:r w:rsidRPr="00EB6FAE">
        <w:rPr>
          <w:rStyle w:val="Lienhypertexte"/>
          <w:lang w:val="en-GB"/>
        </w:rPr>
        <w:t>1992</w:t>
      </w:r>
      <w:r w:rsidR="00B83782">
        <w:rPr>
          <w:rStyle w:val="Lienhypertexte"/>
          <w:lang w:val="en-GB"/>
        </w:rPr>
        <w:fldChar w:fldCharType="end"/>
      </w:r>
      <w:r w:rsidRPr="00EB6FAE">
        <w:rPr>
          <w:lang w:val="en-GB"/>
        </w:rPr>
        <w:t xml:space="preserve">)). </w:t>
      </w:r>
      <w:ins w:id="1426" w:author="CAIZERGUES Alain" w:date="2023-07-04T16:37:00Z">
        <w:r w:rsidR="009D3BD5">
          <w:rPr>
            <w:lang w:val="en-GB"/>
          </w:rPr>
          <w:t xml:space="preserve"> </w:t>
        </w:r>
      </w:ins>
      <w:del w:id="1427" w:author="CAIZERGUES Alain" w:date="2023-07-04T16:37:00Z">
        <w:r w:rsidRPr="00EB6FAE" w:rsidDel="009D3BD5">
          <w:rPr>
            <w:lang w:val="en-GB"/>
          </w:rPr>
          <w:delText xml:space="preserve">We fit the </w:delText>
        </w:r>
      </w:del>
      <w:ins w:id="1428" w:author="CAIZERGUES Alain" w:date="2023-07-04T16:37:00Z">
        <w:r w:rsidR="009D3BD5">
          <w:rPr>
            <w:lang w:val="en-GB"/>
          </w:rPr>
          <w:t>M</w:t>
        </w:r>
      </w:ins>
      <w:del w:id="1429" w:author="CAIZERGUES Alain" w:date="2023-07-04T16:37:00Z">
        <w:r w:rsidRPr="00EB6FAE" w:rsidDel="009D3BD5">
          <w:rPr>
            <w:lang w:val="en-GB"/>
          </w:rPr>
          <w:delText>m</w:delText>
        </w:r>
      </w:del>
      <w:r w:rsidRPr="00EB6FAE">
        <w:rPr>
          <w:lang w:val="en-GB"/>
        </w:rPr>
        <w:t xml:space="preserve">odels </w:t>
      </w:r>
      <w:ins w:id="1430" w:author="CAIZERGUES Alain" w:date="2023-07-04T16:37:00Z">
        <w:r w:rsidR="009D3BD5">
          <w:rPr>
            <w:lang w:val="en-GB"/>
          </w:rPr>
          <w:t xml:space="preserve">were fitted using </w:t>
        </w:r>
      </w:ins>
      <w:del w:id="1431" w:author="CAIZERGUES Alain" w:date="2023-07-04T16:37:00Z">
        <w:r w:rsidRPr="00EB6FAE" w:rsidDel="009D3BD5">
          <w:rPr>
            <w:lang w:val="en-GB"/>
          </w:rPr>
          <w:delText xml:space="preserve">using </w:delText>
        </w:r>
      </w:del>
      <w:r w:rsidRPr="00EB6FAE">
        <w:rPr>
          <w:lang w:val="en-GB"/>
        </w:rPr>
        <w:t>NIMBLE (</w:t>
      </w:r>
      <w:r w:rsidR="00B83782">
        <w:fldChar w:fldCharType="begin"/>
      </w:r>
      <w:r w:rsidR="00B83782" w:rsidRPr="00B83782">
        <w:rPr>
          <w:lang w:val="en-GB"/>
          <w:rPrChange w:id="1432" w:author="CAIZERGUES Alain" w:date="2023-06-13T10:56:00Z">
            <w:rPr/>
          </w:rPrChange>
        </w:rPr>
        <w:instrText xml:space="preserve"> HYPERLINK \l "ref-Valpine2017" \h </w:instrText>
      </w:r>
      <w:r w:rsidR="00B83782">
        <w:fldChar w:fldCharType="separate"/>
      </w:r>
      <w:r w:rsidRPr="00EB6FAE">
        <w:rPr>
          <w:rStyle w:val="Lienhypertexte"/>
          <w:lang w:val="en-GB"/>
        </w:rPr>
        <w:t>de Valpine et al., 2017</w:t>
      </w:r>
      <w:r w:rsidR="00B83782">
        <w:rPr>
          <w:rStyle w:val="Lienhypertexte"/>
          <w:lang w:val="en-GB"/>
        </w:rPr>
        <w:fldChar w:fldCharType="end"/>
      </w:r>
      <w:r w:rsidRPr="00EB6FAE">
        <w:rPr>
          <w:lang w:val="en-GB"/>
        </w:rPr>
        <w:t>) run from R (</w:t>
      </w:r>
      <w:r w:rsidR="00B83782">
        <w:fldChar w:fldCharType="begin"/>
      </w:r>
      <w:r w:rsidR="00B83782" w:rsidRPr="00B83782">
        <w:rPr>
          <w:lang w:val="en-GB"/>
          <w:rPrChange w:id="1433" w:author="CAIZERGUES Alain" w:date="2023-06-13T10:56:00Z">
            <w:rPr/>
          </w:rPrChange>
        </w:rPr>
        <w:instrText xml:space="preserve"> HYPERLINK \l "ref-RCT2022" \h </w:instrText>
      </w:r>
      <w:r w:rsidR="00B83782">
        <w:fldChar w:fldCharType="separate"/>
      </w:r>
      <w:r w:rsidRPr="00EB6FAE">
        <w:rPr>
          <w:rStyle w:val="Lienhypertexte"/>
          <w:lang w:val="en-GB"/>
        </w:rPr>
        <w:t>R Core Team, 2022</w:t>
      </w:r>
      <w:r w:rsidR="00B83782">
        <w:rPr>
          <w:rStyle w:val="Lienhypertexte"/>
          <w:lang w:val="en-GB"/>
        </w:rPr>
        <w:fldChar w:fldCharType="end"/>
      </w:r>
      <w:r w:rsidRPr="00EB6FAE">
        <w:rPr>
          <w:lang w:val="en-GB"/>
        </w:rPr>
        <w:t xml:space="preserve">). </w:t>
      </w:r>
      <w:ins w:id="1434" w:author="CAIZERGUES Alain" w:date="2023-07-04T16:38:00Z">
        <w:r w:rsidR="009D3BD5">
          <w:rPr>
            <w:lang w:val="en-GB"/>
          </w:rPr>
          <w:t xml:space="preserve"> </w:t>
        </w:r>
      </w:ins>
      <w:r w:rsidRPr="00EB6FAE">
        <w:rPr>
          <w:lang w:val="en-GB"/>
        </w:rPr>
        <w:t xml:space="preserve">Data and code are available here: </w:t>
      </w:r>
      <w:r w:rsidR="00B83782">
        <w:fldChar w:fldCharType="begin"/>
      </w:r>
      <w:r w:rsidR="00B83782" w:rsidRPr="00B83782">
        <w:rPr>
          <w:lang w:val="en-GB"/>
          <w:rPrChange w:id="1435" w:author="CAIZERGUES Alain" w:date="2023-06-13T10:56:00Z">
            <w:rPr/>
          </w:rPrChange>
        </w:rPr>
        <w:instrText xml:space="preserve"> HYPERLINK "https://github.com/adri-tab/Ruddy_duck_vital_rates" \h </w:instrText>
      </w:r>
      <w:r w:rsidR="00B83782">
        <w:fldChar w:fldCharType="separate"/>
      </w:r>
      <w:r w:rsidRPr="00EB6FAE">
        <w:rPr>
          <w:rStyle w:val="Lienhypertexte"/>
          <w:lang w:val="en-GB"/>
        </w:rPr>
        <w:t>https://github.com/adri-tab/Ruddy_duck_vital_rates</w:t>
      </w:r>
      <w:r w:rsidR="00B83782">
        <w:rPr>
          <w:rStyle w:val="Lienhypertexte"/>
          <w:lang w:val="en-GB"/>
        </w:rPr>
        <w:fldChar w:fldCharType="end"/>
      </w:r>
      <w:r w:rsidRPr="00EB6FAE">
        <w:rPr>
          <w:lang w:val="en-GB"/>
        </w:rPr>
        <w:t xml:space="preserve">. </w:t>
      </w:r>
      <w:ins w:id="1436" w:author="CAIZERGUES Alain" w:date="2023-07-04T16:38:00Z">
        <w:r w:rsidR="009D3BD5">
          <w:rPr>
            <w:lang w:val="en-GB"/>
          </w:rPr>
          <w:t xml:space="preserve"> </w:t>
        </w:r>
      </w:ins>
      <w:r w:rsidRPr="00EB6FAE">
        <w:rPr>
          <w:lang w:val="en-GB"/>
        </w:rPr>
        <w:t xml:space="preserve">The values </w:t>
      </w:r>
      <w:proofErr w:type="gramStart"/>
      <w:r w:rsidRPr="00EB6FAE">
        <w:rPr>
          <w:b/>
          <w:bCs/>
          <w:lang w:val="en-GB"/>
        </w:rPr>
        <w:t>X[</w:t>
      </w:r>
      <w:proofErr w:type="gramEnd"/>
      <w:r w:rsidRPr="00EB6FAE">
        <w:rPr>
          <w:b/>
          <w:bCs/>
          <w:lang w:val="en-GB"/>
        </w:rPr>
        <w:t>Y; Z]</w:t>
      </w:r>
      <w:r w:rsidRPr="00EB6FAE">
        <w:rPr>
          <w:lang w:val="en-GB"/>
        </w:rPr>
        <w:t xml:space="preserve"> reported in Section 3 are the medians and the associated boundaries of the 95% confidence interval of posterior distributions. </w:t>
      </w:r>
      <w:ins w:id="1437" w:author="CAIZERGUES Alain" w:date="2023-07-04T16:38:00Z">
        <w:r w:rsidR="009D3BD5">
          <w:rPr>
            <w:lang w:val="en-GB"/>
          </w:rPr>
          <w:t xml:space="preserve"> </w:t>
        </w:r>
      </w:ins>
      <w:ins w:id="1438" w:author="CAIZERGUES Alain" w:date="2023-09-05T16:01:00Z">
        <w:r w:rsidR="007D5C72">
          <w:rPr>
            <w:lang w:val="en-GB"/>
          </w:rPr>
          <w:t xml:space="preserve">We preferred the </w:t>
        </w:r>
      </w:ins>
      <w:del w:id="1439" w:author="CAIZERGUES Alain" w:date="2023-09-05T16:01:00Z">
        <w:r w:rsidRPr="00EB6FAE" w:rsidDel="007D5C72">
          <w:rPr>
            <w:lang w:val="en-GB"/>
          </w:rPr>
          <w:delText xml:space="preserve">The </w:delText>
        </w:r>
      </w:del>
      <w:r w:rsidRPr="00EB6FAE">
        <w:rPr>
          <w:lang w:val="en-GB"/>
        </w:rPr>
        <w:t xml:space="preserve">median </w:t>
      </w:r>
      <w:ins w:id="1440" w:author="CAIZERGUES Alain" w:date="2023-09-05T16:01:00Z">
        <w:r w:rsidR="007D5C72">
          <w:rPr>
            <w:lang w:val="en-GB"/>
          </w:rPr>
          <w:t xml:space="preserve">to the </w:t>
        </w:r>
      </w:ins>
      <w:del w:id="1441" w:author="CAIZERGUES Alain" w:date="2023-09-05T16:01:00Z">
        <w:r w:rsidRPr="00EB6FAE" w:rsidDel="007D5C72">
          <w:rPr>
            <w:lang w:val="en-GB"/>
          </w:rPr>
          <w:delText xml:space="preserve">was preferred to the </w:delText>
        </w:r>
      </w:del>
      <w:r w:rsidRPr="00EB6FAE">
        <w:rPr>
          <w:lang w:val="en-GB"/>
        </w:rPr>
        <w:t>mean because of its robustness to skewed distribution.</w:t>
      </w:r>
    </w:p>
    <w:p w14:paraId="3AFDE0FF" w14:textId="77777777" w:rsidR="00AC35CD" w:rsidRPr="00EB6FAE" w:rsidRDefault="00B404E8">
      <w:pPr>
        <w:pStyle w:val="Titre1"/>
        <w:rPr>
          <w:lang w:val="en-GB"/>
        </w:rPr>
      </w:pPr>
      <w:bookmarkStart w:id="1442" w:name="RES"/>
      <w:bookmarkEnd w:id="1345"/>
      <w:bookmarkEnd w:id="319"/>
      <w:r w:rsidRPr="00EB6FAE">
        <w:rPr>
          <w:rStyle w:val="SectionNumber"/>
          <w:lang w:val="en-GB"/>
        </w:rPr>
        <w:t>3</w:t>
      </w:r>
      <w:r w:rsidRPr="00EB6FAE">
        <w:rPr>
          <w:lang w:val="en-GB"/>
        </w:rPr>
        <w:tab/>
        <w:t>Results</w:t>
      </w:r>
    </w:p>
    <w:p w14:paraId="38AD6BD5" w14:textId="278261B9" w:rsidR="00AC35CD" w:rsidRPr="00EB6FAE" w:rsidRDefault="00B404E8">
      <w:pPr>
        <w:pStyle w:val="Titre2"/>
        <w:rPr>
          <w:lang w:val="en-GB"/>
        </w:rPr>
      </w:pPr>
      <w:bookmarkStart w:id="1443" w:name="estimates-of-vital-rates"/>
      <w:r w:rsidRPr="00EB6FAE">
        <w:rPr>
          <w:rStyle w:val="SectionNumber"/>
          <w:lang w:val="en-GB"/>
        </w:rPr>
        <w:t>3.1</w:t>
      </w:r>
      <w:r w:rsidRPr="00EB6FAE">
        <w:rPr>
          <w:lang w:val="en-GB"/>
        </w:rPr>
        <w:tab/>
      </w:r>
      <w:del w:id="1444" w:author="CAIZERGUES Alain" w:date="2023-09-08T16:04:00Z">
        <w:r w:rsidRPr="00EB6FAE" w:rsidDel="00D450A1">
          <w:rPr>
            <w:lang w:val="en-GB"/>
          </w:rPr>
          <w:delText>Estimates of v</w:delText>
        </w:r>
      </w:del>
      <w:ins w:id="1445" w:author="CAIZERGUES Alain" w:date="2023-09-08T16:04:00Z">
        <w:r w:rsidR="00D450A1">
          <w:rPr>
            <w:lang w:val="en-GB"/>
          </w:rPr>
          <w:t>Estimating v</w:t>
        </w:r>
      </w:ins>
      <w:r w:rsidRPr="00EB6FAE">
        <w:rPr>
          <w:lang w:val="en-GB"/>
        </w:rPr>
        <w:t>ital rates</w:t>
      </w:r>
    </w:p>
    <w:p w14:paraId="700E9202" w14:textId="73E4FE3C" w:rsidR="00AC35CD" w:rsidRPr="00EB6FAE" w:rsidDel="0059170C" w:rsidRDefault="00B404E8">
      <w:pPr>
        <w:pStyle w:val="FirstParagraph"/>
        <w:spacing w:line="480" w:lineRule="auto"/>
        <w:jc w:val="both"/>
        <w:rPr>
          <w:del w:id="1446" w:author="CAIZERGUES Alain" w:date="2023-07-04T16:52:00Z"/>
          <w:lang w:val="en-GB"/>
        </w:rPr>
        <w:pPrChange w:id="1447" w:author="CAIZERGUES Alain" w:date="2023-09-14T17:06:00Z">
          <w:pPr>
            <w:pStyle w:val="FirstParagraph"/>
          </w:pPr>
        </w:pPrChange>
      </w:pPr>
      <w:r w:rsidRPr="00EB6FAE">
        <w:rPr>
          <w:lang w:val="en-GB"/>
        </w:rPr>
        <w:t xml:space="preserve">The method successfully provided estimates and associated uncertainty </w:t>
      </w:r>
      <w:ins w:id="1448" w:author="CAIZERGUES Alain" w:date="2023-09-05T16:02:00Z">
        <w:r w:rsidR="007D5C72">
          <w:rPr>
            <w:lang w:val="en-GB"/>
          </w:rPr>
          <w:t>for the proportion of</w:t>
        </w:r>
      </w:ins>
      <w:del w:id="1449" w:author="CAIZERGUES Alain" w:date="2023-09-05T16:02:00Z">
        <w:r w:rsidRPr="00EB6FAE" w:rsidDel="007D5C72">
          <w:rPr>
            <w:lang w:val="en-GB"/>
          </w:rPr>
          <w:delText>of</w:delText>
        </w:r>
      </w:del>
      <w:r w:rsidRPr="00EB6FAE">
        <w:rPr>
          <w:lang w:val="en-GB"/>
        </w:rPr>
        <w:t xml:space="preserve"> immature</w:t>
      </w:r>
      <w:ins w:id="1450" w:author="CAIZERGUES Alain" w:date="2023-09-05T16:02:00Z">
        <w:r w:rsidR="007D5C72">
          <w:rPr>
            <w:lang w:val="en-GB"/>
          </w:rPr>
          <w:t>s</w:t>
        </w:r>
      </w:ins>
      <w:r w:rsidRPr="00EB6FAE">
        <w:rPr>
          <w:lang w:val="en-GB"/>
        </w:rPr>
        <w:t xml:space="preserve"> </w:t>
      </w:r>
      <w:del w:id="1451" w:author="CAIZERGUES Alain" w:date="2023-09-05T16:02:00Z">
        <w:r w:rsidRPr="00EB6FAE" w:rsidDel="007D5C72">
          <w:rPr>
            <w:lang w:val="en-GB"/>
          </w:rPr>
          <w:delText xml:space="preserve">proportion </w:delText>
        </w:r>
      </w:del>
      <w:r w:rsidRPr="00EB6FAE">
        <w:rPr>
          <w:lang w:val="en-GB"/>
        </w:rPr>
        <w:t xml:space="preserve">in both wintering populations. </w:t>
      </w:r>
      <w:ins w:id="1452" w:author="CAIZERGUES Alain" w:date="2023-09-05T16:02:00Z">
        <w:r w:rsidR="007D5C72">
          <w:rPr>
            <w:lang w:val="en-GB"/>
          </w:rPr>
          <w:t xml:space="preserve"> </w:t>
        </w:r>
      </w:ins>
      <w:bookmarkStart w:id="1453" w:name="_GoBack"/>
      <w:bookmarkEnd w:id="1453"/>
      <w:ins w:id="1454" w:author="CAIZERGUES Alain" w:date="2023-09-08T15:11:00Z">
        <w:r w:rsidR="00244A08">
          <w:rPr>
            <w:lang w:val="en-GB"/>
          </w:rPr>
          <w:t xml:space="preserve">Similarly, </w:t>
        </w:r>
      </w:ins>
      <w:del w:id="1455" w:author="CAIZERGUES Alain" w:date="2023-09-08T15:11:00Z">
        <w:r w:rsidRPr="00EB6FAE" w:rsidDel="00244A08">
          <w:rPr>
            <w:lang w:val="en-GB"/>
          </w:rPr>
          <w:delText>A</w:delText>
        </w:r>
      </w:del>
      <w:ins w:id="1456" w:author="CAIZERGUES Alain" w:date="2023-09-08T15:11:00Z">
        <w:r w:rsidR="00244A08">
          <w:rPr>
            <w:lang w:val="en-GB"/>
          </w:rPr>
          <w:t>a</w:t>
        </w:r>
      </w:ins>
      <w:r w:rsidRPr="00EB6FAE">
        <w:rPr>
          <w:lang w:val="en-GB"/>
        </w:rPr>
        <w:t xml:space="preserve">dult survival </w:t>
      </w:r>
      <w:del w:id="1457" w:author="CAIZERGUES Alain" w:date="2023-09-05T16:02:00Z">
        <w:r w:rsidRPr="00EB6FAE" w:rsidDel="007D5C72">
          <w:rPr>
            <w:lang w:val="en-GB"/>
          </w:rPr>
          <w:delText xml:space="preserve">rate </w:delText>
        </w:r>
      </w:del>
      <w:r w:rsidRPr="00EB6FAE">
        <w:rPr>
          <w:lang w:val="en-GB"/>
        </w:rPr>
        <w:t>and recruitment rate</w:t>
      </w:r>
      <w:ins w:id="1458" w:author="CAIZERGUES Alain" w:date="2023-09-05T16:02:00Z">
        <w:r w:rsidR="007D5C72">
          <w:rPr>
            <w:lang w:val="en-GB"/>
          </w:rPr>
          <w:t>s</w:t>
        </w:r>
      </w:ins>
      <w:r w:rsidRPr="00EB6FAE">
        <w:rPr>
          <w:lang w:val="en-GB"/>
        </w:rPr>
        <w:t xml:space="preserve">, i.e. the two components </w:t>
      </w:r>
      <w:ins w:id="1459" w:author="CAIZERGUES Alain" w:date="2023-09-05T16:02:00Z">
        <w:r w:rsidR="007D5C72">
          <w:rPr>
            <w:lang w:val="en-GB"/>
          </w:rPr>
          <w:t xml:space="preserve">accounting for </w:t>
        </w:r>
      </w:ins>
      <w:del w:id="1460" w:author="CAIZERGUES Alain" w:date="2023-09-05T16:03:00Z">
        <w:r w:rsidRPr="00EB6FAE" w:rsidDel="007D5C72">
          <w:rPr>
            <w:lang w:val="en-GB"/>
          </w:rPr>
          <w:delText xml:space="preserve">of the </w:delText>
        </w:r>
      </w:del>
      <w:r w:rsidRPr="00EB6FAE">
        <w:rPr>
          <w:lang w:val="en-GB"/>
        </w:rPr>
        <w:t>population growth rate</w:t>
      </w:r>
      <w:ins w:id="1461" w:author="CAIZERGUES Alain" w:date="2023-09-08T15:09:00Z">
        <w:r w:rsidR="00244A08">
          <w:rPr>
            <w:lang w:val="en-GB"/>
          </w:rPr>
          <w:t xml:space="preserve">, </w:t>
        </w:r>
      </w:ins>
      <w:ins w:id="1462" w:author="CAIZERGUES Alain" w:date="2023-09-08T15:11:00Z">
        <w:r w:rsidR="00244A08">
          <w:rPr>
            <w:lang w:val="en-GB"/>
          </w:rPr>
          <w:lastRenderedPageBreak/>
          <w:t xml:space="preserve">derived from our model </w:t>
        </w:r>
      </w:ins>
      <w:ins w:id="1463" w:author="CAIZERGUES Alain" w:date="2023-09-08T15:09:00Z">
        <w:r w:rsidR="00244A08">
          <w:rPr>
            <w:lang w:val="en-GB"/>
          </w:rPr>
          <w:t>were</w:t>
        </w:r>
      </w:ins>
      <w:del w:id="1464" w:author="CAIZERGUES Alain" w:date="2023-09-05T16:03:00Z">
        <w:r w:rsidRPr="00EB6FAE" w:rsidDel="007D5C72">
          <w:rPr>
            <w:lang w:val="en-GB"/>
          </w:rPr>
          <w:delText>,</w:delText>
        </w:r>
      </w:del>
      <w:r w:rsidRPr="00EB6FAE">
        <w:rPr>
          <w:lang w:val="en-GB"/>
        </w:rPr>
        <w:t xml:space="preserve"> </w:t>
      </w:r>
      <w:ins w:id="1465" w:author="CAIZERGUES Alain" w:date="2023-09-05T16:04:00Z">
        <w:r w:rsidR="007D5C72">
          <w:rPr>
            <w:lang w:val="en-GB"/>
          </w:rPr>
          <w:t xml:space="preserve">compatible with expected values </w:t>
        </w:r>
      </w:ins>
      <w:ins w:id="1466" w:author="CAIZERGUES Alain" w:date="2023-09-05T16:05:00Z">
        <w:r w:rsidR="007D5C72">
          <w:rPr>
            <w:lang w:val="en-GB"/>
          </w:rPr>
          <w:t>(values observed in natural conditions)</w:t>
        </w:r>
      </w:ins>
      <w:ins w:id="1467" w:author="CAIZERGUES Alain" w:date="2023-09-08T15:10:00Z">
        <w:r w:rsidR="00244A08" w:rsidRPr="00EB6FAE" w:rsidDel="00244A08">
          <w:rPr>
            <w:lang w:val="en-GB"/>
          </w:rPr>
          <w:t xml:space="preserve"> </w:t>
        </w:r>
      </w:ins>
      <w:del w:id="1468" w:author="CAIZERGUES Alain" w:date="2023-09-08T15:10:00Z">
        <w:r w:rsidRPr="00EB6FAE" w:rsidDel="00244A08">
          <w:rPr>
            <w:lang w:val="en-GB"/>
          </w:rPr>
          <w:delText xml:space="preserve">were also estimated </w:delText>
        </w:r>
      </w:del>
      <w:del w:id="1469" w:author="CAIZERGUES Alain" w:date="2023-09-05T16:05:00Z">
        <w:r w:rsidRPr="00EB6FAE" w:rsidDel="007D5C72">
          <w:rPr>
            <w:lang w:val="en-GB"/>
          </w:rPr>
          <w:delText>by the method successfully</w:delText>
        </w:r>
      </w:del>
      <w:r w:rsidRPr="00EB6FAE">
        <w:rPr>
          <w:lang w:val="en-GB"/>
        </w:rPr>
        <w:t xml:space="preserve"> (Figure 3.1).</w:t>
      </w:r>
    </w:p>
    <w:p w14:paraId="7A044970" w14:textId="576E457B" w:rsidR="00AC35CD" w:rsidRDefault="00B404E8">
      <w:pPr>
        <w:pStyle w:val="FirstParagraph"/>
        <w:spacing w:line="480" w:lineRule="auto"/>
        <w:jc w:val="both"/>
        <w:pPrChange w:id="1470" w:author="CAIZERGUES Alain" w:date="2023-09-14T17:06:00Z">
          <w:pPr>
            <w:pStyle w:val="CaptionedFigure"/>
          </w:pPr>
        </w:pPrChange>
      </w:pPr>
      <w:r>
        <w:rPr>
          <w:noProof/>
          <w:lang w:eastAsia="fr-FR"/>
        </w:rPr>
        <w:lastRenderedPageBreak/>
        <w:drawing>
          <wp:inline distT="0" distB="0" distL="0" distR="0" wp14:anchorId="170ADAD3" wp14:editId="3C6C67D6">
            <wp:extent cx="2755900" cy="8715381"/>
            <wp:effectExtent l="0" t="0" r="0" b="0"/>
            <wp:docPr id="51" name="Picture" descr="Figure 3.1: Changes in the proportion of immatures and the vital rates in light of the culling pressure for both populations; bars define the 95% confidence intervals"/>
            <wp:cNvGraphicFramePr/>
            <a:graphic xmlns:a="http://schemas.openxmlformats.org/drawingml/2006/main">
              <a:graphicData uri="http://schemas.openxmlformats.org/drawingml/2006/picture">
                <pic:pic xmlns:pic="http://schemas.openxmlformats.org/drawingml/2006/picture">
                  <pic:nvPicPr>
                    <pic:cNvPr id="52" name="Picture" descr="../Output/plot_paper_3.png"/>
                    <pic:cNvPicPr>
                      <a:picLocks noChangeAspect="1" noChangeArrowheads="1"/>
                    </pic:cNvPicPr>
                  </pic:nvPicPr>
                  <pic:blipFill>
                    <a:blip r:embed="rId14"/>
                    <a:stretch>
                      <a:fillRect/>
                    </a:stretch>
                  </pic:blipFill>
                  <pic:spPr bwMode="auto">
                    <a:xfrm>
                      <a:off x="0" y="0"/>
                      <a:ext cx="2765691" cy="8746345"/>
                    </a:xfrm>
                    <a:prstGeom prst="rect">
                      <a:avLst/>
                    </a:prstGeom>
                    <a:noFill/>
                    <a:ln w="9525">
                      <a:noFill/>
                      <a:headEnd/>
                      <a:tailEnd/>
                    </a:ln>
                  </pic:spPr>
                </pic:pic>
              </a:graphicData>
            </a:graphic>
          </wp:inline>
        </w:drawing>
      </w:r>
    </w:p>
    <w:p w14:paraId="1182517D" w14:textId="0A63664C" w:rsidR="00AC35CD" w:rsidRPr="00EB6FAE" w:rsidRDefault="00B404E8">
      <w:pPr>
        <w:pStyle w:val="ImageCaption"/>
        <w:rPr>
          <w:lang w:val="en-GB"/>
        </w:rPr>
      </w:pPr>
      <w:bookmarkStart w:id="1471" w:name="fig:vital"/>
      <w:bookmarkEnd w:id="1471"/>
      <w:r w:rsidRPr="00EB6FAE">
        <w:rPr>
          <w:lang w:val="en-GB"/>
        </w:rPr>
        <w:lastRenderedPageBreak/>
        <w:t xml:space="preserve">Figure 3.1: </w:t>
      </w:r>
      <w:ins w:id="1472" w:author="CAIZERGUES Alain" w:date="2023-09-05T16:06:00Z">
        <w:r w:rsidR="007D5C72">
          <w:rPr>
            <w:lang w:val="en-GB"/>
          </w:rPr>
          <w:t xml:space="preserve">Temporal changes </w:t>
        </w:r>
      </w:ins>
      <w:del w:id="1473" w:author="CAIZERGUES Alain" w:date="2023-09-05T16:06:00Z">
        <w:r w:rsidRPr="00EB6FAE" w:rsidDel="007D5C72">
          <w:rPr>
            <w:lang w:val="en-GB"/>
          </w:rPr>
          <w:delText xml:space="preserve">Changes </w:delText>
        </w:r>
      </w:del>
      <w:r w:rsidRPr="00EB6FAE">
        <w:rPr>
          <w:lang w:val="en-GB"/>
        </w:rPr>
        <w:t>in the proportion</w:t>
      </w:r>
      <w:ins w:id="1474" w:author="CAIZERGUES Alain" w:date="2023-09-05T16:05:00Z">
        <w:r w:rsidR="007D5C72">
          <w:rPr>
            <w:lang w:val="en-GB"/>
          </w:rPr>
          <w:t>s</w:t>
        </w:r>
      </w:ins>
      <w:r w:rsidRPr="00EB6FAE">
        <w:rPr>
          <w:lang w:val="en-GB"/>
        </w:rPr>
        <w:t xml:space="preserve"> of immatures and the vital rates </w:t>
      </w:r>
      <w:ins w:id="1475" w:author="CAIZERGUES Alain" w:date="2023-09-05T16:06:00Z">
        <w:r w:rsidR="007D5C72">
          <w:rPr>
            <w:lang w:val="en-GB"/>
          </w:rPr>
          <w:t xml:space="preserve">depending on </w:t>
        </w:r>
      </w:ins>
      <w:del w:id="1476" w:author="CAIZERGUES Alain" w:date="2023-09-05T16:06:00Z">
        <w:r w:rsidRPr="00EB6FAE" w:rsidDel="007D5C72">
          <w:rPr>
            <w:lang w:val="en-GB"/>
          </w:rPr>
          <w:delText xml:space="preserve">in light of </w:delText>
        </w:r>
      </w:del>
      <w:r w:rsidRPr="00EB6FAE">
        <w:rPr>
          <w:lang w:val="en-GB"/>
        </w:rPr>
        <w:t xml:space="preserve">the culling pressure </w:t>
      </w:r>
      <w:del w:id="1477" w:author="CAIZERGUES Alain" w:date="2023-09-12T11:09:00Z">
        <w:r w:rsidRPr="00EB6FAE" w:rsidDel="0089362C">
          <w:rPr>
            <w:lang w:val="en-GB"/>
          </w:rPr>
          <w:delText xml:space="preserve">for both </w:delText>
        </w:r>
      </w:del>
      <w:ins w:id="1478" w:author="CAIZERGUES Alain" w:date="2023-09-05T16:06:00Z">
        <w:r w:rsidR="007D5C72">
          <w:rPr>
            <w:lang w:val="en-GB"/>
          </w:rPr>
          <w:t xml:space="preserve">Ruddy duck </w:t>
        </w:r>
      </w:ins>
      <w:r w:rsidRPr="00EB6FAE">
        <w:rPr>
          <w:lang w:val="en-GB"/>
        </w:rPr>
        <w:t>populations</w:t>
      </w:r>
      <w:ins w:id="1479" w:author="CAIZERGUES Alain" w:date="2023-09-05T16:06:00Z">
        <w:r w:rsidR="007D5C72">
          <w:rPr>
            <w:lang w:val="en-GB"/>
          </w:rPr>
          <w:t xml:space="preserve"> of </w:t>
        </w:r>
      </w:ins>
      <w:ins w:id="1480" w:author="CAIZERGUES Alain" w:date="2023-09-05T16:11:00Z">
        <w:r w:rsidR="009D213B">
          <w:rPr>
            <w:lang w:val="en-GB"/>
          </w:rPr>
          <w:t>G</w:t>
        </w:r>
      </w:ins>
      <w:ins w:id="1481" w:author="CAIZERGUES Alain" w:date="2023-09-12T11:09:00Z">
        <w:r w:rsidR="0089362C">
          <w:rPr>
            <w:lang w:val="en-GB"/>
          </w:rPr>
          <w:t>reat-Britain</w:t>
        </w:r>
      </w:ins>
      <w:ins w:id="1482" w:author="CAIZERGUES Alain" w:date="2023-09-05T16:06:00Z">
        <w:r w:rsidR="007D5C72">
          <w:rPr>
            <w:lang w:val="en-GB"/>
          </w:rPr>
          <w:t xml:space="preserve"> </w:t>
        </w:r>
      </w:ins>
      <w:ins w:id="1483" w:author="CAIZERGUES Alain" w:date="2023-09-12T11:10:00Z">
        <w:r w:rsidR="0089362C">
          <w:rPr>
            <w:lang w:val="en-GB"/>
          </w:rPr>
          <w:t xml:space="preserve">(GB) </w:t>
        </w:r>
      </w:ins>
      <w:ins w:id="1484" w:author="CAIZERGUES Alain" w:date="2023-09-05T16:06:00Z">
        <w:r w:rsidR="007D5C72">
          <w:rPr>
            <w:lang w:val="en-GB"/>
          </w:rPr>
          <w:t>and F</w:t>
        </w:r>
      </w:ins>
      <w:ins w:id="1485" w:author="CAIZERGUES Alain" w:date="2023-09-05T16:07:00Z">
        <w:r w:rsidR="007D5C72">
          <w:rPr>
            <w:lang w:val="en-GB"/>
          </w:rPr>
          <w:t>rance</w:t>
        </w:r>
        <w:r w:rsidR="009D213B">
          <w:rPr>
            <w:lang w:val="en-GB"/>
          </w:rPr>
          <w:t xml:space="preserve"> </w:t>
        </w:r>
      </w:ins>
      <w:ins w:id="1486" w:author="CAIZERGUES Alain" w:date="2023-09-12T11:11:00Z">
        <w:r w:rsidR="0089362C">
          <w:rPr>
            <w:lang w:val="en-GB"/>
          </w:rPr>
          <w:t xml:space="preserve">(FR) </w:t>
        </w:r>
      </w:ins>
      <w:ins w:id="1487" w:author="CAIZERGUES Alain" w:date="2023-09-05T16:07:00Z">
        <w:r w:rsidR="009D213B">
          <w:rPr>
            <w:lang w:val="en-GB"/>
          </w:rPr>
          <w:t>as derived from</w:t>
        </w:r>
      </w:ins>
      <w:ins w:id="1488" w:author="CAIZERGUES Alain" w:date="2023-09-20T11:21:00Z">
        <w:r w:rsidR="00DD3C09">
          <w:rPr>
            <w:lang w:val="en-GB"/>
          </w:rPr>
          <w:t xml:space="preserve"> our</w:t>
        </w:r>
      </w:ins>
      <w:ins w:id="1489" w:author="CAIZERGUES Alain" w:date="2023-09-05T16:07:00Z">
        <w:r w:rsidR="009D213B">
          <w:rPr>
            <w:lang w:val="en-GB"/>
          </w:rPr>
          <w:t xml:space="preserve"> </w:t>
        </w:r>
      </w:ins>
      <w:ins w:id="1490" w:author="CAIZERGUES Alain" w:date="2023-09-05T16:09:00Z">
        <w:r w:rsidR="009D213B">
          <w:rPr>
            <w:lang w:val="en-GB"/>
          </w:rPr>
          <w:t>“</w:t>
        </w:r>
      </w:ins>
      <w:ins w:id="1491" w:author="CAIZERGUES Alain" w:date="2023-09-05T16:08:00Z">
        <w:r w:rsidR="009D213B">
          <w:rPr>
            <w:lang w:val="en-GB"/>
          </w:rPr>
          <w:t>change</w:t>
        </w:r>
      </w:ins>
      <w:ins w:id="1492" w:author="CAIZERGUES Alain" w:date="2023-09-05T16:09:00Z">
        <w:r w:rsidR="009D213B">
          <w:rPr>
            <w:lang w:val="en-GB"/>
          </w:rPr>
          <w:t>s</w:t>
        </w:r>
      </w:ins>
      <w:ins w:id="1493" w:author="CAIZERGUES Alain" w:date="2023-09-05T16:08:00Z">
        <w:r w:rsidR="009D213B">
          <w:rPr>
            <w:lang w:val="en-GB"/>
          </w:rPr>
          <w:t xml:space="preserve"> </w:t>
        </w:r>
      </w:ins>
      <w:ins w:id="1494" w:author="CAIZERGUES Alain" w:date="2023-09-05T16:09:00Z">
        <w:r w:rsidR="009D213B">
          <w:rPr>
            <w:lang w:val="en-GB"/>
          </w:rPr>
          <w:t>in</w:t>
        </w:r>
      </w:ins>
      <w:ins w:id="1495" w:author="CAIZERGUES Alain" w:date="2023-09-05T16:08:00Z">
        <w:r w:rsidR="009D213B">
          <w:rPr>
            <w:lang w:val="en-GB"/>
          </w:rPr>
          <w:t xml:space="preserve"> apparent sex-ratio </w:t>
        </w:r>
      </w:ins>
      <w:ins w:id="1496" w:author="CAIZERGUES Alain" w:date="2023-09-05T16:07:00Z">
        <w:r w:rsidR="009D213B">
          <w:rPr>
            <w:lang w:val="en-GB"/>
          </w:rPr>
          <w:t>model</w:t>
        </w:r>
      </w:ins>
      <w:ins w:id="1497" w:author="CAIZERGUES Alain" w:date="2023-09-05T16:09:00Z">
        <w:r w:rsidR="0089362C">
          <w:rPr>
            <w:lang w:val="en-GB"/>
          </w:rPr>
          <w:t xml:space="preserve"> </w:t>
        </w:r>
      </w:ins>
      <w:ins w:id="1498" w:author="CAIZERGUES Alain" w:date="2023-09-05T16:08:00Z">
        <w:r w:rsidR="009D213B">
          <w:rPr>
            <w:lang w:val="en-GB"/>
          </w:rPr>
          <w:t>of population dynamics</w:t>
        </w:r>
      </w:ins>
      <w:ins w:id="1499" w:author="CAIZERGUES Alain" w:date="2023-09-12T11:09:00Z">
        <w:r w:rsidR="0089362C">
          <w:rPr>
            <w:lang w:val="en-GB"/>
          </w:rPr>
          <w:t>”</w:t>
        </w:r>
      </w:ins>
      <w:ins w:id="1500" w:author="CAIZERGUES Alain" w:date="2023-09-05T16:07:00Z">
        <w:r w:rsidR="009D213B">
          <w:rPr>
            <w:lang w:val="en-GB"/>
          </w:rPr>
          <w:t xml:space="preserve"> </w:t>
        </w:r>
      </w:ins>
      <w:del w:id="1501" w:author="CAIZERGUES Alain" w:date="2023-09-05T16:07:00Z">
        <w:r w:rsidRPr="00EB6FAE" w:rsidDel="007D5C72">
          <w:rPr>
            <w:lang w:val="en-GB"/>
          </w:rPr>
          <w:delText>;</w:delText>
        </w:r>
      </w:del>
      <w:del w:id="1502" w:author="CAIZERGUES Alain" w:date="2023-09-05T16:09:00Z">
        <w:r w:rsidRPr="00EB6FAE" w:rsidDel="009D213B">
          <w:rPr>
            <w:lang w:val="en-GB"/>
          </w:rPr>
          <w:delText xml:space="preserve"> </w:delText>
        </w:r>
      </w:del>
      <w:ins w:id="1503" w:author="CAIZERGUES Alain" w:date="2023-09-05T16:07:00Z">
        <w:r w:rsidR="007D5C72">
          <w:rPr>
            <w:lang w:val="en-GB"/>
          </w:rPr>
          <w:t xml:space="preserve">(vertical </w:t>
        </w:r>
      </w:ins>
      <w:r w:rsidRPr="00EB6FAE">
        <w:rPr>
          <w:lang w:val="en-GB"/>
        </w:rPr>
        <w:t xml:space="preserve">bars </w:t>
      </w:r>
      <w:del w:id="1504" w:author="CAIZERGUES Alain" w:date="2023-09-05T16:07:00Z">
        <w:r w:rsidRPr="00EB6FAE" w:rsidDel="009D213B">
          <w:rPr>
            <w:lang w:val="en-GB"/>
          </w:rPr>
          <w:delText xml:space="preserve">define </w:delText>
        </w:r>
      </w:del>
      <w:ins w:id="1505" w:author="CAIZERGUES Alain" w:date="2023-09-05T16:07:00Z">
        <w:r w:rsidR="009D213B">
          <w:rPr>
            <w:lang w:val="en-GB"/>
          </w:rPr>
          <w:t>represents</w:t>
        </w:r>
        <w:r w:rsidR="009D213B" w:rsidRPr="00EB6FAE">
          <w:rPr>
            <w:lang w:val="en-GB"/>
          </w:rPr>
          <w:t xml:space="preserve"> </w:t>
        </w:r>
      </w:ins>
      <w:r w:rsidRPr="00EB6FAE">
        <w:rPr>
          <w:lang w:val="en-GB"/>
        </w:rPr>
        <w:t>the 95% confidence intervals</w:t>
      </w:r>
      <w:ins w:id="1506" w:author="CAIZERGUES Alain" w:date="2023-09-05T16:07:00Z">
        <w:r w:rsidR="009D213B">
          <w:rPr>
            <w:lang w:val="en-GB"/>
          </w:rPr>
          <w:t>)</w:t>
        </w:r>
      </w:ins>
      <w:ins w:id="1507" w:author="CAIZERGUES Alain" w:date="2023-09-20T11:25:00Z">
        <w:r w:rsidR="00DD3C09">
          <w:rPr>
            <w:lang w:val="en-GB"/>
          </w:rPr>
          <w:t xml:space="preserve">. </w:t>
        </w:r>
      </w:ins>
    </w:p>
    <w:p w14:paraId="546BCBDE" w14:textId="26D2CAB4" w:rsidR="006B30FD" w:rsidRDefault="00244A08">
      <w:pPr>
        <w:pStyle w:val="Corpsdetexte"/>
        <w:spacing w:line="480" w:lineRule="auto"/>
        <w:ind w:firstLine="720"/>
        <w:jc w:val="both"/>
        <w:rPr>
          <w:ins w:id="1508" w:author="CAIZERGUES Alain" w:date="2023-09-08T15:25:00Z"/>
          <w:lang w:val="en-GB"/>
        </w:rPr>
        <w:pPrChange w:id="1509" w:author="CAIZERGUES Alain" w:date="2023-09-14T17:06:00Z">
          <w:pPr>
            <w:pStyle w:val="Corpsdetexte"/>
          </w:pPr>
        </w:pPrChange>
      </w:pPr>
      <w:commentRangeStart w:id="1510"/>
      <w:ins w:id="1511" w:author="CAIZERGUES Alain" w:date="2023-09-08T15:14:00Z">
        <w:r>
          <w:rPr>
            <w:lang w:val="en-GB"/>
          </w:rPr>
          <w:t xml:space="preserve">Observed </w:t>
        </w:r>
      </w:ins>
      <w:del w:id="1512" w:author="CAIZERGUES Alain" w:date="2023-09-08T15:14:00Z">
        <w:r w:rsidR="00B404E8" w:rsidRPr="00EB6FAE" w:rsidDel="00244A08">
          <w:rPr>
            <w:lang w:val="en-GB"/>
          </w:rPr>
          <w:delText>The p</w:delText>
        </w:r>
      </w:del>
      <w:ins w:id="1513" w:author="CAIZERGUES Alain" w:date="2023-09-08T15:14:00Z">
        <w:r>
          <w:rPr>
            <w:lang w:val="en-GB"/>
          </w:rPr>
          <w:t>p</w:t>
        </w:r>
      </w:ins>
      <w:r w:rsidR="00B404E8" w:rsidRPr="00EB6FAE">
        <w:rPr>
          <w:lang w:val="en-GB"/>
        </w:rPr>
        <w:t>roportion</w:t>
      </w:r>
      <w:ins w:id="1514" w:author="CAIZERGUES Alain" w:date="2023-09-08T15:14:00Z">
        <w:r>
          <w:rPr>
            <w:lang w:val="en-GB"/>
          </w:rPr>
          <w:t>s</w:t>
        </w:r>
      </w:ins>
      <w:r w:rsidR="00B404E8" w:rsidRPr="00EB6FAE">
        <w:rPr>
          <w:lang w:val="en-GB"/>
        </w:rPr>
        <w:t xml:space="preserve"> of males in adults, which is a prerequisite to infer the </w:t>
      </w:r>
      <w:ins w:id="1515" w:author="CAIZERGUES Alain" w:date="2023-09-05T16:10:00Z">
        <w:r w:rsidR="009D213B">
          <w:rPr>
            <w:lang w:val="en-GB"/>
          </w:rPr>
          <w:t xml:space="preserve">median </w:t>
        </w:r>
      </w:ins>
      <w:r w:rsidR="00B404E8" w:rsidRPr="00EB6FAE">
        <w:rPr>
          <w:lang w:val="en-GB"/>
        </w:rPr>
        <w:t>proportion of immatures, was estimated at 0.60 [0.59; 0.61]</w:t>
      </w:r>
      <w:ins w:id="1516" w:author="CAIZERGUES Alain" w:date="2023-09-05T16:09:00Z">
        <w:r w:rsidR="009D213B">
          <w:rPr>
            <w:lang w:val="en-GB"/>
          </w:rPr>
          <w:t xml:space="preserve">, </w:t>
        </w:r>
      </w:ins>
      <w:ins w:id="1517" w:author="CAIZERGUES Alain" w:date="2023-09-05T16:10:00Z">
        <w:r w:rsidR="009D213B">
          <w:rPr>
            <w:lang w:val="en-GB"/>
          </w:rPr>
          <w:t xml:space="preserve">ranging from </w:t>
        </w:r>
      </w:ins>
      <w:del w:id="1518" w:author="CAIZERGUES Alain" w:date="2023-09-05T16:09:00Z">
        <w:r w:rsidR="00B404E8" w:rsidRPr="00EB6FAE" w:rsidDel="009D213B">
          <w:rPr>
            <w:lang w:val="en-GB"/>
          </w:rPr>
          <w:delText>.</w:delText>
        </w:r>
      </w:del>
      <w:del w:id="1519" w:author="CAIZERGUES Alain" w:date="2023-09-05T16:10:00Z">
        <w:r w:rsidR="00B404E8" w:rsidRPr="00EB6FAE" w:rsidDel="009D213B">
          <w:rPr>
            <w:lang w:val="en-GB"/>
          </w:rPr>
          <w:delText xml:space="preserve"> The immature proportion ranged from </w:delText>
        </w:r>
      </w:del>
      <w:r w:rsidR="00B404E8" w:rsidRPr="00EB6FAE">
        <w:rPr>
          <w:lang w:val="en-GB"/>
        </w:rPr>
        <w:t>0.16 [0.07; 0.24] to 0.54 [0.44; 0.62]</w:t>
      </w:r>
      <w:ins w:id="1520" w:author="CAIZERGUES Alain" w:date="2023-09-05T16:10:00Z">
        <w:r w:rsidR="009D213B">
          <w:rPr>
            <w:lang w:val="en-GB"/>
          </w:rPr>
          <w:t xml:space="preserve"> depending on population (country</w:t>
        </w:r>
      </w:ins>
      <w:ins w:id="1521" w:author="CAIZERGUES Alain" w:date="2023-09-05T16:11:00Z">
        <w:r w:rsidR="009D213B">
          <w:rPr>
            <w:lang w:val="en-GB"/>
          </w:rPr>
          <w:t>)</w:t>
        </w:r>
      </w:ins>
      <w:ins w:id="1522" w:author="CAIZERGUES Alain" w:date="2023-09-05T16:10:00Z">
        <w:r w:rsidR="009D213B">
          <w:rPr>
            <w:lang w:val="en-GB"/>
          </w:rPr>
          <w:t xml:space="preserve"> and year</w:t>
        </w:r>
      </w:ins>
      <w:r w:rsidR="00B404E8" w:rsidRPr="00EB6FAE">
        <w:rPr>
          <w:lang w:val="en-GB"/>
        </w:rPr>
        <w:t xml:space="preserve">. </w:t>
      </w:r>
      <w:ins w:id="1523" w:author="CAIZERGUES Alain" w:date="2023-09-08T15:12:00Z">
        <w:r>
          <w:rPr>
            <w:lang w:val="en-GB"/>
          </w:rPr>
          <w:t xml:space="preserve"> </w:t>
        </w:r>
      </w:ins>
      <w:r w:rsidR="00B404E8" w:rsidRPr="00EB6FAE">
        <w:rPr>
          <w:lang w:val="en-GB"/>
        </w:rPr>
        <w:t>The lowe</w:t>
      </w:r>
      <w:ins w:id="1524" w:author="CAIZERGUES Alain" w:date="2023-09-05T16:10:00Z">
        <w:r w:rsidR="009D213B">
          <w:rPr>
            <w:lang w:val="en-GB"/>
          </w:rPr>
          <w:t>st</w:t>
        </w:r>
      </w:ins>
      <w:del w:id="1525" w:author="CAIZERGUES Alain" w:date="2023-09-05T16:10:00Z">
        <w:r w:rsidR="00B404E8" w:rsidRPr="00EB6FAE" w:rsidDel="009D213B">
          <w:rPr>
            <w:lang w:val="en-GB"/>
          </w:rPr>
          <w:delText>r</w:delText>
        </w:r>
      </w:del>
      <w:r w:rsidR="00B404E8" w:rsidRPr="00EB6FAE">
        <w:rPr>
          <w:lang w:val="en-GB"/>
        </w:rPr>
        <w:t xml:space="preserve"> values were similar for the two populations,</w:t>
      </w:r>
      <w:ins w:id="1526" w:author="CAIZERGUES Alain" w:date="2023-09-05T16:10:00Z">
        <w:r w:rsidR="009D213B">
          <w:rPr>
            <w:lang w:val="en-GB"/>
          </w:rPr>
          <w:t xml:space="preserve"> </w:t>
        </w:r>
      </w:ins>
      <w:del w:id="1527" w:author="CAIZERGUES Alain" w:date="2023-09-05T16:10:00Z">
        <w:r w:rsidR="00B404E8" w:rsidRPr="00EB6FAE" w:rsidDel="009D213B">
          <w:rPr>
            <w:lang w:val="en-GB"/>
          </w:rPr>
          <w:delText xml:space="preserve"> </w:delText>
        </w:r>
      </w:del>
      <w:r w:rsidR="00B404E8" w:rsidRPr="00EB6FAE">
        <w:rPr>
          <w:lang w:val="en-GB"/>
        </w:rPr>
        <w:t xml:space="preserve">but the range </w:t>
      </w:r>
      <w:ins w:id="1528" w:author="CAIZERGUES Alain" w:date="2023-09-08T15:12:00Z">
        <w:r>
          <w:rPr>
            <w:lang w:val="en-GB"/>
          </w:rPr>
          <w:t>in</w:t>
        </w:r>
      </w:ins>
      <w:del w:id="1529" w:author="CAIZERGUES Alain" w:date="2023-09-08T15:12:00Z">
        <w:r w:rsidR="00B404E8" w:rsidRPr="00EB6FAE" w:rsidDel="00244A08">
          <w:rPr>
            <w:lang w:val="en-GB"/>
          </w:rPr>
          <w:delText>of</w:delText>
        </w:r>
      </w:del>
      <w:r w:rsidR="00B404E8" w:rsidRPr="00EB6FAE">
        <w:rPr>
          <w:lang w:val="en-GB"/>
        </w:rPr>
        <w:t xml:space="preserve"> the </w:t>
      </w:r>
      <w:ins w:id="1530" w:author="CAIZERGUES Alain" w:date="2023-09-05T16:11:00Z">
        <w:r w:rsidR="009D213B">
          <w:rPr>
            <w:lang w:val="en-GB"/>
          </w:rPr>
          <w:t xml:space="preserve">median </w:t>
        </w:r>
      </w:ins>
      <w:r w:rsidR="00B404E8" w:rsidRPr="00EB6FAE">
        <w:rPr>
          <w:lang w:val="en-GB"/>
        </w:rPr>
        <w:t xml:space="preserve">proportions of immatures in the GB population was far more limited (upper value </w:t>
      </w:r>
      <w:ins w:id="1531" w:author="CAIZERGUES Alain" w:date="2023-09-08T15:16:00Z">
        <w:r>
          <w:rPr>
            <w:lang w:val="en-GB"/>
          </w:rPr>
          <w:t>GB</w:t>
        </w:r>
      </w:ins>
      <w:r w:rsidR="00B404E8" w:rsidRPr="00EB6FAE">
        <w:rPr>
          <w:lang w:val="en-GB"/>
        </w:rPr>
        <w:t>: 0.30 [0.14; 0.45]</w:t>
      </w:r>
      <w:ins w:id="1532" w:author="CAIZERGUES Alain" w:date="2023-09-08T15:16:00Z">
        <w:r>
          <w:rPr>
            <w:lang w:val="en-GB"/>
          </w:rPr>
          <w:t>, F</w:t>
        </w:r>
      </w:ins>
      <w:ins w:id="1533" w:author="CAIZERGUES Alain" w:date="2023-09-08T15:17:00Z">
        <w:r>
          <w:rPr>
            <w:lang w:val="en-GB"/>
          </w:rPr>
          <w:t>R</w:t>
        </w:r>
      </w:ins>
      <w:ins w:id="1534" w:author="CAIZERGUES Alain" w:date="2023-09-08T15:21:00Z">
        <w:r>
          <w:rPr>
            <w:lang w:val="en-GB"/>
          </w:rPr>
          <w:t>:</w:t>
        </w:r>
      </w:ins>
      <w:ins w:id="1535" w:author="CAIZERGUES Alain" w:date="2023-09-08T15:16:00Z">
        <w:r>
          <w:rPr>
            <w:lang w:val="en-GB"/>
          </w:rPr>
          <w:t xml:space="preserve"> 0.</w:t>
        </w:r>
      </w:ins>
      <w:ins w:id="1536" w:author="CAIZERGUES Alain" w:date="2023-09-08T15:25:00Z">
        <w:r w:rsidR="006B30FD">
          <w:rPr>
            <w:lang w:val="en-GB"/>
          </w:rPr>
          <w:t>??</w:t>
        </w:r>
      </w:ins>
      <w:ins w:id="1537" w:author="CAIZERGUES Alain" w:date="2023-09-08T15:17:00Z">
        <w:r>
          <w:rPr>
            <w:lang w:val="en-GB"/>
          </w:rPr>
          <w:t xml:space="preserve"> </w:t>
        </w:r>
        <w:r w:rsidRPr="00EB6FAE">
          <w:rPr>
            <w:lang w:val="en-GB"/>
          </w:rPr>
          <w:t>[</w:t>
        </w:r>
        <w:proofErr w:type="gramStart"/>
        <w:r w:rsidRPr="00EB6FAE">
          <w:rPr>
            <w:lang w:val="en-GB"/>
          </w:rPr>
          <w:t>0.</w:t>
        </w:r>
        <w:r>
          <w:rPr>
            <w:lang w:val="en-GB"/>
          </w:rPr>
          <w:t>XX</w:t>
        </w:r>
        <w:proofErr w:type="gramEnd"/>
        <w:r w:rsidRPr="00EB6FAE">
          <w:rPr>
            <w:lang w:val="en-GB"/>
          </w:rPr>
          <w:t>; 0.</w:t>
        </w:r>
        <w:r>
          <w:rPr>
            <w:lang w:val="en-GB"/>
          </w:rPr>
          <w:t>YY</w:t>
        </w:r>
        <w:r w:rsidRPr="00EB6FAE">
          <w:rPr>
            <w:lang w:val="en-GB"/>
          </w:rPr>
          <w:t>]</w:t>
        </w:r>
      </w:ins>
      <w:r w:rsidR="00B404E8" w:rsidRPr="00EB6FAE">
        <w:rPr>
          <w:lang w:val="en-GB"/>
        </w:rPr>
        <w:t>)</w:t>
      </w:r>
      <w:ins w:id="1538" w:author="CAIZERGUES Alain" w:date="2023-09-08T15:25:00Z">
        <w:r w:rsidR="006B30FD">
          <w:rPr>
            <w:lang w:val="en-GB"/>
          </w:rPr>
          <w:t xml:space="preserve">. </w:t>
        </w:r>
        <w:commentRangeEnd w:id="1510"/>
        <w:r w:rsidR="006B30FD">
          <w:rPr>
            <w:rStyle w:val="Marquedecommentaire"/>
          </w:rPr>
          <w:commentReference w:id="1510"/>
        </w:r>
      </w:ins>
    </w:p>
    <w:p w14:paraId="4F7CEF5E" w14:textId="31820975" w:rsidR="00AC35CD" w:rsidRPr="00EB6FAE" w:rsidRDefault="00B404E8">
      <w:pPr>
        <w:pStyle w:val="Corpsdetexte"/>
        <w:spacing w:line="480" w:lineRule="auto"/>
        <w:ind w:firstLine="720"/>
        <w:jc w:val="both"/>
        <w:rPr>
          <w:lang w:val="en-GB"/>
        </w:rPr>
        <w:pPrChange w:id="1539" w:author="CAIZERGUES Alain" w:date="2023-09-14T17:06:00Z">
          <w:pPr>
            <w:pStyle w:val="Corpsdetexte"/>
          </w:pPr>
        </w:pPrChange>
      </w:pPr>
      <w:del w:id="1540" w:author="CAIZERGUES Alain" w:date="2023-09-08T15:25:00Z">
        <w:r w:rsidRPr="00EB6FAE" w:rsidDel="006B30FD">
          <w:rPr>
            <w:lang w:val="en-GB"/>
          </w:rPr>
          <w:delText xml:space="preserve">. </w:delText>
        </w:r>
      </w:del>
      <w:del w:id="1541" w:author="CAIZERGUES Alain" w:date="2023-09-08T15:18:00Z">
        <w:r w:rsidRPr="00EB6FAE" w:rsidDel="00244A08">
          <w:rPr>
            <w:lang w:val="en-GB"/>
          </w:rPr>
          <w:delText>As opposed to the</w:delText>
        </w:r>
      </w:del>
      <w:ins w:id="1542" w:author="CAIZERGUES Alain" w:date="2023-09-08T15:19:00Z">
        <w:r w:rsidR="00244A08">
          <w:rPr>
            <w:lang w:val="en-GB"/>
          </w:rPr>
          <w:t xml:space="preserve">Between-years </w:t>
        </w:r>
      </w:ins>
      <w:ins w:id="1543" w:author="CAIZERGUES Alain" w:date="2023-09-08T15:18:00Z">
        <w:r w:rsidR="00244A08">
          <w:rPr>
            <w:lang w:val="en-GB"/>
          </w:rPr>
          <w:t xml:space="preserve">changes in male proportions </w:t>
        </w:r>
      </w:ins>
      <w:ins w:id="1544" w:author="CAIZERGUES Alain" w:date="2023-09-08T15:19:00Z">
        <w:r w:rsidR="00244A08">
          <w:rPr>
            <w:lang w:val="en-GB"/>
          </w:rPr>
          <w:t>were significant in FR but not in GB</w:t>
        </w:r>
      </w:ins>
      <w:del w:id="1545" w:author="CAIZERGUES Alain" w:date="2023-09-08T15:19:00Z">
        <w:r w:rsidRPr="00EB6FAE" w:rsidDel="00244A08">
          <w:rPr>
            <w:lang w:val="en-GB"/>
          </w:rPr>
          <w:delText xml:space="preserve"> </w:delText>
        </w:r>
      </w:del>
      <w:del w:id="1546" w:author="CAIZERGUES Alain" w:date="2023-09-08T15:20:00Z">
        <w:r w:rsidRPr="00EB6FAE" w:rsidDel="00244A08">
          <w:rPr>
            <w:lang w:val="en-GB"/>
          </w:rPr>
          <w:delText>FR population, there were no significant differences from a year to another because all estimates overlapped with each other</w:delText>
        </w:r>
      </w:del>
      <w:r w:rsidRPr="00EB6FAE">
        <w:rPr>
          <w:lang w:val="en-GB"/>
        </w:rPr>
        <w:t xml:space="preserve">. </w:t>
      </w:r>
      <w:ins w:id="1547" w:author="CAIZERGUES Alain" w:date="2023-09-08T15:20:00Z">
        <w:r w:rsidR="00244A08">
          <w:rPr>
            <w:lang w:val="en-GB"/>
          </w:rPr>
          <w:t xml:space="preserve">Similarly, </w:t>
        </w:r>
      </w:ins>
      <w:del w:id="1548" w:author="CAIZERGUES Alain" w:date="2023-09-08T15:20:00Z">
        <w:r w:rsidRPr="00EB6FAE" w:rsidDel="00244A08">
          <w:rPr>
            <w:lang w:val="en-GB"/>
          </w:rPr>
          <w:delText>T</w:delText>
        </w:r>
      </w:del>
      <w:ins w:id="1549" w:author="CAIZERGUES Alain" w:date="2023-09-08T15:20:00Z">
        <w:r w:rsidR="00244A08">
          <w:rPr>
            <w:lang w:val="en-GB"/>
          </w:rPr>
          <w:t>t</w:t>
        </w:r>
      </w:ins>
      <w:r w:rsidRPr="00EB6FAE">
        <w:rPr>
          <w:lang w:val="en-GB"/>
        </w:rPr>
        <w:t>he proportion</w:t>
      </w:r>
      <w:ins w:id="1550" w:author="CAIZERGUES Alain" w:date="2023-09-08T15:20:00Z">
        <w:r w:rsidR="00244A08">
          <w:rPr>
            <w:lang w:val="en-GB"/>
          </w:rPr>
          <w:t>s</w:t>
        </w:r>
      </w:ins>
      <w:r w:rsidRPr="00EB6FAE">
        <w:rPr>
          <w:lang w:val="en-GB"/>
        </w:rPr>
        <w:t xml:space="preserve"> of immatures </w:t>
      </w:r>
      <w:ins w:id="1551" w:author="CAIZERGUES Alain" w:date="2023-09-08T15:23:00Z">
        <w:r w:rsidR="006B30FD">
          <w:rPr>
            <w:lang w:val="en-GB"/>
          </w:rPr>
          <w:t xml:space="preserve">derived from the model </w:t>
        </w:r>
      </w:ins>
      <w:del w:id="1552" w:author="CAIZERGUES Alain" w:date="2023-09-08T15:20:00Z">
        <w:r w:rsidRPr="00EB6FAE" w:rsidDel="00244A08">
          <w:rPr>
            <w:lang w:val="en-GB"/>
          </w:rPr>
          <w:delText xml:space="preserve">was </w:delText>
        </w:r>
      </w:del>
      <w:ins w:id="1553" w:author="CAIZERGUES Alain" w:date="2023-09-08T15:20:00Z">
        <w:r w:rsidR="00244A08" w:rsidRPr="00EB6FAE">
          <w:rPr>
            <w:lang w:val="en-GB"/>
          </w:rPr>
          <w:t>w</w:t>
        </w:r>
        <w:r w:rsidR="00244A08">
          <w:rPr>
            <w:lang w:val="en-GB"/>
          </w:rPr>
          <w:t>ere</w:t>
        </w:r>
        <w:r w:rsidR="00244A08" w:rsidRPr="00EB6FAE">
          <w:rPr>
            <w:lang w:val="en-GB"/>
          </w:rPr>
          <w:t xml:space="preserve"> </w:t>
        </w:r>
      </w:ins>
      <w:r w:rsidRPr="00EB6FAE">
        <w:rPr>
          <w:lang w:val="en-GB"/>
        </w:rPr>
        <w:t xml:space="preserve">relatively stable over </w:t>
      </w:r>
      <w:ins w:id="1554" w:author="CAIZERGUES Alain" w:date="2023-09-08T15:20:00Z">
        <w:r w:rsidR="00244A08">
          <w:rPr>
            <w:lang w:val="en-GB"/>
          </w:rPr>
          <w:t xml:space="preserve">years </w:t>
        </w:r>
      </w:ins>
      <w:del w:id="1555" w:author="CAIZERGUES Alain" w:date="2023-09-08T15:20:00Z">
        <w:r w:rsidRPr="00EB6FAE" w:rsidDel="00244A08">
          <w:rPr>
            <w:lang w:val="en-GB"/>
          </w:rPr>
          <w:delText xml:space="preserve">time </w:delText>
        </w:r>
      </w:del>
      <w:r w:rsidRPr="00EB6FAE">
        <w:rPr>
          <w:lang w:val="en-GB"/>
        </w:rPr>
        <w:t>in the GB population</w:t>
      </w:r>
      <w:del w:id="1556" w:author="CAIZERGUES Alain" w:date="2023-09-12T11:11:00Z">
        <w:r w:rsidRPr="00EB6FAE" w:rsidDel="0089362C">
          <w:rPr>
            <w:lang w:val="en-GB"/>
          </w:rPr>
          <w:delText>s</w:delText>
        </w:r>
      </w:del>
      <w:r w:rsidRPr="00EB6FAE">
        <w:rPr>
          <w:lang w:val="en-GB"/>
        </w:rPr>
        <w:t>, while</w:t>
      </w:r>
      <w:ins w:id="1557" w:author="CAIZERGUES Alain" w:date="2023-09-08T15:21:00Z">
        <w:r w:rsidR="00244A08">
          <w:rPr>
            <w:lang w:val="en-GB"/>
          </w:rPr>
          <w:t xml:space="preserve"> </w:t>
        </w:r>
      </w:ins>
      <w:del w:id="1558" w:author="CAIZERGUES Alain" w:date="2023-09-08T15:21:00Z">
        <w:r w:rsidRPr="00EB6FAE" w:rsidDel="00244A08">
          <w:rPr>
            <w:lang w:val="en-GB"/>
          </w:rPr>
          <w:delText xml:space="preserve"> a </w:delText>
        </w:r>
      </w:del>
      <w:ins w:id="1559" w:author="CAIZERGUES Alain" w:date="2023-09-08T15:20:00Z">
        <w:r w:rsidR="00244A08">
          <w:rPr>
            <w:lang w:val="en-GB"/>
          </w:rPr>
          <w:t xml:space="preserve">it decreased </w:t>
        </w:r>
      </w:ins>
      <w:r w:rsidRPr="00EB6FAE">
        <w:rPr>
          <w:lang w:val="en-GB"/>
        </w:rPr>
        <w:t>slight</w:t>
      </w:r>
      <w:ins w:id="1560" w:author="CAIZERGUES Alain" w:date="2023-09-08T15:21:00Z">
        <w:r w:rsidR="00244A08">
          <w:rPr>
            <w:lang w:val="en-GB"/>
          </w:rPr>
          <w:t>ly</w:t>
        </w:r>
      </w:ins>
      <w:r w:rsidRPr="00EB6FAE">
        <w:rPr>
          <w:lang w:val="en-GB"/>
        </w:rPr>
        <w:t xml:space="preserve"> </w:t>
      </w:r>
      <w:del w:id="1561" w:author="CAIZERGUES Alain" w:date="2023-09-08T15:21:00Z">
        <w:r w:rsidRPr="00EB6FAE" w:rsidDel="00244A08">
          <w:rPr>
            <w:lang w:val="en-GB"/>
          </w:rPr>
          <w:delText>decrease was observed for the</w:delText>
        </w:r>
      </w:del>
      <w:ins w:id="1562" w:author="CAIZERGUES Alain" w:date="2023-09-08T15:21:00Z">
        <w:r w:rsidR="00244A08">
          <w:rPr>
            <w:lang w:val="en-GB"/>
          </w:rPr>
          <w:t>in</w:t>
        </w:r>
      </w:ins>
      <w:r w:rsidRPr="00EB6FAE">
        <w:rPr>
          <w:lang w:val="en-GB"/>
        </w:rPr>
        <w:t xml:space="preserve"> FR</w:t>
      </w:r>
      <w:ins w:id="1563" w:author="CAIZERGUES Alain" w:date="2023-09-08T15:21:00Z">
        <w:r w:rsidR="00244A08">
          <w:rPr>
            <w:lang w:val="en-GB"/>
          </w:rPr>
          <w:t xml:space="preserve"> (Fig. 3.1)</w:t>
        </w:r>
      </w:ins>
      <w:del w:id="1564" w:author="CAIZERGUES Alain" w:date="2023-09-08T15:21:00Z">
        <w:r w:rsidRPr="00EB6FAE" w:rsidDel="00244A08">
          <w:rPr>
            <w:lang w:val="en-GB"/>
          </w:rPr>
          <w:delText xml:space="preserve"> population</w:delText>
        </w:r>
      </w:del>
      <w:r w:rsidRPr="00EB6FAE">
        <w:rPr>
          <w:lang w:val="en-GB"/>
        </w:rPr>
        <w:t>.</w:t>
      </w:r>
    </w:p>
    <w:p w14:paraId="06F7C384" w14:textId="554E9AB4" w:rsidR="00AC35CD" w:rsidRPr="00EB6FAE" w:rsidRDefault="00B404E8">
      <w:pPr>
        <w:pStyle w:val="Corpsdetexte"/>
        <w:spacing w:line="480" w:lineRule="auto"/>
        <w:ind w:firstLine="720"/>
        <w:jc w:val="both"/>
        <w:rPr>
          <w:lang w:val="en-GB"/>
        </w:rPr>
        <w:pPrChange w:id="1565" w:author="CAIZERGUES Alain" w:date="2023-09-14T17:06:00Z">
          <w:pPr>
            <w:pStyle w:val="Corpsdetexte"/>
          </w:pPr>
        </w:pPrChange>
      </w:pPr>
      <w:r w:rsidRPr="00EB6FAE">
        <w:rPr>
          <w:lang w:val="en-GB"/>
        </w:rPr>
        <w:t xml:space="preserve">Adult survival rate </w:t>
      </w:r>
      <w:ins w:id="1566" w:author="CAIZERGUES Alain" w:date="2023-09-08T15:26:00Z">
        <w:r w:rsidR="006B30FD">
          <w:rPr>
            <w:lang w:val="en-GB"/>
          </w:rPr>
          <w:t xml:space="preserve">derived from the model </w:t>
        </w:r>
      </w:ins>
      <w:r w:rsidRPr="00EB6FAE">
        <w:rPr>
          <w:lang w:val="en-GB"/>
        </w:rPr>
        <w:t xml:space="preserve">ranged from 0.33 [0.29; 0.37] to </w:t>
      </w:r>
      <w:commentRangeStart w:id="1567"/>
      <w:r w:rsidRPr="00EB6FAE">
        <w:rPr>
          <w:lang w:val="en-GB"/>
        </w:rPr>
        <w:t>1</w:t>
      </w:r>
      <w:del w:id="1568" w:author="CAIZERGUES Alain" w:date="2023-09-12T11:11:00Z">
        <w:r w:rsidRPr="00EB6FAE" w:rsidDel="0089362C">
          <w:rPr>
            <w:lang w:val="en-GB"/>
          </w:rPr>
          <w:delText>.01</w:delText>
        </w:r>
      </w:del>
      <w:r w:rsidRPr="00EB6FAE">
        <w:rPr>
          <w:lang w:val="en-GB"/>
        </w:rPr>
        <w:t xml:space="preserve"> [0.89; 1</w:t>
      </w:r>
      <w:del w:id="1569" w:author="CAIZERGUES Alain" w:date="2023-09-12T11:11:00Z">
        <w:r w:rsidRPr="00EB6FAE" w:rsidDel="0089362C">
          <w:rPr>
            <w:lang w:val="en-GB"/>
          </w:rPr>
          <w:delText>.14</w:delText>
        </w:r>
      </w:del>
      <w:r w:rsidRPr="00EB6FAE">
        <w:rPr>
          <w:lang w:val="en-GB"/>
        </w:rPr>
        <w:t>].</w:t>
      </w:r>
      <w:commentRangeEnd w:id="1567"/>
      <w:r w:rsidR="006B30FD">
        <w:rPr>
          <w:rStyle w:val="Marquedecommentaire"/>
        </w:rPr>
        <w:commentReference w:id="1567"/>
      </w:r>
      <w:r w:rsidRPr="00EB6FAE">
        <w:rPr>
          <w:lang w:val="en-GB"/>
        </w:rPr>
        <w:t xml:space="preserve"> </w:t>
      </w:r>
      <w:ins w:id="1570" w:author="CAIZERGUES Alain" w:date="2023-09-26T10:46:00Z">
        <w:r w:rsidR="000C67CE">
          <w:rPr>
            <w:lang w:val="en-GB"/>
          </w:rPr>
          <w:t xml:space="preserve"> </w:t>
        </w:r>
      </w:ins>
      <w:r w:rsidRPr="00EB6FAE">
        <w:rPr>
          <w:lang w:val="en-GB"/>
        </w:rPr>
        <w:t>No</w:t>
      </w:r>
      <w:ins w:id="1571" w:author="CAIZERGUES Alain" w:date="2023-09-08T15:28:00Z">
        <w:r w:rsidR="006B30FD">
          <w:rPr>
            <w:lang w:val="en-GB"/>
          </w:rPr>
          <w:t>ne</w:t>
        </w:r>
      </w:ins>
      <w:r w:rsidRPr="00EB6FAE">
        <w:rPr>
          <w:lang w:val="en-GB"/>
        </w:rPr>
        <w:t xml:space="preserve"> </w:t>
      </w:r>
      <w:del w:id="1572" w:author="CAIZERGUES Alain" w:date="2023-09-08T15:28:00Z">
        <w:r w:rsidRPr="00EB6FAE" w:rsidDel="006B30FD">
          <w:rPr>
            <w:lang w:val="en-GB"/>
          </w:rPr>
          <w:delText>estimate</w:delText>
        </w:r>
      </w:del>
      <w:ins w:id="1573" w:author="CAIZERGUES Alain" w:date="2023-09-08T15:28:00Z">
        <w:r w:rsidR="006B30FD" w:rsidRPr="00EB6FAE">
          <w:rPr>
            <w:lang w:val="en-GB"/>
          </w:rPr>
          <w:t>estimates</w:t>
        </w:r>
      </w:ins>
      <w:del w:id="1574" w:author="CAIZERGUES Alain" w:date="2023-09-08T15:28:00Z">
        <w:r w:rsidRPr="00EB6FAE" w:rsidDel="006B30FD">
          <w:rPr>
            <w:lang w:val="en-GB"/>
          </w:rPr>
          <w:delText>s</w:delText>
        </w:r>
      </w:del>
      <w:r w:rsidRPr="00EB6FAE">
        <w:rPr>
          <w:lang w:val="en-GB"/>
        </w:rPr>
        <w:t xml:space="preserve"> </w:t>
      </w:r>
      <w:del w:id="1575" w:author="CAIZERGUES Alain" w:date="2023-09-08T15:28:00Z">
        <w:r w:rsidRPr="00EB6FAE" w:rsidDel="006B30FD">
          <w:rPr>
            <w:lang w:val="en-GB"/>
          </w:rPr>
          <w:delText xml:space="preserve">were </w:delText>
        </w:r>
      </w:del>
      <w:ins w:id="1576" w:author="CAIZERGUES Alain" w:date="2023-09-08T15:28:00Z">
        <w:r w:rsidR="006B30FD" w:rsidRPr="00EB6FAE">
          <w:rPr>
            <w:lang w:val="en-GB"/>
          </w:rPr>
          <w:t>w</w:t>
        </w:r>
        <w:r w:rsidR="006B30FD">
          <w:rPr>
            <w:lang w:val="en-GB"/>
          </w:rPr>
          <w:t>as</w:t>
        </w:r>
        <w:r w:rsidR="006B30FD" w:rsidRPr="00EB6FAE">
          <w:rPr>
            <w:lang w:val="en-GB"/>
          </w:rPr>
          <w:t xml:space="preserve"> </w:t>
        </w:r>
      </w:ins>
      <w:r w:rsidRPr="00EB6FAE">
        <w:rPr>
          <w:lang w:val="en-GB"/>
        </w:rPr>
        <w:t xml:space="preserve">significantly outside the range of a survival rates defined without immigration [0; 1]. </w:t>
      </w:r>
      <w:ins w:id="1577" w:author="CAIZERGUES Alain" w:date="2023-09-08T15:29:00Z">
        <w:r w:rsidR="006B30FD">
          <w:rPr>
            <w:lang w:val="en-GB"/>
          </w:rPr>
          <w:t xml:space="preserve"> </w:t>
        </w:r>
      </w:ins>
      <w:r w:rsidRPr="00EB6FAE">
        <w:rPr>
          <w:lang w:val="en-GB"/>
        </w:rPr>
        <w:t xml:space="preserve">No trend in adult survival rate </w:t>
      </w:r>
      <w:del w:id="1578" w:author="CAIZERGUES Alain" w:date="2023-09-08T15:30:00Z">
        <w:r w:rsidRPr="00EB6FAE" w:rsidDel="006B30FD">
          <w:rPr>
            <w:lang w:val="en-GB"/>
          </w:rPr>
          <w:delText xml:space="preserve">was </w:delText>
        </w:r>
      </w:del>
      <w:ins w:id="1579" w:author="CAIZERGUES Alain" w:date="2023-09-08T15:30:00Z">
        <w:r w:rsidR="006B30FD">
          <w:rPr>
            <w:lang w:val="en-GB"/>
          </w:rPr>
          <w:t>could be evidenced</w:t>
        </w:r>
        <w:r w:rsidR="006B30FD" w:rsidRPr="00EB6FAE">
          <w:rPr>
            <w:lang w:val="en-GB"/>
          </w:rPr>
          <w:t xml:space="preserve"> </w:t>
        </w:r>
      </w:ins>
      <w:del w:id="1580" w:author="CAIZERGUES Alain" w:date="2023-09-08T15:30:00Z">
        <w:r w:rsidRPr="00EB6FAE" w:rsidDel="006B30FD">
          <w:rPr>
            <w:lang w:val="en-GB"/>
          </w:rPr>
          <w:delText xml:space="preserve">recorded </w:delText>
        </w:r>
      </w:del>
      <w:r w:rsidRPr="00EB6FAE">
        <w:rPr>
          <w:lang w:val="en-GB"/>
        </w:rPr>
        <w:t xml:space="preserve">in any of the two populations, </w:t>
      </w:r>
      <w:del w:id="1581" w:author="CAIZERGUES Alain" w:date="2023-09-08T15:29:00Z">
        <w:r w:rsidRPr="00EB6FAE" w:rsidDel="006B30FD">
          <w:rPr>
            <w:lang w:val="en-GB"/>
          </w:rPr>
          <w:delText xml:space="preserve">although </w:delText>
        </w:r>
      </w:del>
      <w:ins w:id="1582" w:author="CAIZERGUES Alain" w:date="2023-09-08T15:29:00Z">
        <w:r w:rsidR="006B30FD">
          <w:rPr>
            <w:lang w:val="en-GB"/>
          </w:rPr>
          <w:t>but patterns differed</w:t>
        </w:r>
      </w:ins>
      <w:ins w:id="1583" w:author="CAIZERGUES Alain" w:date="2023-09-08T15:31:00Z">
        <w:r w:rsidR="006B30FD">
          <w:rPr>
            <w:lang w:val="en-GB"/>
          </w:rPr>
          <w:t xml:space="preserve">: survival </w:t>
        </w:r>
      </w:ins>
      <w:ins w:id="1584" w:author="CAIZERGUES Alain" w:date="2023-09-08T15:33:00Z">
        <w:r w:rsidR="006B30FD">
          <w:rPr>
            <w:lang w:val="en-GB"/>
          </w:rPr>
          <w:t xml:space="preserve">in GB </w:t>
        </w:r>
      </w:ins>
      <w:ins w:id="1585" w:author="CAIZERGUES Alain" w:date="2023-09-08T15:31:00Z">
        <w:r w:rsidR="006B30FD">
          <w:rPr>
            <w:lang w:val="en-GB"/>
          </w:rPr>
          <w:t>was b</w:t>
        </w:r>
      </w:ins>
      <w:ins w:id="1586" w:author="CAIZERGUES Alain" w:date="2023-09-08T15:32:00Z">
        <w:r w:rsidR="006B30FD">
          <w:rPr>
            <w:lang w:val="en-GB"/>
          </w:rPr>
          <w:t>o</w:t>
        </w:r>
      </w:ins>
      <w:ins w:id="1587" w:author="CAIZERGUES Alain" w:date="2023-09-08T15:31:00Z">
        <w:r w:rsidR="006B30FD">
          <w:rPr>
            <w:lang w:val="en-GB"/>
          </w:rPr>
          <w:t>th lower</w:t>
        </w:r>
      </w:ins>
      <w:ins w:id="1588" w:author="CAIZERGUES Alain" w:date="2023-09-08T15:33:00Z">
        <w:r w:rsidR="00FB3C81">
          <w:rPr>
            <w:lang w:val="en-GB"/>
          </w:rPr>
          <w:t xml:space="preserve"> and</w:t>
        </w:r>
      </w:ins>
      <w:ins w:id="1589" w:author="CAIZERGUES Alain" w:date="2023-09-08T15:31:00Z">
        <w:r w:rsidR="006B30FD">
          <w:rPr>
            <w:lang w:val="en-GB"/>
          </w:rPr>
          <w:t xml:space="preserve"> </w:t>
        </w:r>
      </w:ins>
      <w:del w:id="1590" w:author="CAIZERGUES Alain" w:date="2023-09-08T15:29:00Z">
        <w:r w:rsidRPr="00EB6FAE" w:rsidDel="006B30FD">
          <w:rPr>
            <w:lang w:val="en-GB"/>
          </w:rPr>
          <w:delText>two main differences could be observed.</w:delText>
        </w:r>
      </w:del>
      <w:del w:id="1591" w:author="CAIZERGUES Alain" w:date="2023-09-08T15:31:00Z">
        <w:r w:rsidRPr="00EB6FAE" w:rsidDel="006B30FD">
          <w:rPr>
            <w:lang w:val="en-GB"/>
          </w:rPr>
          <w:delText xml:space="preserve"> </w:delText>
        </w:r>
      </w:del>
      <w:del w:id="1592" w:author="CAIZERGUES Alain" w:date="2023-09-08T15:30:00Z">
        <w:r w:rsidRPr="00EB6FAE" w:rsidDel="006B30FD">
          <w:rPr>
            <w:lang w:val="en-GB"/>
          </w:rPr>
          <w:delText>T</w:delText>
        </w:r>
      </w:del>
      <w:del w:id="1593" w:author="CAIZERGUES Alain" w:date="2023-09-08T15:31:00Z">
        <w:r w:rsidRPr="00EB6FAE" w:rsidDel="006B30FD">
          <w:rPr>
            <w:lang w:val="en-GB"/>
          </w:rPr>
          <w:delText>he</w:delText>
        </w:r>
      </w:del>
      <w:del w:id="1594" w:author="CAIZERGUES Alain" w:date="2023-09-08T15:33:00Z">
        <w:r w:rsidRPr="00EB6FAE" w:rsidDel="006B30FD">
          <w:rPr>
            <w:lang w:val="en-GB"/>
          </w:rPr>
          <w:delText xml:space="preserve"> GB population </w:delText>
        </w:r>
      </w:del>
      <w:ins w:id="1595" w:author="CAIZERGUES Alain" w:date="2023-09-08T15:33:00Z">
        <w:r w:rsidR="006B30FD">
          <w:rPr>
            <w:lang w:val="en-GB"/>
          </w:rPr>
          <w:t xml:space="preserve">displayed a weaker </w:t>
        </w:r>
      </w:ins>
      <w:ins w:id="1596" w:author="CAIZERGUES Alain" w:date="2023-09-08T15:32:00Z">
        <w:r w:rsidR="006B30FD">
          <w:rPr>
            <w:lang w:val="en-GB"/>
          </w:rPr>
          <w:t>inter-annual variability than in FR</w:t>
        </w:r>
      </w:ins>
      <w:del w:id="1597" w:author="CAIZERGUES Alain" w:date="2023-09-08T15:32:00Z">
        <w:r w:rsidRPr="00EB6FAE" w:rsidDel="006B30FD">
          <w:rPr>
            <w:lang w:val="en-GB"/>
          </w:rPr>
          <w:delText>had the lowest values of adult survival rate, and even if there were significant difference among years for both populations, the variability for the GB population was slightly lower</w:delText>
        </w:r>
      </w:del>
      <w:r w:rsidRPr="00EB6FAE">
        <w:rPr>
          <w:lang w:val="en-GB"/>
        </w:rPr>
        <w:t>.</w:t>
      </w:r>
    </w:p>
    <w:p w14:paraId="6A1454AD" w14:textId="2CF6D526" w:rsidR="00AC35CD" w:rsidRPr="00EB6FAE" w:rsidRDefault="00B404E8">
      <w:pPr>
        <w:pStyle w:val="Corpsdetexte"/>
        <w:spacing w:line="480" w:lineRule="auto"/>
        <w:ind w:firstLine="720"/>
        <w:jc w:val="both"/>
        <w:rPr>
          <w:lang w:val="en-GB"/>
        </w:rPr>
        <w:pPrChange w:id="1598" w:author="CAIZERGUES Alain" w:date="2023-09-14T17:06:00Z">
          <w:pPr>
            <w:pStyle w:val="Corpsdetexte"/>
          </w:pPr>
        </w:pPrChange>
      </w:pPr>
      <w:r w:rsidRPr="00EB6FAE">
        <w:rPr>
          <w:lang w:val="en-GB"/>
        </w:rPr>
        <w:lastRenderedPageBreak/>
        <w:t xml:space="preserve">Recruitment rate </w:t>
      </w:r>
      <w:ins w:id="1599" w:author="CAIZERGUES Alain" w:date="2023-09-08T15:34:00Z">
        <w:r w:rsidR="00FB3C81">
          <w:rPr>
            <w:lang w:val="en-GB"/>
          </w:rPr>
          <w:t xml:space="preserve">(median numbers of recruit per </w:t>
        </w:r>
      </w:ins>
      <w:commentRangeStart w:id="1600"/>
      <w:ins w:id="1601" w:author="CAIZERGUES Alain" w:date="2023-09-08T15:35:00Z">
        <w:r w:rsidR="00FB3C81">
          <w:rPr>
            <w:lang w:val="en-GB"/>
          </w:rPr>
          <w:t>breeder</w:t>
        </w:r>
        <w:commentRangeEnd w:id="1600"/>
        <w:r w:rsidR="00FB3C81">
          <w:rPr>
            <w:rStyle w:val="Marquedecommentaire"/>
          </w:rPr>
          <w:commentReference w:id="1600"/>
        </w:r>
      </w:ins>
      <w:ins w:id="1602" w:author="CAIZERGUES Alain" w:date="2023-09-08T15:34:00Z">
        <w:r w:rsidR="00FB3C81">
          <w:rPr>
            <w:lang w:val="en-GB"/>
          </w:rPr>
          <w:t xml:space="preserve">) </w:t>
        </w:r>
      </w:ins>
      <w:r w:rsidRPr="00EB6FAE">
        <w:rPr>
          <w:lang w:val="en-GB"/>
        </w:rPr>
        <w:t>range</w:t>
      </w:r>
      <w:ins w:id="1603" w:author="CAIZERGUES Alain" w:date="2023-09-08T15:33:00Z">
        <w:r w:rsidR="00FB3C81">
          <w:rPr>
            <w:lang w:val="en-GB"/>
          </w:rPr>
          <w:t>d</w:t>
        </w:r>
      </w:ins>
      <w:del w:id="1604" w:author="CAIZERGUES Alain" w:date="2023-09-08T15:34:00Z">
        <w:r w:rsidRPr="00EB6FAE" w:rsidDel="00FB3C81">
          <w:rPr>
            <w:lang w:val="en-GB"/>
          </w:rPr>
          <w:delText>s</w:delText>
        </w:r>
      </w:del>
      <w:r w:rsidRPr="00EB6FAE">
        <w:rPr>
          <w:lang w:val="en-GB"/>
        </w:rPr>
        <w:t xml:space="preserve"> from 0.09 [0.04; 0.13] to 0.75 [0.63; 0.87]. </w:t>
      </w:r>
      <w:ins w:id="1605" w:author="CAIZERGUES Alain" w:date="2023-09-08T15:34:00Z">
        <w:r w:rsidR="00FB3C81">
          <w:rPr>
            <w:lang w:val="en-GB"/>
          </w:rPr>
          <w:t xml:space="preserve"> </w:t>
        </w:r>
      </w:ins>
      <w:r w:rsidRPr="00EB6FAE">
        <w:rPr>
          <w:lang w:val="en-GB"/>
        </w:rPr>
        <w:t>All estimates were above 0</w:t>
      </w:r>
      <w:ins w:id="1606" w:author="CAIZERGUES Alain" w:date="2023-09-12T11:13:00Z">
        <w:r w:rsidR="0089362C">
          <w:rPr>
            <w:lang w:val="en-GB"/>
          </w:rPr>
          <w:t>,</w:t>
        </w:r>
      </w:ins>
      <w:ins w:id="1607" w:author="CAIZERGUES Alain" w:date="2023-09-12T11:12:00Z">
        <w:r w:rsidR="0089362C">
          <w:rPr>
            <w:lang w:val="en-GB"/>
          </w:rPr>
          <w:t xml:space="preserve"> that is </w:t>
        </w:r>
      </w:ins>
      <w:ins w:id="1608" w:author="CAIZERGUES Alain" w:date="2023-09-12T11:13:00Z">
        <w:r w:rsidR="0089362C">
          <w:rPr>
            <w:lang w:val="en-GB"/>
          </w:rPr>
          <w:t>not incompatible with reality</w:t>
        </w:r>
      </w:ins>
      <w:del w:id="1609" w:author="CAIZERGUES Alain" w:date="2023-09-12T11:13:00Z">
        <w:r w:rsidRPr="00EB6FAE" w:rsidDel="0089362C">
          <w:rPr>
            <w:lang w:val="en-GB"/>
          </w:rPr>
          <w:delText xml:space="preserve">, meaning there was no </w:delText>
        </w:r>
      </w:del>
      <w:del w:id="1610" w:author="CAIZERGUES Alain" w:date="2023-09-08T15:36:00Z">
        <w:r w:rsidRPr="00EB6FAE" w:rsidDel="00FB3C81">
          <w:rPr>
            <w:lang w:val="en-GB"/>
          </w:rPr>
          <w:delText>senseless</w:delText>
        </w:r>
      </w:del>
      <w:del w:id="1611" w:author="CAIZERGUES Alain" w:date="2023-09-12T11:13:00Z">
        <w:r w:rsidRPr="00EB6FAE" w:rsidDel="0089362C">
          <w:rPr>
            <w:lang w:val="en-GB"/>
          </w:rPr>
          <w:delText xml:space="preserve"> estimation</w:delText>
        </w:r>
      </w:del>
      <w:r w:rsidRPr="00EB6FAE">
        <w:rPr>
          <w:lang w:val="en-GB"/>
        </w:rPr>
        <w:t xml:space="preserve">. </w:t>
      </w:r>
      <w:ins w:id="1612" w:author="CAIZERGUES Alain" w:date="2023-09-08T15:37:00Z">
        <w:r w:rsidR="00FB3C81">
          <w:rPr>
            <w:lang w:val="en-GB"/>
          </w:rPr>
          <w:t xml:space="preserve">Moreover, the </w:t>
        </w:r>
      </w:ins>
      <w:del w:id="1613" w:author="CAIZERGUES Alain" w:date="2023-09-08T15:37:00Z">
        <w:r w:rsidRPr="00EB6FAE" w:rsidDel="00FB3C81">
          <w:rPr>
            <w:lang w:val="en-GB"/>
          </w:rPr>
          <w:delText xml:space="preserve">The </w:delText>
        </w:r>
      </w:del>
      <w:r w:rsidRPr="00EB6FAE">
        <w:rPr>
          <w:lang w:val="en-GB"/>
        </w:rPr>
        <w:t xml:space="preserve">maximum </w:t>
      </w:r>
      <w:ins w:id="1614" w:author="CAIZERGUES Alain" w:date="2023-09-08T15:37:00Z">
        <w:r w:rsidR="00FB3C81">
          <w:rPr>
            <w:lang w:val="en-GB"/>
          </w:rPr>
          <w:t xml:space="preserve">median </w:t>
        </w:r>
      </w:ins>
      <w:r w:rsidRPr="00EB6FAE">
        <w:rPr>
          <w:lang w:val="en-GB"/>
        </w:rPr>
        <w:t xml:space="preserve">recruitment rate </w:t>
      </w:r>
      <w:del w:id="1615" w:author="CAIZERGUES Alain" w:date="2023-09-08T15:37:00Z">
        <w:r w:rsidRPr="00EB6FAE" w:rsidDel="00FB3C81">
          <w:rPr>
            <w:lang w:val="en-GB"/>
          </w:rPr>
          <w:delText xml:space="preserve">being </w:delText>
        </w:r>
      </w:del>
      <w:ins w:id="1616" w:author="CAIZERGUES Alain" w:date="2023-09-08T15:37:00Z">
        <w:r w:rsidR="00FB3C81">
          <w:rPr>
            <w:lang w:val="en-GB"/>
          </w:rPr>
          <w:t>w</w:t>
        </w:r>
      </w:ins>
      <w:ins w:id="1617" w:author="CAIZERGUES Alain" w:date="2023-09-08T15:38:00Z">
        <w:r w:rsidR="00FB3C81">
          <w:rPr>
            <w:lang w:val="en-GB"/>
          </w:rPr>
          <w:t>as</w:t>
        </w:r>
      </w:ins>
      <w:ins w:id="1618" w:author="CAIZERGUES Alain" w:date="2023-09-08T15:37:00Z">
        <w:r w:rsidR="00FB3C81" w:rsidRPr="00EB6FAE">
          <w:rPr>
            <w:lang w:val="en-GB"/>
          </w:rPr>
          <w:t xml:space="preserve"> </w:t>
        </w:r>
      </w:ins>
      <w:r w:rsidRPr="00EB6FAE">
        <w:rPr>
          <w:lang w:val="en-GB"/>
        </w:rPr>
        <w:t xml:space="preserve">0.68 [0.36; 0.78] (see Section 3.3), </w:t>
      </w:r>
      <w:del w:id="1619" w:author="CAIZERGUES Alain" w:date="2023-09-08T15:38:00Z">
        <w:r w:rsidRPr="00EB6FAE" w:rsidDel="00FB3C81">
          <w:rPr>
            <w:lang w:val="en-GB"/>
          </w:rPr>
          <w:delText>n</w:delText>
        </w:r>
      </w:del>
      <w:ins w:id="1620" w:author="CAIZERGUES Alain" w:date="2023-09-08T15:38:00Z">
        <w:r w:rsidR="00FB3C81">
          <w:rPr>
            <w:lang w:val="en-GB"/>
          </w:rPr>
          <w:t xml:space="preserve"> and</w:t>
        </w:r>
      </w:ins>
      <w:del w:id="1621" w:author="CAIZERGUES Alain" w:date="2023-09-08T15:38:00Z">
        <w:r w:rsidRPr="00EB6FAE" w:rsidDel="00FB3C81">
          <w:rPr>
            <w:lang w:val="en-GB"/>
          </w:rPr>
          <w:delText>o</w:delText>
        </w:r>
      </w:del>
      <w:r w:rsidRPr="00EB6FAE">
        <w:rPr>
          <w:lang w:val="en-GB"/>
        </w:rPr>
        <w:t xml:space="preserve"> estimates were significantly outside the range of recruitment rates defined without immigration [0; 0.78]. </w:t>
      </w:r>
      <w:del w:id="1622" w:author="CAIZERGUES Alain" w:date="2023-09-08T15:38:00Z">
        <w:r w:rsidRPr="00EB6FAE" w:rsidDel="00FB3C81">
          <w:rPr>
            <w:lang w:val="en-GB"/>
          </w:rPr>
          <w:delText>Similarly to the immature proportion, n</w:delText>
        </w:r>
      </w:del>
      <w:ins w:id="1623" w:author="CAIZERGUES Alain" w:date="2023-09-08T15:38:00Z">
        <w:r w:rsidR="00FB3C81">
          <w:rPr>
            <w:lang w:val="en-GB"/>
          </w:rPr>
          <w:t>N</w:t>
        </w:r>
      </w:ins>
      <w:r w:rsidRPr="00EB6FAE">
        <w:rPr>
          <w:lang w:val="en-GB"/>
        </w:rPr>
        <w:t>o trend was observed for the GB population, but recruitment rate decreased for the FR population</w:t>
      </w:r>
      <w:ins w:id="1624" w:author="CAIZERGUES Alain" w:date="2023-09-12T11:13:00Z">
        <w:r w:rsidR="0089362C">
          <w:rPr>
            <w:lang w:val="en-GB"/>
          </w:rPr>
          <w:t>,</w:t>
        </w:r>
      </w:ins>
      <w:r w:rsidRPr="00EB6FAE">
        <w:rPr>
          <w:lang w:val="en-GB"/>
        </w:rPr>
        <w:t xml:space="preserve"> </w:t>
      </w:r>
      <w:ins w:id="1625" w:author="CAIZERGUES Alain" w:date="2023-09-08T15:38:00Z">
        <w:r w:rsidR="00FB3C81">
          <w:rPr>
            <w:lang w:val="en-GB"/>
          </w:rPr>
          <w:t xml:space="preserve">although the </w:t>
        </w:r>
      </w:ins>
      <w:del w:id="1626" w:author="CAIZERGUES Alain" w:date="2023-09-08T15:38:00Z">
        <w:r w:rsidRPr="00EB6FAE" w:rsidDel="00FB3C81">
          <w:rPr>
            <w:lang w:val="en-GB"/>
          </w:rPr>
          <w:delText>even if it was</w:delText>
        </w:r>
      </w:del>
      <w:ins w:id="1627" w:author="CAIZERGUES Alain" w:date="2023-09-08T15:38:00Z">
        <w:r w:rsidR="00FB3C81">
          <w:rPr>
            <w:lang w:val="en-GB"/>
          </w:rPr>
          <w:t>pattern was</w:t>
        </w:r>
      </w:ins>
      <w:r w:rsidRPr="00EB6FAE">
        <w:rPr>
          <w:lang w:val="en-GB"/>
        </w:rPr>
        <w:t xml:space="preserve"> </w:t>
      </w:r>
      <w:del w:id="1628" w:author="CAIZERGUES Alain" w:date="2023-09-12T11:15:00Z">
        <w:r w:rsidRPr="00EB6FAE" w:rsidDel="0089362C">
          <w:rPr>
            <w:lang w:val="en-GB"/>
          </w:rPr>
          <w:delText xml:space="preserve">more </w:delText>
        </w:r>
      </w:del>
      <w:r w:rsidRPr="00EB6FAE">
        <w:rPr>
          <w:lang w:val="en-GB"/>
        </w:rPr>
        <w:t>nois</w:t>
      </w:r>
      <w:ins w:id="1629" w:author="CAIZERGUES Alain" w:date="2023-09-12T11:15:00Z">
        <w:r w:rsidR="0089362C">
          <w:rPr>
            <w:lang w:val="en-GB"/>
          </w:rPr>
          <w:t>ier</w:t>
        </w:r>
      </w:ins>
      <w:del w:id="1630" w:author="CAIZERGUES Alain" w:date="2023-09-12T11:15:00Z">
        <w:r w:rsidRPr="00EB6FAE" w:rsidDel="0089362C">
          <w:rPr>
            <w:lang w:val="en-GB"/>
          </w:rPr>
          <w:delText>y</w:delText>
        </w:r>
      </w:del>
      <w:r w:rsidRPr="00EB6FAE">
        <w:rPr>
          <w:lang w:val="en-GB"/>
        </w:rPr>
        <w:t xml:space="preserve"> than for the immature proportion</w:t>
      </w:r>
      <w:ins w:id="1631" w:author="CAIZERGUES Alain" w:date="2023-09-08T15:38:00Z">
        <w:r w:rsidR="00FB3C81">
          <w:rPr>
            <w:lang w:val="en-GB"/>
          </w:rPr>
          <w:t>s</w:t>
        </w:r>
      </w:ins>
      <w:r w:rsidRPr="00EB6FAE">
        <w:rPr>
          <w:lang w:val="en-GB"/>
        </w:rPr>
        <w:t xml:space="preserve">. </w:t>
      </w:r>
      <w:ins w:id="1632" w:author="CAIZERGUES Alain" w:date="2023-09-08T15:39:00Z">
        <w:r w:rsidR="00FB3C81">
          <w:rPr>
            <w:lang w:val="en-GB"/>
          </w:rPr>
          <w:t xml:space="preserve"> </w:t>
        </w:r>
      </w:ins>
      <w:del w:id="1633" w:author="CAIZERGUES Alain" w:date="2023-09-08T15:39:00Z">
        <w:r w:rsidRPr="00EB6FAE" w:rsidDel="00FB3C81">
          <w:rPr>
            <w:lang w:val="en-GB"/>
          </w:rPr>
          <w:delText xml:space="preserve">As </w:delText>
        </w:r>
      </w:del>
      <w:ins w:id="1634" w:author="CAIZERGUES Alain" w:date="2023-09-08T15:39:00Z">
        <w:r w:rsidR="00FB3C81">
          <w:rPr>
            <w:lang w:val="en-GB"/>
          </w:rPr>
          <w:t xml:space="preserve">Like </w:t>
        </w:r>
      </w:ins>
      <w:del w:id="1635" w:author="CAIZERGUES Alain" w:date="2023-09-08T15:39:00Z">
        <w:r w:rsidRPr="00EB6FAE" w:rsidDel="00FB3C81">
          <w:rPr>
            <w:lang w:val="en-GB"/>
          </w:rPr>
          <w:delText>for survival rate</w:delText>
        </w:r>
      </w:del>
      <w:ins w:id="1636" w:author="CAIZERGUES Alain" w:date="2023-09-08T15:39:00Z">
        <w:r w:rsidR="00FB3C81">
          <w:rPr>
            <w:lang w:val="en-GB"/>
          </w:rPr>
          <w:t>for survival</w:t>
        </w:r>
      </w:ins>
      <w:r w:rsidRPr="00EB6FAE">
        <w:rPr>
          <w:lang w:val="en-GB"/>
        </w:rPr>
        <w:t>, the GB population had low</w:t>
      </w:r>
      <w:ins w:id="1637" w:author="CAIZERGUES Alain" w:date="2023-09-08T15:40:00Z">
        <w:r w:rsidR="00FB3C81">
          <w:rPr>
            <w:lang w:val="en-GB"/>
          </w:rPr>
          <w:t>er</w:t>
        </w:r>
      </w:ins>
      <w:r w:rsidRPr="00EB6FAE">
        <w:rPr>
          <w:lang w:val="en-GB"/>
        </w:rPr>
        <w:t xml:space="preserve"> values of recruitment rate</w:t>
      </w:r>
      <w:ins w:id="1638" w:author="CAIZERGUES Alain" w:date="2023-09-08T15:39:00Z">
        <w:r w:rsidR="00FB3C81">
          <w:rPr>
            <w:lang w:val="en-GB"/>
          </w:rPr>
          <w:t xml:space="preserve"> </w:t>
        </w:r>
      </w:ins>
      <w:ins w:id="1639" w:author="CAIZERGUES Alain" w:date="2023-09-08T15:41:00Z">
        <w:r w:rsidR="00FB3C81">
          <w:rPr>
            <w:lang w:val="en-GB"/>
          </w:rPr>
          <w:t>with</w:t>
        </w:r>
      </w:ins>
      <w:ins w:id="1640" w:author="CAIZERGUES Alain" w:date="2023-09-08T15:40:00Z">
        <w:r w:rsidR="00FB3C81">
          <w:rPr>
            <w:lang w:val="en-GB"/>
          </w:rPr>
          <w:t xml:space="preserve"> weaker variability </w:t>
        </w:r>
      </w:ins>
      <w:ins w:id="1641" w:author="CAIZERGUES Alain" w:date="2023-09-08T15:39:00Z">
        <w:r w:rsidR="00FB3C81">
          <w:rPr>
            <w:lang w:val="en-GB"/>
          </w:rPr>
          <w:t xml:space="preserve">than </w:t>
        </w:r>
      </w:ins>
      <w:ins w:id="1642" w:author="CAIZERGUES Alain" w:date="2023-09-08T15:41:00Z">
        <w:r w:rsidR="00FB3C81">
          <w:rPr>
            <w:lang w:val="en-GB"/>
          </w:rPr>
          <w:t xml:space="preserve">the </w:t>
        </w:r>
      </w:ins>
      <w:ins w:id="1643" w:author="CAIZERGUES Alain" w:date="2023-09-08T15:39:00Z">
        <w:r w:rsidR="00FB3C81">
          <w:rPr>
            <w:lang w:val="en-GB"/>
          </w:rPr>
          <w:t>FR</w:t>
        </w:r>
      </w:ins>
      <w:del w:id="1644" w:author="CAIZERGUES Alain" w:date="2023-09-08T15:40:00Z">
        <w:r w:rsidRPr="00EB6FAE" w:rsidDel="00FB3C81">
          <w:rPr>
            <w:lang w:val="en-GB"/>
          </w:rPr>
          <w:delText>,</w:delText>
        </w:r>
      </w:del>
      <w:r w:rsidRPr="00EB6FAE">
        <w:rPr>
          <w:lang w:val="en-GB"/>
        </w:rPr>
        <w:t xml:space="preserve"> </w:t>
      </w:r>
      <w:ins w:id="1645" w:author="CAIZERGUES Alain" w:date="2023-09-08T15:40:00Z">
        <w:r w:rsidR="00FB3C81">
          <w:rPr>
            <w:lang w:val="en-GB"/>
          </w:rPr>
          <w:t>one</w:t>
        </w:r>
      </w:ins>
      <w:del w:id="1646" w:author="CAIZERGUES Alain" w:date="2023-09-08T15:41:00Z">
        <w:r w:rsidRPr="00EB6FAE" w:rsidDel="00FB3C81">
          <w:rPr>
            <w:lang w:val="en-GB"/>
          </w:rPr>
          <w:delText>and even if significant differences were observed among years for both populations, the variability for the GB population was far lower than for the FR population</w:delText>
        </w:r>
      </w:del>
      <w:r w:rsidRPr="00EB6FAE">
        <w:rPr>
          <w:lang w:val="en-GB"/>
        </w:rPr>
        <w:t>.</w:t>
      </w:r>
    </w:p>
    <w:p w14:paraId="290153C1" w14:textId="046D8C25" w:rsidR="00AC35CD" w:rsidRPr="00EB6FAE" w:rsidRDefault="00B404E8">
      <w:pPr>
        <w:pStyle w:val="Corpsdetexte"/>
        <w:spacing w:line="480" w:lineRule="auto"/>
        <w:ind w:firstLine="720"/>
        <w:jc w:val="both"/>
        <w:rPr>
          <w:lang w:val="en-GB"/>
        </w:rPr>
        <w:pPrChange w:id="1647" w:author="CAIZERGUES Alain" w:date="2023-09-14T17:07:00Z">
          <w:pPr>
            <w:pStyle w:val="Corpsdetexte"/>
          </w:pPr>
        </w:pPrChange>
      </w:pPr>
      <w:del w:id="1648" w:author="CAIZERGUES Alain" w:date="2023-09-08T15:43:00Z">
        <w:r w:rsidRPr="00EB6FAE" w:rsidDel="00FB3C81">
          <w:rPr>
            <w:lang w:val="en-GB"/>
          </w:rPr>
          <w:delText>The l</w:delText>
        </w:r>
      </w:del>
      <w:ins w:id="1649" w:author="CAIZERGUES Alain" w:date="2023-09-08T15:43:00Z">
        <w:r w:rsidR="00FB3C81">
          <w:rPr>
            <w:lang w:val="en-GB"/>
          </w:rPr>
          <w:t>L</w:t>
        </w:r>
      </w:ins>
      <w:r w:rsidRPr="00EB6FAE">
        <w:rPr>
          <w:lang w:val="en-GB"/>
        </w:rPr>
        <w:t xml:space="preserve">ower </w:t>
      </w:r>
      <w:ins w:id="1650" w:author="CAIZERGUES Alain" w:date="2023-09-08T15:43:00Z">
        <w:r w:rsidR="00FB3C81">
          <w:rPr>
            <w:lang w:val="en-GB"/>
          </w:rPr>
          <w:t xml:space="preserve">values and weaker </w:t>
        </w:r>
      </w:ins>
      <w:r w:rsidRPr="00EB6FAE">
        <w:rPr>
          <w:lang w:val="en-GB"/>
        </w:rPr>
        <w:t xml:space="preserve">variability of both </w:t>
      </w:r>
      <w:ins w:id="1651" w:author="CAIZERGUES Alain" w:date="2023-09-08T15:43:00Z">
        <w:r w:rsidR="00FB3C81">
          <w:rPr>
            <w:lang w:val="en-GB"/>
          </w:rPr>
          <w:t xml:space="preserve">adult survival and </w:t>
        </w:r>
        <w:r w:rsidR="00336424">
          <w:rPr>
            <w:lang w:val="en-GB"/>
          </w:rPr>
          <w:t xml:space="preserve">recruitment rates </w:t>
        </w:r>
      </w:ins>
      <w:del w:id="1652" w:author="CAIZERGUES Alain" w:date="2023-09-08T15:44:00Z">
        <w:r w:rsidRPr="00EB6FAE" w:rsidDel="00336424">
          <w:rPr>
            <w:lang w:val="en-GB"/>
          </w:rPr>
          <w:delText>vital rates for the</w:delText>
        </w:r>
      </w:del>
      <w:ins w:id="1653" w:author="CAIZERGUES Alain" w:date="2023-09-08T15:44:00Z">
        <w:r w:rsidR="00336424">
          <w:rPr>
            <w:lang w:val="en-GB"/>
          </w:rPr>
          <w:t>estimated in</w:t>
        </w:r>
      </w:ins>
      <w:r w:rsidRPr="00EB6FAE">
        <w:rPr>
          <w:lang w:val="en-GB"/>
        </w:rPr>
        <w:t xml:space="preserve"> GB </w:t>
      </w:r>
      <w:del w:id="1654" w:author="CAIZERGUES Alain" w:date="2023-09-08T15:44:00Z">
        <w:r w:rsidRPr="00EB6FAE" w:rsidDel="00336424">
          <w:rPr>
            <w:lang w:val="en-GB"/>
          </w:rPr>
          <w:delText>populatio</w:delText>
        </w:r>
      </w:del>
      <w:ins w:id="1655" w:author="CAIZERGUES Alain" w:date="2023-09-08T15:44:00Z">
        <w:r w:rsidR="00336424">
          <w:rPr>
            <w:lang w:val="en-GB"/>
          </w:rPr>
          <w:t xml:space="preserve">than in FR likely </w:t>
        </w:r>
      </w:ins>
      <w:del w:id="1656" w:author="CAIZERGUES Alain" w:date="2023-09-08T15:44:00Z">
        <w:r w:rsidRPr="00EB6FAE" w:rsidDel="00336424">
          <w:rPr>
            <w:lang w:val="en-GB"/>
          </w:rPr>
          <w:delText xml:space="preserve">n </w:delText>
        </w:r>
      </w:del>
      <w:r w:rsidRPr="00EB6FAE">
        <w:rPr>
          <w:lang w:val="en-GB"/>
        </w:rPr>
        <w:t xml:space="preserve">explained </w:t>
      </w:r>
      <w:ins w:id="1657" w:author="CAIZERGUES Alain" w:date="2023-09-08T15:44:00Z">
        <w:r w:rsidR="00336424">
          <w:rPr>
            <w:lang w:val="en-GB"/>
          </w:rPr>
          <w:t>the differ</w:t>
        </w:r>
      </w:ins>
      <w:ins w:id="1658" w:author="CAIZERGUES Alain" w:date="2023-09-08T15:45:00Z">
        <w:r w:rsidR="00336424">
          <w:rPr>
            <w:lang w:val="en-GB"/>
          </w:rPr>
          <w:t>ing</w:t>
        </w:r>
      </w:ins>
      <w:ins w:id="1659" w:author="CAIZERGUES Alain" w:date="2023-09-08T15:44:00Z">
        <w:r w:rsidR="00336424">
          <w:rPr>
            <w:lang w:val="en-GB"/>
          </w:rPr>
          <w:t xml:space="preserve"> </w:t>
        </w:r>
      </w:ins>
      <w:ins w:id="1660" w:author="CAIZERGUES Alain" w:date="2023-09-08T15:45:00Z">
        <w:r w:rsidR="00336424">
          <w:rPr>
            <w:lang w:val="en-GB"/>
          </w:rPr>
          <w:t>trajectories</w:t>
        </w:r>
      </w:ins>
      <w:ins w:id="1661" w:author="CAIZERGUES Alain" w:date="2023-09-08T15:44:00Z">
        <w:r w:rsidR="00336424">
          <w:rPr>
            <w:lang w:val="en-GB"/>
          </w:rPr>
          <w:t xml:space="preserve"> </w:t>
        </w:r>
      </w:ins>
      <w:ins w:id="1662" w:author="CAIZERGUES Alain" w:date="2023-09-08T15:45:00Z">
        <w:r w:rsidR="00336424">
          <w:rPr>
            <w:lang w:val="en-GB"/>
          </w:rPr>
          <w:t xml:space="preserve">of the two Ruddy </w:t>
        </w:r>
      </w:ins>
      <w:ins w:id="1663" w:author="CAIZERGUES Alain" w:date="2023-09-08T15:46:00Z">
        <w:r w:rsidR="00336424">
          <w:rPr>
            <w:lang w:val="en-GB"/>
          </w:rPr>
          <w:t xml:space="preserve">duck populations </w:t>
        </w:r>
      </w:ins>
      <w:ins w:id="1664" w:author="CAIZERGUES Alain" w:date="2023-09-08T15:44:00Z">
        <w:r w:rsidR="00336424">
          <w:rPr>
            <w:lang w:val="en-GB"/>
          </w:rPr>
          <w:t>(</w:t>
        </w:r>
      </w:ins>
      <w:ins w:id="1665" w:author="CAIZERGUES Alain" w:date="2023-09-08T15:47:00Z">
        <w:r w:rsidR="00336424">
          <w:rPr>
            <w:lang w:val="en-GB"/>
          </w:rPr>
          <w:t xml:space="preserve">sharp and constant </w:t>
        </w:r>
      </w:ins>
      <w:del w:id="1666" w:author="CAIZERGUES Alain" w:date="2023-09-08T15:45:00Z">
        <w:r w:rsidRPr="00EB6FAE" w:rsidDel="00336424">
          <w:rPr>
            <w:lang w:val="en-GB"/>
          </w:rPr>
          <w:delText xml:space="preserve">its </w:delText>
        </w:r>
      </w:del>
      <w:del w:id="1667" w:author="CAIZERGUES Alain" w:date="2023-09-08T15:47:00Z">
        <w:r w:rsidRPr="00EB6FAE" w:rsidDel="00336424">
          <w:rPr>
            <w:lang w:val="en-GB"/>
          </w:rPr>
          <w:delText xml:space="preserve">steady </w:delText>
        </w:r>
      </w:del>
      <w:ins w:id="1668" w:author="CAIZERGUES Alain" w:date="2023-09-08T15:45:00Z">
        <w:r w:rsidR="00336424">
          <w:rPr>
            <w:lang w:val="en-GB"/>
          </w:rPr>
          <w:t>dec</w:t>
        </w:r>
      </w:ins>
      <w:ins w:id="1669" w:author="CAIZERGUES Alain" w:date="2023-09-08T15:47:00Z">
        <w:r w:rsidR="00336424">
          <w:rPr>
            <w:lang w:val="en-GB"/>
          </w:rPr>
          <w:t>line</w:t>
        </w:r>
      </w:ins>
      <w:ins w:id="1670" w:author="CAIZERGUES Alain" w:date="2023-09-08T15:45:00Z">
        <w:r w:rsidR="00336424">
          <w:rPr>
            <w:lang w:val="en-GB"/>
          </w:rPr>
          <w:t xml:space="preserve"> </w:t>
        </w:r>
      </w:ins>
      <w:ins w:id="1671" w:author="CAIZERGUES Alain" w:date="2023-09-08T15:46:00Z">
        <w:r w:rsidR="00336424">
          <w:rPr>
            <w:lang w:val="en-GB"/>
          </w:rPr>
          <w:t xml:space="preserve">for the former </w:t>
        </w:r>
      </w:ins>
      <w:ins w:id="1672" w:author="CAIZERGUES Alain" w:date="2023-09-08T15:45:00Z">
        <w:r w:rsidR="00336424">
          <w:rPr>
            <w:lang w:val="en-GB"/>
          </w:rPr>
          <w:t xml:space="preserve">vs </w:t>
        </w:r>
      </w:ins>
      <w:ins w:id="1673" w:author="CAIZERGUES Alain" w:date="2023-09-08T15:47:00Z">
        <w:r w:rsidR="00336424">
          <w:rPr>
            <w:lang w:val="en-GB"/>
          </w:rPr>
          <w:t xml:space="preserve">slow and variable decline </w:t>
        </w:r>
        <w:proofErr w:type="spellStart"/>
        <w:r w:rsidR="00336424">
          <w:rPr>
            <w:lang w:val="en-GB"/>
          </w:rPr>
          <w:t>ofr</w:t>
        </w:r>
        <w:proofErr w:type="spellEnd"/>
        <w:r w:rsidR="00336424">
          <w:rPr>
            <w:lang w:val="en-GB"/>
          </w:rPr>
          <w:t xml:space="preserve"> the last</w:t>
        </w:r>
      </w:ins>
      <w:del w:id="1674" w:author="CAIZERGUES Alain" w:date="2023-09-08T15:46:00Z">
        <w:r w:rsidRPr="00EB6FAE" w:rsidDel="00336424">
          <w:rPr>
            <w:lang w:val="en-GB"/>
          </w:rPr>
          <w:delText>population growth over the considered t</w:delText>
        </w:r>
      </w:del>
      <w:ins w:id="1675" w:author="CAIZERGUES Alain" w:date="2023-09-08T15:47:00Z">
        <w:r w:rsidR="00336424">
          <w:rPr>
            <w:lang w:val="en-GB"/>
          </w:rPr>
          <w:t xml:space="preserve">, </w:t>
        </w:r>
      </w:ins>
      <w:del w:id="1676" w:author="CAIZERGUES Alain" w:date="2023-09-08T15:47:00Z">
        <w:r w:rsidRPr="00EB6FAE" w:rsidDel="00336424">
          <w:rPr>
            <w:lang w:val="en-GB"/>
          </w:rPr>
          <w:delText>ime series compared to the FR one (</w:delText>
        </w:r>
      </w:del>
      <w:r w:rsidRPr="00EB6FAE">
        <w:rPr>
          <w:lang w:val="en-GB"/>
        </w:rPr>
        <w:t xml:space="preserve">Figure 2.1). In the FR population, the range </w:t>
      </w:r>
      <w:del w:id="1677" w:author="CAIZERGUES Alain" w:date="2023-09-08T15:48:00Z">
        <w:r w:rsidRPr="00EB6FAE" w:rsidDel="00336424">
          <w:rPr>
            <w:lang w:val="en-GB"/>
          </w:rPr>
          <w:delText xml:space="preserve">of </w:delText>
        </w:r>
      </w:del>
      <w:ins w:id="1678" w:author="CAIZERGUES Alain" w:date="2023-09-08T15:48:00Z">
        <w:r w:rsidR="00336424">
          <w:rPr>
            <w:lang w:val="en-GB"/>
          </w:rPr>
          <w:t>in</w:t>
        </w:r>
        <w:r w:rsidR="00336424" w:rsidRPr="00EB6FAE">
          <w:rPr>
            <w:lang w:val="en-GB"/>
          </w:rPr>
          <w:t xml:space="preserve"> </w:t>
        </w:r>
      </w:ins>
      <w:r w:rsidRPr="00EB6FAE">
        <w:rPr>
          <w:lang w:val="en-GB"/>
        </w:rPr>
        <w:t xml:space="preserve">recruitment rates (min/max difference: 0.66) was higher than the range of survival rates (min/max difference: 0.58). Conversely, the range of survival rates (min/max difference: 0.46) in the GB population was far higher than the range of recruitment rate (min/max difference: 0.08). This </w:t>
      </w:r>
      <w:ins w:id="1679" w:author="CAIZERGUES Alain" w:date="2023-09-08T15:48:00Z">
        <w:r w:rsidR="00336424">
          <w:rPr>
            <w:lang w:val="en-GB"/>
          </w:rPr>
          <w:t>su</w:t>
        </w:r>
      </w:ins>
      <w:ins w:id="1680" w:author="CAIZERGUES Alain" w:date="2023-09-08T15:49:00Z">
        <w:r w:rsidR="00336424">
          <w:rPr>
            <w:lang w:val="en-GB"/>
          </w:rPr>
          <w:t>g</w:t>
        </w:r>
      </w:ins>
      <w:ins w:id="1681" w:author="CAIZERGUES Alain" w:date="2023-09-08T15:48:00Z">
        <w:r w:rsidR="00336424">
          <w:rPr>
            <w:lang w:val="en-GB"/>
          </w:rPr>
          <w:t>gest</w:t>
        </w:r>
      </w:ins>
      <w:ins w:id="1682" w:author="CAIZERGUES Alain" w:date="2023-09-08T15:49:00Z">
        <w:r w:rsidR="00336424">
          <w:rPr>
            <w:lang w:val="en-GB"/>
          </w:rPr>
          <w:t>s</w:t>
        </w:r>
      </w:ins>
      <w:ins w:id="1683" w:author="CAIZERGUES Alain" w:date="2023-09-08T15:48:00Z">
        <w:r w:rsidR="00336424">
          <w:rPr>
            <w:lang w:val="en-GB"/>
          </w:rPr>
          <w:t xml:space="preserve"> </w:t>
        </w:r>
      </w:ins>
      <w:del w:id="1684" w:author="CAIZERGUES Alain" w:date="2023-09-08T15:50:00Z">
        <w:r w:rsidRPr="00EB6FAE" w:rsidDel="00336424">
          <w:rPr>
            <w:lang w:val="en-GB"/>
          </w:rPr>
          <w:delText xml:space="preserve">reflected </w:delText>
        </w:r>
      </w:del>
      <w:r w:rsidRPr="00EB6FAE">
        <w:rPr>
          <w:lang w:val="en-GB"/>
        </w:rPr>
        <w:t xml:space="preserve">that the variability of </w:t>
      </w:r>
      <w:del w:id="1685" w:author="CAIZERGUES Alain" w:date="2023-09-08T15:51:00Z">
        <w:r w:rsidRPr="00EB6FAE" w:rsidDel="00336424">
          <w:rPr>
            <w:lang w:val="en-GB"/>
          </w:rPr>
          <w:delText xml:space="preserve">the </w:delText>
        </w:r>
      </w:del>
      <w:r w:rsidRPr="00EB6FAE">
        <w:rPr>
          <w:lang w:val="en-GB"/>
        </w:rPr>
        <w:t xml:space="preserve">population growth rate </w:t>
      </w:r>
      <w:del w:id="1686" w:author="CAIZERGUES Alain" w:date="2023-09-08T15:51:00Z">
        <w:r w:rsidRPr="00EB6FAE" w:rsidDel="00336424">
          <w:rPr>
            <w:lang w:val="en-GB"/>
          </w:rPr>
          <w:delText xml:space="preserve">for the FR population </w:delText>
        </w:r>
      </w:del>
      <w:r w:rsidRPr="00EB6FAE">
        <w:rPr>
          <w:lang w:val="en-GB"/>
        </w:rPr>
        <w:t xml:space="preserve">was mostly driven by recruitment </w:t>
      </w:r>
      <w:del w:id="1687" w:author="CAIZERGUES Alain" w:date="2023-09-08T15:52:00Z">
        <w:r w:rsidRPr="00EB6FAE" w:rsidDel="00336424">
          <w:rPr>
            <w:lang w:val="en-GB"/>
          </w:rPr>
          <w:delText xml:space="preserve">rate </w:delText>
        </w:r>
      </w:del>
      <w:ins w:id="1688" w:author="CAIZERGUES Alain" w:date="2023-09-08T15:51:00Z">
        <w:r w:rsidR="00336424">
          <w:rPr>
            <w:lang w:val="en-GB"/>
          </w:rPr>
          <w:t>in France</w:t>
        </w:r>
        <w:r w:rsidR="00336424" w:rsidRPr="00EB6FAE">
          <w:rPr>
            <w:lang w:val="en-GB"/>
          </w:rPr>
          <w:t xml:space="preserve"> </w:t>
        </w:r>
      </w:ins>
      <w:r w:rsidRPr="00EB6FAE">
        <w:rPr>
          <w:lang w:val="en-GB"/>
        </w:rPr>
        <w:t xml:space="preserve">whereas </w:t>
      </w:r>
      <w:ins w:id="1689" w:author="CAIZERGUES Alain" w:date="2023-09-08T15:51:00Z">
        <w:r w:rsidR="00336424">
          <w:rPr>
            <w:lang w:val="en-GB"/>
          </w:rPr>
          <w:t xml:space="preserve">it was mainly </w:t>
        </w:r>
      </w:ins>
      <w:del w:id="1690" w:author="CAIZERGUES Alain" w:date="2023-09-08T15:52:00Z">
        <w:r w:rsidRPr="00EB6FAE" w:rsidDel="00336424">
          <w:rPr>
            <w:lang w:val="en-GB"/>
          </w:rPr>
          <w:delText xml:space="preserve">the main source </w:delText>
        </w:r>
      </w:del>
      <w:ins w:id="1691" w:author="CAIZERGUES Alain" w:date="2023-09-08T15:52:00Z">
        <w:r w:rsidR="00336424">
          <w:rPr>
            <w:lang w:val="en-GB"/>
          </w:rPr>
          <w:t xml:space="preserve">driven by changes in </w:t>
        </w:r>
      </w:ins>
      <w:del w:id="1692" w:author="CAIZERGUES Alain" w:date="2023-09-08T15:52:00Z">
        <w:r w:rsidRPr="00EB6FAE" w:rsidDel="00336424">
          <w:rPr>
            <w:lang w:val="en-GB"/>
          </w:rPr>
          <w:delText xml:space="preserve">of variability was the </w:delText>
        </w:r>
      </w:del>
      <w:r w:rsidRPr="00EB6FAE">
        <w:rPr>
          <w:lang w:val="en-GB"/>
        </w:rPr>
        <w:t xml:space="preserve">adult survival </w:t>
      </w:r>
      <w:del w:id="1693" w:author="CAIZERGUES Alain" w:date="2023-09-08T15:52:00Z">
        <w:r w:rsidRPr="00EB6FAE" w:rsidDel="00336424">
          <w:rPr>
            <w:lang w:val="en-GB"/>
          </w:rPr>
          <w:delText xml:space="preserve">for the </w:delText>
        </w:r>
      </w:del>
      <w:ins w:id="1694" w:author="CAIZERGUES Alain" w:date="2023-09-08T15:52:00Z">
        <w:r w:rsidR="00336424">
          <w:rPr>
            <w:lang w:val="en-GB"/>
          </w:rPr>
          <w:t>in Great Britain</w:t>
        </w:r>
      </w:ins>
      <w:del w:id="1695" w:author="CAIZERGUES Alain" w:date="2023-09-08T15:52:00Z">
        <w:r w:rsidRPr="00EB6FAE" w:rsidDel="00336424">
          <w:rPr>
            <w:lang w:val="en-GB"/>
          </w:rPr>
          <w:delText>GB population</w:delText>
        </w:r>
      </w:del>
      <w:r w:rsidRPr="00EB6FAE">
        <w:rPr>
          <w:lang w:val="en-GB"/>
        </w:rPr>
        <w:t>.</w:t>
      </w:r>
    </w:p>
    <w:p w14:paraId="32F6E3F6" w14:textId="6199A906" w:rsidR="00AC35CD" w:rsidRPr="00EB6FAE" w:rsidRDefault="00B404E8">
      <w:pPr>
        <w:pStyle w:val="Titre2"/>
        <w:rPr>
          <w:lang w:val="en-GB"/>
        </w:rPr>
      </w:pPr>
      <w:bookmarkStart w:id="1696" w:name="Xdfd5d3f09e056003c01746672704247650fa128"/>
      <w:bookmarkEnd w:id="1443"/>
      <w:r w:rsidRPr="00EB6FAE">
        <w:rPr>
          <w:rStyle w:val="SectionNumber"/>
          <w:lang w:val="en-GB"/>
        </w:rPr>
        <w:lastRenderedPageBreak/>
        <w:t>3.2</w:t>
      </w:r>
      <w:r w:rsidRPr="00EB6FAE">
        <w:rPr>
          <w:lang w:val="en-GB"/>
        </w:rPr>
        <w:tab/>
      </w:r>
      <w:ins w:id="1697" w:author="CAIZERGUES Alain" w:date="2023-09-08T16:05:00Z">
        <w:r w:rsidR="00D450A1">
          <w:rPr>
            <w:lang w:val="en-GB"/>
          </w:rPr>
          <w:t>Exami</w:t>
        </w:r>
        <w:r w:rsidR="002C0C78">
          <w:rPr>
            <w:lang w:val="en-GB"/>
          </w:rPr>
          <w:t>ni</w:t>
        </w:r>
        <w:r w:rsidR="00D450A1">
          <w:rPr>
            <w:lang w:val="en-GB"/>
          </w:rPr>
          <w:t xml:space="preserve">ng the reliability of </w:t>
        </w:r>
      </w:ins>
      <w:del w:id="1698" w:author="CAIZERGUES Alain" w:date="2023-09-08T16:05:00Z">
        <w:r w:rsidRPr="00EB6FAE" w:rsidDel="002C0C78">
          <w:rPr>
            <w:lang w:val="en-GB"/>
          </w:rPr>
          <w:delText>Likelihood of year-to-year variability in vital rate</w:delText>
        </w:r>
      </w:del>
      <w:ins w:id="1699" w:author="CAIZERGUES Alain" w:date="2023-09-08T16:05:00Z">
        <w:r w:rsidR="002C0C78">
          <w:rPr>
            <w:lang w:val="en-GB"/>
          </w:rPr>
          <w:t>the estimates</w:t>
        </w:r>
      </w:ins>
      <w:del w:id="1700" w:author="CAIZERGUES Alain" w:date="2023-09-08T16:05:00Z">
        <w:r w:rsidRPr="00EB6FAE" w:rsidDel="002C0C78">
          <w:rPr>
            <w:lang w:val="en-GB"/>
          </w:rPr>
          <w:delText>s</w:delText>
        </w:r>
      </w:del>
    </w:p>
    <w:p w14:paraId="44942DD5" w14:textId="2CD8E902" w:rsidR="00AC35CD" w:rsidRPr="00EB6FAE" w:rsidDel="007B4CAE" w:rsidRDefault="00B404E8">
      <w:pPr>
        <w:pStyle w:val="FirstParagraph"/>
        <w:spacing w:line="480" w:lineRule="auto"/>
        <w:jc w:val="both"/>
        <w:rPr>
          <w:del w:id="1701" w:author="CAIZERGUES Alain" w:date="2023-09-08T15:57:00Z"/>
          <w:lang w:val="en-GB"/>
        </w:rPr>
        <w:pPrChange w:id="1702" w:author="CAIZERGUES Alain" w:date="2023-09-14T17:07:00Z">
          <w:pPr>
            <w:pStyle w:val="FirstParagraph"/>
          </w:pPr>
        </w:pPrChange>
      </w:pPr>
      <w:del w:id="1703" w:author="CAIZERGUES Alain" w:date="2023-09-08T15:53:00Z">
        <w:r w:rsidRPr="00EB6FAE" w:rsidDel="00336424">
          <w:rPr>
            <w:lang w:val="en-GB"/>
          </w:rPr>
          <w:delText xml:space="preserve">From the five years available in </w:delText>
        </w:r>
      </w:del>
      <w:ins w:id="1704" w:author="CAIZERGUES Alain" w:date="2023-09-08T15:53:00Z">
        <w:r w:rsidR="00336424">
          <w:rPr>
            <w:lang w:val="en-GB"/>
          </w:rPr>
          <w:t>I</w:t>
        </w:r>
        <w:r w:rsidR="00336424" w:rsidRPr="00EB6FAE">
          <w:rPr>
            <w:lang w:val="en-GB"/>
          </w:rPr>
          <w:t xml:space="preserve">n </w:t>
        </w:r>
      </w:ins>
      <w:del w:id="1705" w:author="CAIZERGUES Alain" w:date="2023-09-12T11:15:00Z">
        <w:r w:rsidRPr="00EB6FAE" w:rsidDel="0089362C">
          <w:rPr>
            <w:lang w:val="en-GB"/>
          </w:rPr>
          <w:delText xml:space="preserve">the </w:delText>
        </w:r>
      </w:del>
      <w:r w:rsidRPr="00EB6FAE">
        <w:rPr>
          <w:lang w:val="en-GB"/>
        </w:rPr>
        <w:t>G</w:t>
      </w:r>
      <w:ins w:id="1706" w:author="CAIZERGUES Alain" w:date="2023-09-08T15:53:00Z">
        <w:r w:rsidR="00336424">
          <w:rPr>
            <w:lang w:val="en-GB"/>
          </w:rPr>
          <w:t>reat Britain</w:t>
        </w:r>
      </w:ins>
      <w:del w:id="1707" w:author="CAIZERGUES Alain" w:date="2023-09-08T15:53:00Z">
        <w:r w:rsidRPr="00EB6FAE" w:rsidDel="00336424">
          <w:rPr>
            <w:lang w:val="en-GB"/>
          </w:rPr>
          <w:delText>B population</w:delText>
        </w:r>
      </w:del>
      <w:r w:rsidRPr="00EB6FAE">
        <w:rPr>
          <w:lang w:val="en-GB"/>
        </w:rPr>
        <w:t xml:space="preserve">, proportions of immatures </w:t>
      </w:r>
      <w:del w:id="1708" w:author="CAIZERGUES Alain" w:date="2023-09-08T15:53:00Z">
        <w:r w:rsidRPr="00EB6FAE" w:rsidDel="00336424">
          <w:rPr>
            <w:lang w:val="en-GB"/>
          </w:rPr>
          <w:delText xml:space="preserve">that </w:delText>
        </w:r>
      </w:del>
      <w:ins w:id="1709" w:author="CAIZERGUES Alain" w:date="2023-09-08T15:53:00Z">
        <w:r w:rsidR="00336424">
          <w:rPr>
            <w:lang w:val="en-GB"/>
          </w:rPr>
          <w:t xml:space="preserve">derived </w:t>
        </w:r>
      </w:ins>
      <w:del w:id="1710" w:author="CAIZERGUES Alain" w:date="2023-09-08T15:53:00Z">
        <w:r w:rsidRPr="00EB6FAE" w:rsidDel="00336424">
          <w:rPr>
            <w:lang w:val="en-GB"/>
          </w:rPr>
          <w:delText xml:space="preserve">were estimated </w:delText>
        </w:r>
      </w:del>
      <w:r w:rsidRPr="00EB6FAE">
        <w:rPr>
          <w:lang w:val="en-GB"/>
        </w:rPr>
        <w:t xml:space="preserve">from the count-based method were positively correlated to </w:t>
      </w:r>
      <w:del w:id="1711" w:author="CAIZERGUES Alain" w:date="2023-09-08T15:54:00Z">
        <w:r w:rsidRPr="00EB6FAE" w:rsidDel="00336424">
          <w:rPr>
            <w:lang w:val="en-GB"/>
          </w:rPr>
          <w:delText>estimates from</w:delText>
        </w:r>
      </w:del>
      <w:ins w:id="1712" w:author="CAIZERGUES Alain" w:date="2023-09-08T15:54:00Z">
        <w:r w:rsidR="00336424">
          <w:rPr>
            <w:lang w:val="en-GB"/>
          </w:rPr>
          <w:t xml:space="preserve">those observed in </w:t>
        </w:r>
      </w:ins>
      <w:del w:id="1713" w:author="CAIZERGUES Alain" w:date="2023-09-08T15:54:00Z">
        <w:r w:rsidRPr="00EB6FAE" w:rsidDel="001F68DB">
          <w:rPr>
            <w:lang w:val="en-GB"/>
          </w:rPr>
          <w:delText xml:space="preserve"> removal data</w:delText>
        </w:r>
      </w:del>
      <w:ins w:id="1714" w:author="CAIZERGUES Alain" w:date="2023-09-08T15:54:00Z">
        <w:r w:rsidR="001F68DB">
          <w:rPr>
            <w:lang w:val="en-GB"/>
          </w:rPr>
          <w:t>culled individuals</w:t>
        </w:r>
      </w:ins>
      <w:r w:rsidRPr="00EB6FAE">
        <w:rPr>
          <w:lang w:val="en-GB"/>
        </w:rPr>
        <w:t xml:space="preserve"> (Figure 3.2). </w:t>
      </w:r>
      <w:ins w:id="1715" w:author="CAIZERGUES Alain" w:date="2023-09-14T17:07:00Z">
        <w:r w:rsidR="00CF7888">
          <w:rPr>
            <w:lang w:val="en-GB"/>
          </w:rPr>
          <w:t xml:space="preserve"> </w:t>
        </w:r>
      </w:ins>
      <w:r w:rsidRPr="00EB6FAE">
        <w:rPr>
          <w:lang w:val="en-GB"/>
        </w:rPr>
        <w:t>The</w:t>
      </w:r>
      <w:ins w:id="1716" w:author="CAIZERGUES Alain" w:date="2023-09-08T15:54:00Z">
        <w:r w:rsidR="001F68DB">
          <w:rPr>
            <w:lang w:val="en-GB"/>
          </w:rPr>
          <w:t>refor</w:t>
        </w:r>
      </w:ins>
      <w:ins w:id="1717" w:author="CAIZERGUES Alain" w:date="2023-09-12T11:15:00Z">
        <w:r w:rsidR="0089362C">
          <w:rPr>
            <w:lang w:val="en-GB"/>
          </w:rPr>
          <w:t>e,</w:t>
        </w:r>
      </w:ins>
      <w:ins w:id="1718" w:author="CAIZERGUES Alain" w:date="2023-09-08T15:54:00Z">
        <w:r w:rsidR="001F68DB">
          <w:rPr>
            <w:lang w:val="en-GB"/>
          </w:rPr>
          <w:t xml:space="preserve"> this result</w:t>
        </w:r>
      </w:ins>
      <w:r w:rsidRPr="00EB6FAE">
        <w:rPr>
          <w:lang w:val="en-GB"/>
        </w:rPr>
        <w:t xml:space="preserve"> </w:t>
      </w:r>
      <w:ins w:id="1719" w:author="CAIZERGUES Alain" w:date="2023-09-08T15:54:00Z">
        <w:r w:rsidR="001F68DB">
          <w:rPr>
            <w:lang w:val="en-GB"/>
          </w:rPr>
          <w:t xml:space="preserve">support the </w:t>
        </w:r>
      </w:ins>
      <w:r w:rsidRPr="00EB6FAE">
        <w:rPr>
          <w:lang w:val="en-GB"/>
        </w:rPr>
        <w:t xml:space="preserve">hypothesis that the proportion of female-like individuals in the wintering populations </w:t>
      </w:r>
      <w:ins w:id="1720" w:author="CAIZERGUES Alain" w:date="2023-09-12T11:16:00Z">
        <w:r w:rsidR="0089362C">
          <w:rPr>
            <w:lang w:val="en-GB"/>
          </w:rPr>
          <w:t>is efficient for</w:t>
        </w:r>
      </w:ins>
      <w:ins w:id="1721" w:author="CAIZERGUES Alain" w:date="2023-09-08T15:55:00Z">
        <w:r w:rsidR="001F68DB">
          <w:rPr>
            <w:lang w:val="en-GB"/>
          </w:rPr>
          <w:t xml:space="preserve"> </w:t>
        </w:r>
      </w:ins>
      <w:del w:id="1722" w:author="CAIZERGUES Alain" w:date="2023-09-08T15:55:00Z">
        <w:r w:rsidRPr="00EB6FAE" w:rsidDel="001F68DB">
          <w:rPr>
            <w:lang w:val="en-GB"/>
          </w:rPr>
          <w:delText xml:space="preserve">reflected </w:delText>
        </w:r>
      </w:del>
      <w:del w:id="1723" w:author="CAIZERGUES Alain" w:date="2023-09-12T11:16:00Z">
        <w:r w:rsidRPr="00EB6FAE" w:rsidDel="0089362C">
          <w:rPr>
            <w:lang w:val="en-GB"/>
          </w:rPr>
          <w:delText xml:space="preserve">the </w:delText>
        </w:r>
      </w:del>
      <w:ins w:id="1724" w:author="CAIZERGUES Alain" w:date="2023-09-12T11:16:00Z">
        <w:r w:rsidR="0089362C">
          <w:rPr>
            <w:lang w:val="en-GB"/>
          </w:rPr>
          <w:t xml:space="preserve">assessing </w:t>
        </w:r>
      </w:ins>
      <w:r w:rsidRPr="00EB6FAE">
        <w:rPr>
          <w:lang w:val="en-GB"/>
        </w:rPr>
        <w:t>age structure</w:t>
      </w:r>
      <w:ins w:id="1725" w:author="CAIZERGUES Alain" w:date="2023-09-12T11:16:00Z">
        <w:r w:rsidR="0089362C">
          <w:rPr>
            <w:lang w:val="en-GB"/>
          </w:rPr>
          <w:t xml:space="preserve"> and hence reproductive output</w:t>
        </w:r>
      </w:ins>
      <w:del w:id="1726" w:author="CAIZERGUES Alain" w:date="2023-09-08T15:55:00Z">
        <w:r w:rsidRPr="00EB6FAE" w:rsidDel="001F68DB">
          <w:rPr>
            <w:lang w:val="en-GB"/>
          </w:rPr>
          <w:delText xml:space="preserve"> of these populations was then supported by this result</w:delText>
        </w:r>
      </w:del>
      <w:r w:rsidRPr="00EB6FAE">
        <w:rPr>
          <w:lang w:val="en-GB"/>
        </w:rPr>
        <w:t xml:space="preserve">. </w:t>
      </w:r>
      <w:ins w:id="1727" w:author="CAIZERGUES Alain" w:date="2023-09-14T17:07:00Z">
        <w:r w:rsidR="00CF7888">
          <w:rPr>
            <w:lang w:val="en-GB"/>
          </w:rPr>
          <w:t xml:space="preserve"> </w:t>
        </w:r>
      </w:ins>
      <w:ins w:id="1728" w:author="CAIZERGUES Alain" w:date="2023-09-08T15:55:00Z">
        <w:r w:rsidR="001F68DB">
          <w:rPr>
            <w:lang w:val="en-GB"/>
          </w:rPr>
          <w:t xml:space="preserve">The correlation between was </w:t>
        </w:r>
      </w:ins>
      <w:del w:id="1729" w:author="CAIZERGUES Alain" w:date="2023-09-08T15:56:00Z">
        <w:r w:rsidRPr="00EB6FAE" w:rsidDel="001F68DB">
          <w:rPr>
            <w:lang w:val="en-GB"/>
          </w:rPr>
          <w:delText xml:space="preserve">This correlation was </w:delText>
        </w:r>
      </w:del>
      <w:r w:rsidRPr="00EB6FAE">
        <w:rPr>
          <w:lang w:val="en-GB"/>
        </w:rPr>
        <w:t>even stronger when considering vital rates (Figure 3.2)</w:t>
      </w:r>
      <w:ins w:id="1730" w:author="CAIZERGUES Alain" w:date="2023-09-08T15:56:00Z">
        <w:r w:rsidR="001F68DB">
          <w:rPr>
            <w:lang w:val="en-GB"/>
          </w:rPr>
          <w:t xml:space="preserve">, but this was expected </w:t>
        </w:r>
      </w:ins>
      <w:del w:id="1731" w:author="CAIZERGUES Alain" w:date="2023-09-08T15:56:00Z">
        <w:r w:rsidRPr="00EB6FAE" w:rsidDel="001F68DB">
          <w:rPr>
            <w:lang w:val="en-GB"/>
          </w:rPr>
          <w:delText>. This stronger correlation was expected since</w:delText>
        </w:r>
      </w:del>
      <w:ins w:id="1732" w:author="CAIZERGUES Alain" w:date="2023-09-08T15:56:00Z">
        <w:r w:rsidR="001F68DB">
          <w:rPr>
            <w:lang w:val="en-GB"/>
          </w:rPr>
          <w:t>because</w:t>
        </w:r>
      </w:ins>
      <w:r w:rsidRPr="00EB6FAE">
        <w:rPr>
          <w:lang w:val="en-GB"/>
        </w:rPr>
        <w:t xml:space="preserve"> the two methods estimating these vital rates had </w:t>
      </w:r>
      <w:ins w:id="1733" w:author="CAIZERGUES Alain" w:date="2023-09-08T15:56:00Z">
        <w:r w:rsidR="001F68DB">
          <w:rPr>
            <w:lang w:val="en-GB"/>
          </w:rPr>
          <w:t>share a</w:t>
        </w:r>
      </w:ins>
      <w:del w:id="1734" w:author="CAIZERGUES Alain" w:date="2023-09-08T15:56:00Z">
        <w:r w:rsidRPr="00EB6FAE" w:rsidDel="001F68DB">
          <w:rPr>
            <w:lang w:val="en-GB"/>
          </w:rPr>
          <w:delText>a</w:delText>
        </w:r>
      </w:del>
      <w:r w:rsidRPr="00EB6FAE">
        <w:rPr>
          <w:lang w:val="en-GB"/>
        </w:rPr>
        <w:t xml:space="preserve"> component</w:t>
      </w:r>
      <w:ins w:id="1735" w:author="CAIZERGUES Alain" w:date="2023-09-08T15:57:00Z">
        <w:r w:rsidR="001F68DB">
          <w:rPr>
            <w:lang w:val="en-GB"/>
          </w:rPr>
          <w:t xml:space="preserve"> </w:t>
        </w:r>
      </w:ins>
      <w:del w:id="1736" w:author="CAIZERGUES Alain" w:date="2023-09-08T15:57:00Z">
        <w:r w:rsidRPr="00EB6FAE" w:rsidDel="001F68DB">
          <w:rPr>
            <w:lang w:val="en-GB"/>
          </w:rPr>
          <w:delText xml:space="preserve"> in common, </w:delText>
        </w:r>
      </w:del>
      <w:ins w:id="1737" w:author="CAIZERGUES Alain" w:date="2023-09-08T15:57:00Z">
        <w:r w:rsidR="001F68DB">
          <w:rPr>
            <w:lang w:val="en-GB"/>
          </w:rPr>
          <w:t>(</w:t>
        </w:r>
      </w:ins>
      <w:r w:rsidRPr="00EB6FAE">
        <w:rPr>
          <w:lang w:val="en-GB"/>
        </w:rPr>
        <w:t>the growth rate of the population</w:t>
      </w:r>
      <w:del w:id="1738" w:author="CAIZERGUES Alain" w:date="2023-09-08T15:57:00Z">
        <w:r w:rsidRPr="00EB6FAE" w:rsidDel="001F68DB">
          <w:rPr>
            <w:lang w:val="en-GB"/>
          </w:rPr>
          <w:delText xml:space="preserve"> (</w:delText>
        </w:r>
      </w:del>
      <w:ins w:id="1739" w:author="CAIZERGUES Alain" w:date="2023-09-08T15:57:00Z">
        <w:r w:rsidR="001F68DB">
          <w:rPr>
            <w:lang w:val="en-GB"/>
          </w:rPr>
          <w:t xml:space="preserve">, </w:t>
        </w:r>
      </w:ins>
      <w:r w:rsidRPr="00EB6FAE">
        <w:rPr>
          <w:lang w:val="en-GB"/>
        </w:rPr>
        <w:t xml:space="preserve">see Equation </w:t>
      </w:r>
      <w:del w:id="1740" w:author="CAIZERGUES Alain" w:date="2023-09-08T15:57:00Z">
        <w:r w:rsidRPr="00EB6FAE" w:rsidDel="001F68DB">
          <w:rPr>
            <w:lang w:val="en-GB"/>
          </w:rPr>
          <w:delText>(</w:delText>
        </w:r>
      </w:del>
      <w:r w:rsidRPr="00EB6FAE">
        <w:rPr>
          <w:lang w:val="en-GB"/>
        </w:rPr>
        <w:t>2.3)</w:t>
      </w:r>
      <w:del w:id="1741" w:author="CAIZERGUES Alain" w:date="2023-09-08T15:57:00Z">
        <w:r w:rsidRPr="00EB6FAE" w:rsidDel="001F68DB">
          <w:rPr>
            <w:lang w:val="en-GB"/>
          </w:rPr>
          <w:delText>)</w:delText>
        </w:r>
      </w:del>
      <w:r w:rsidRPr="00EB6FAE">
        <w:rPr>
          <w:lang w:val="en-GB"/>
        </w:rPr>
        <w:t>.</w:t>
      </w:r>
    </w:p>
    <w:p w14:paraId="03AF1994" w14:textId="186FC7AC" w:rsidR="00AC35CD" w:rsidRPr="00EB6FAE" w:rsidRDefault="00B404E8">
      <w:pPr>
        <w:pStyle w:val="FirstParagraph"/>
        <w:spacing w:line="480" w:lineRule="auto"/>
        <w:jc w:val="both"/>
        <w:rPr>
          <w:lang w:val="en-GB"/>
        </w:rPr>
        <w:pPrChange w:id="1742" w:author="CAIZERGUES Alain" w:date="2023-09-14T17:07:00Z">
          <w:pPr>
            <w:pStyle w:val="Corpsdetexte"/>
          </w:pPr>
        </w:pPrChange>
      </w:pPr>
      <w:del w:id="1743" w:author="CAIZERGUES Alain" w:date="2023-09-08T15:57:00Z">
        <w:r w:rsidRPr="00EB6FAE" w:rsidDel="007B4CAE">
          <w:rPr>
            <w:lang w:val="en-GB"/>
          </w:rPr>
          <w:delText>It was noticeable</w:delText>
        </w:r>
      </w:del>
      <w:ins w:id="1744" w:author="CAIZERGUES Alain" w:date="2023-09-08T15:57:00Z">
        <w:r w:rsidR="007B4CAE">
          <w:rPr>
            <w:lang w:val="en-GB"/>
          </w:rPr>
          <w:t xml:space="preserve"> </w:t>
        </w:r>
      </w:ins>
      <w:ins w:id="1745" w:author="CAIZERGUES Alain" w:date="2023-09-14T17:07:00Z">
        <w:r w:rsidR="00CF7888">
          <w:rPr>
            <w:lang w:val="en-GB"/>
          </w:rPr>
          <w:t xml:space="preserve"> </w:t>
        </w:r>
      </w:ins>
      <w:ins w:id="1746" w:author="CAIZERGUES Alain" w:date="2023-09-08T15:57:00Z">
        <w:r w:rsidR="007B4CAE">
          <w:rPr>
            <w:lang w:val="en-GB"/>
          </w:rPr>
          <w:t>Interestingly,</w:t>
        </w:r>
      </w:ins>
      <w:r w:rsidRPr="00EB6FAE">
        <w:rPr>
          <w:lang w:val="en-GB"/>
        </w:rPr>
        <w:t xml:space="preserve"> </w:t>
      </w:r>
      <w:ins w:id="1747" w:author="CAIZERGUES Alain" w:date="2023-09-08T15:58:00Z">
        <w:r w:rsidR="007B4CAE">
          <w:rPr>
            <w:lang w:val="en-GB"/>
          </w:rPr>
          <w:t xml:space="preserve">the correlation never reached </w:t>
        </w:r>
      </w:ins>
      <w:ins w:id="1748" w:author="CAIZERGUES Alain" w:date="2023-09-12T11:17:00Z">
        <w:r w:rsidR="0089362C">
          <w:rPr>
            <w:lang w:val="en-GB"/>
          </w:rPr>
          <w:t xml:space="preserve">the value of </w:t>
        </w:r>
      </w:ins>
      <w:del w:id="1749" w:author="CAIZERGUES Alain" w:date="2023-09-08T15:58:00Z">
        <w:r w:rsidRPr="00EB6FAE" w:rsidDel="007B4CAE">
          <w:rPr>
            <w:lang w:val="en-GB"/>
          </w:rPr>
          <w:delText>that a 1:1</w:delText>
        </w:r>
      </w:del>
      <w:ins w:id="1750" w:author="CAIZERGUES Alain" w:date="2023-09-08T15:58:00Z">
        <w:r w:rsidR="007B4CAE">
          <w:rPr>
            <w:lang w:val="en-GB"/>
          </w:rPr>
          <w:t>1</w:t>
        </w:r>
      </w:ins>
      <w:ins w:id="1751" w:author="CAIZERGUES Alain" w:date="2023-09-12T11:17:00Z">
        <w:r w:rsidR="0089362C">
          <w:rPr>
            <w:lang w:val="en-GB"/>
          </w:rPr>
          <w:t>,</w:t>
        </w:r>
      </w:ins>
      <w:r w:rsidRPr="00EB6FAE">
        <w:rPr>
          <w:lang w:val="en-GB"/>
        </w:rPr>
        <w:t xml:space="preserve"> </w:t>
      </w:r>
      <w:del w:id="1752" w:author="CAIZERGUES Alain" w:date="2023-09-12T11:17:00Z">
        <w:r w:rsidRPr="00EB6FAE" w:rsidDel="0089362C">
          <w:rPr>
            <w:lang w:val="en-GB"/>
          </w:rPr>
          <w:delText xml:space="preserve">correlation </w:delText>
        </w:r>
      </w:del>
      <w:del w:id="1753" w:author="CAIZERGUES Alain" w:date="2023-09-08T15:58:00Z">
        <w:r w:rsidRPr="00EB6FAE" w:rsidDel="007B4CAE">
          <w:rPr>
            <w:lang w:val="en-GB"/>
          </w:rPr>
          <w:delText xml:space="preserve">was never obtained. </w:delText>
        </w:r>
      </w:del>
      <w:ins w:id="1754" w:author="CAIZERGUES Alain" w:date="2023-09-08T15:58:00Z">
        <w:r w:rsidR="007B4CAE">
          <w:rPr>
            <w:lang w:val="en-GB"/>
          </w:rPr>
          <w:t>with p</w:t>
        </w:r>
      </w:ins>
      <w:del w:id="1755" w:author="CAIZERGUES Alain" w:date="2023-09-08T15:58:00Z">
        <w:r w:rsidRPr="00EB6FAE" w:rsidDel="007B4CAE">
          <w:rPr>
            <w:lang w:val="en-GB"/>
          </w:rPr>
          <w:delText>P</w:delText>
        </w:r>
      </w:del>
      <w:r w:rsidRPr="00EB6FAE">
        <w:rPr>
          <w:lang w:val="en-GB"/>
        </w:rPr>
        <w:t xml:space="preserve">roportion of immatures </w:t>
      </w:r>
      <w:ins w:id="1756" w:author="CAIZERGUES Alain" w:date="2023-09-08T15:59:00Z">
        <w:r w:rsidR="007B4CAE">
          <w:rPr>
            <w:lang w:val="en-GB"/>
          </w:rPr>
          <w:t xml:space="preserve">derived from counts </w:t>
        </w:r>
      </w:ins>
      <w:ins w:id="1757" w:author="CAIZERGUES Alain" w:date="2023-09-12T11:17:00Z">
        <w:r w:rsidR="0089362C">
          <w:rPr>
            <w:lang w:val="en-GB"/>
          </w:rPr>
          <w:t>being</w:t>
        </w:r>
      </w:ins>
      <w:ins w:id="1758" w:author="CAIZERGUES Alain" w:date="2023-09-08T15:59:00Z">
        <w:r w:rsidR="007B4CAE">
          <w:rPr>
            <w:lang w:val="en-GB"/>
          </w:rPr>
          <w:t xml:space="preserve"> always lower than those observed in culled individuals</w:t>
        </w:r>
      </w:ins>
      <w:del w:id="1759" w:author="CAIZERGUES Alain" w:date="2023-09-08T15:59:00Z">
        <w:r w:rsidRPr="00EB6FAE" w:rsidDel="007B4CAE">
          <w:rPr>
            <w:lang w:val="en-GB"/>
          </w:rPr>
          <w:delText xml:space="preserve">was lower in counts than </w:delText>
        </w:r>
      </w:del>
      <w:del w:id="1760" w:author="CAIZERGUES Alain" w:date="2023-09-08T16:00:00Z">
        <w:r w:rsidRPr="00EB6FAE" w:rsidDel="007B4CAE">
          <w:rPr>
            <w:lang w:val="en-GB"/>
          </w:rPr>
          <w:delText>in removals</w:delText>
        </w:r>
      </w:del>
      <w:r w:rsidRPr="00EB6FAE">
        <w:rPr>
          <w:lang w:val="en-GB"/>
        </w:rPr>
        <w:t xml:space="preserve">. </w:t>
      </w:r>
      <w:ins w:id="1761" w:author="CAIZERGUES Alain" w:date="2023-09-12T11:17:00Z">
        <w:r w:rsidR="0089362C">
          <w:rPr>
            <w:lang w:val="en-GB"/>
          </w:rPr>
          <w:t xml:space="preserve"> The </w:t>
        </w:r>
      </w:ins>
      <w:ins w:id="1762" w:author="CAIZERGUES Alain" w:date="2023-09-12T11:18:00Z">
        <w:r w:rsidR="0089362C">
          <w:rPr>
            <w:lang w:val="en-GB"/>
          </w:rPr>
          <w:t>discrepancy</w:t>
        </w:r>
      </w:ins>
      <w:ins w:id="1763" w:author="CAIZERGUES Alain" w:date="2023-09-12T11:17:00Z">
        <w:r w:rsidR="0089362C">
          <w:rPr>
            <w:lang w:val="en-GB"/>
          </w:rPr>
          <w:t xml:space="preserve"> </w:t>
        </w:r>
      </w:ins>
      <w:ins w:id="1764" w:author="CAIZERGUES Alain" w:date="2023-09-12T11:18:00Z">
        <w:r w:rsidR="0089362C">
          <w:rPr>
            <w:lang w:val="en-GB"/>
          </w:rPr>
          <w:t xml:space="preserve">between these two estimates </w:t>
        </w:r>
      </w:ins>
      <w:del w:id="1765" w:author="CAIZERGUES Alain" w:date="2023-09-12T11:18:00Z">
        <w:r w:rsidRPr="00EB6FAE" w:rsidDel="0089362C">
          <w:rPr>
            <w:lang w:val="en-GB"/>
          </w:rPr>
          <w:delText xml:space="preserve">This </w:delText>
        </w:r>
      </w:del>
      <w:ins w:id="1766" w:author="CAIZERGUES Alain" w:date="2023-09-12T11:18:00Z">
        <w:r w:rsidR="0089362C">
          <w:rPr>
            <w:lang w:val="en-GB"/>
          </w:rPr>
          <w:t>is</w:t>
        </w:r>
      </w:ins>
      <w:ins w:id="1767" w:author="CAIZERGUES Alain" w:date="2023-09-08T16:00:00Z">
        <w:r w:rsidR="007B4CAE">
          <w:rPr>
            <w:lang w:val="en-GB"/>
          </w:rPr>
          <w:t xml:space="preserve"> due to the fact that </w:t>
        </w:r>
      </w:ins>
      <w:del w:id="1768" w:author="CAIZERGUES Alain" w:date="2023-09-08T16:00:00Z">
        <w:r w:rsidRPr="00EB6FAE" w:rsidDel="007B4CAE">
          <w:rPr>
            <w:lang w:val="en-GB"/>
          </w:rPr>
          <w:delText xml:space="preserve">result was not surprising because </w:delText>
        </w:r>
      </w:del>
      <w:r w:rsidRPr="00EB6FAE">
        <w:rPr>
          <w:lang w:val="en-GB"/>
        </w:rPr>
        <w:t xml:space="preserve">immature </w:t>
      </w:r>
      <w:del w:id="1769" w:author="CAIZERGUES Alain" w:date="2023-09-08T16:00:00Z">
        <w:r w:rsidRPr="00EB6FAE" w:rsidDel="007B4CAE">
          <w:rPr>
            <w:lang w:val="en-GB"/>
          </w:rPr>
          <w:delText>individuals were</w:delText>
        </w:r>
      </w:del>
      <w:ins w:id="1770" w:author="CAIZERGUES Alain" w:date="2023-09-08T16:00:00Z">
        <w:r w:rsidR="007B4CAE">
          <w:rPr>
            <w:lang w:val="en-GB"/>
          </w:rPr>
          <w:t>are</w:t>
        </w:r>
      </w:ins>
      <w:r w:rsidRPr="00EB6FAE">
        <w:rPr>
          <w:lang w:val="en-GB"/>
        </w:rPr>
        <w:t xml:space="preserve"> </w:t>
      </w:r>
      <w:ins w:id="1771" w:author="CAIZERGUES Alain" w:date="2023-09-08T16:01:00Z">
        <w:r w:rsidR="007B4CAE">
          <w:rPr>
            <w:lang w:val="en-GB"/>
          </w:rPr>
          <w:t xml:space="preserve">probably more vulnerable to </w:t>
        </w:r>
      </w:ins>
      <w:del w:id="1772" w:author="CAIZERGUES Alain" w:date="2023-09-08T16:01:00Z">
        <w:r w:rsidRPr="00EB6FAE" w:rsidDel="007B4CAE">
          <w:rPr>
            <w:lang w:val="en-GB"/>
          </w:rPr>
          <w:delText xml:space="preserve">expected to be more vulnerable to </w:delText>
        </w:r>
      </w:del>
      <w:r w:rsidRPr="00EB6FAE">
        <w:rPr>
          <w:lang w:val="en-GB"/>
        </w:rPr>
        <w:t xml:space="preserve">culling than adults </w:t>
      </w:r>
      <w:del w:id="1773" w:author="CAIZERGUES Alain" w:date="2023-09-08T16:01:00Z">
        <w:r w:rsidRPr="00EB6FAE" w:rsidDel="007B4CAE">
          <w:rPr>
            <w:lang w:val="en-GB"/>
          </w:rPr>
          <w:delText xml:space="preserve">and </w:delText>
        </w:r>
      </w:del>
      <w:ins w:id="1774" w:author="CAIZERGUES Alain" w:date="2023-09-08T16:01:00Z">
        <w:r w:rsidR="007B4CAE">
          <w:rPr>
            <w:lang w:val="en-GB"/>
          </w:rPr>
          <w:t xml:space="preserve">and </w:t>
        </w:r>
      </w:ins>
      <w:r w:rsidRPr="00EB6FAE">
        <w:rPr>
          <w:lang w:val="en-GB"/>
        </w:rPr>
        <w:t>might then be over</w:t>
      </w:r>
      <w:ins w:id="1775" w:author="CAIZERGUES Alain" w:date="2023-09-08T16:01:00Z">
        <w:r w:rsidR="007B4CAE">
          <w:rPr>
            <w:lang w:val="en-GB"/>
          </w:rPr>
          <w:t>-</w:t>
        </w:r>
      </w:ins>
      <w:del w:id="1776" w:author="CAIZERGUES Alain" w:date="2023-09-08T16:01:00Z">
        <w:r w:rsidRPr="00EB6FAE" w:rsidDel="007B4CAE">
          <w:rPr>
            <w:lang w:val="en-GB"/>
          </w:rPr>
          <w:delText xml:space="preserve"> </w:delText>
        </w:r>
      </w:del>
      <w:r w:rsidRPr="00EB6FAE">
        <w:rPr>
          <w:lang w:val="en-GB"/>
        </w:rPr>
        <w:t xml:space="preserve">represented in </w:t>
      </w:r>
      <w:del w:id="1777" w:author="CAIZERGUES Alain" w:date="2023-09-08T16:01:00Z">
        <w:r w:rsidRPr="00EB6FAE" w:rsidDel="007B4CAE">
          <w:rPr>
            <w:lang w:val="en-GB"/>
          </w:rPr>
          <w:delText xml:space="preserve">removal </w:delText>
        </w:r>
      </w:del>
      <w:ins w:id="1778" w:author="CAIZERGUES Alain" w:date="2023-09-08T16:01:00Z">
        <w:r w:rsidR="007B4CAE">
          <w:rPr>
            <w:lang w:val="en-GB"/>
          </w:rPr>
          <w:t>culling samples</w:t>
        </w:r>
      </w:ins>
      <w:del w:id="1779" w:author="CAIZERGUES Alain" w:date="2023-09-08T16:01:00Z">
        <w:r w:rsidRPr="00EB6FAE" w:rsidDel="007B4CAE">
          <w:rPr>
            <w:lang w:val="en-GB"/>
          </w:rPr>
          <w:delText>data</w:delText>
        </w:r>
      </w:del>
      <w:r w:rsidRPr="00EB6FAE">
        <w:rPr>
          <w:lang w:val="en-GB"/>
        </w:rPr>
        <w:t xml:space="preserve">. </w:t>
      </w:r>
      <w:ins w:id="1780" w:author="CAIZERGUES Alain" w:date="2023-09-12T11:18:00Z">
        <w:r w:rsidR="0089362C">
          <w:rPr>
            <w:lang w:val="en-GB"/>
          </w:rPr>
          <w:t xml:space="preserve"> </w:t>
        </w:r>
      </w:ins>
      <w:r w:rsidRPr="00EB6FAE">
        <w:rPr>
          <w:lang w:val="en-GB"/>
        </w:rPr>
        <w:t>As a consequence, the correlation coefficients for both vital rates also differed</w:t>
      </w:r>
      <w:del w:id="1781" w:author="CAIZERGUES Alain" w:date="2023-09-12T11:18:00Z">
        <w:r w:rsidRPr="00EB6FAE" w:rsidDel="0089362C">
          <w:rPr>
            <w:lang w:val="en-GB"/>
          </w:rPr>
          <w:delText xml:space="preserve"> from </w:delText>
        </w:r>
      </w:del>
      <w:del w:id="1782" w:author="CAIZERGUES Alain" w:date="2023-09-08T16:02:00Z">
        <w:r w:rsidRPr="00EB6FAE" w:rsidDel="007B4CAE">
          <w:rPr>
            <w:lang w:val="en-GB"/>
          </w:rPr>
          <w:delText xml:space="preserve">1. </w:delText>
        </w:r>
      </w:del>
      <w:ins w:id="1783" w:author="CAIZERGUES Alain" w:date="2023-09-08T16:02:00Z">
        <w:r w:rsidR="007B4CAE">
          <w:rPr>
            <w:lang w:val="en-GB"/>
          </w:rPr>
          <w:t xml:space="preserve">. However, the </w:t>
        </w:r>
      </w:ins>
      <w:del w:id="1784" w:author="CAIZERGUES Alain" w:date="2023-09-08T16:02:00Z">
        <w:r w:rsidRPr="00EB6FAE" w:rsidDel="007B4CAE">
          <w:rPr>
            <w:lang w:val="en-GB"/>
          </w:rPr>
          <w:delText xml:space="preserve">This </w:delText>
        </w:r>
      </w:del>
      <w:r w:rsidRPr="00EB6FAE">
        <w:rPr>
          <w:lang w:val="en-GB"/>
        </w:rPr>
        <w:t>difference</w:t>
      </w:r>
      <w:ins w:id="1785" w:author="CAIZERGUES Alain" w:date="2023-09-08T16:02:00Z">
        <w:r w:rsidR="007B4CAE">
          <w:rPr>
            <w:lang w:val="en-GB"/>
          </w:rPr>
          <w:t>s</w:t>
        </w:r>
      </w:ins>
      <w:r w:rsidRPr="00EB6FAE">
        <w:rPr>
          <w:lang w:val="en-GB"/>
        </w:rPr>
        <w:t xml:space="preserve"> between the two approaches </w:t>
      </w:r>
      <w:del w:id="1786" w:author="CAIZERGUES Alain" w:date="2023-09-08T16:02:00Z">
        <w:r w:rsidRPr="00EB6FAE" w:rsidDel="007B4CAE">
          <w:rPr>
            <w:lang w:val="en-GB"/>
          </w:rPr>
          <w:delText xml:space="preserve">did </w:delText>
        </w:r>
      </w:del>
      <w:ins w:id="1787" w:author="CAIZERGUES Alain" w:date="2023-09-08T16:02:00Z">
        <w:r w:rsidR="007B4CAE" w:rsidRPr="00EB6FAE">
          <w:rPr>
            <w:lang w:val="en-GB"/>
          </w:rPr>
          <w:t>d</w:t>
        </w:r>
        <w:r w:rsidR="007B4CAE">
          <w:rPr>
            <w:lang w:val="en-GB"/>
          </w:rPr>
          <w:t>o</w:t>
        </w:r>
        <w:r w:rsidR="007B4CAE" w:rsidRPr="00EB6FAE">
          <w:rPr>
            <w:lang w:val="en-GB"/>
          </w:rPr>
          <w:t xml:space="preserve"> </w:t>
        </w:r>
      </w:ins>
      <w:r w:rsidRPr="00EB6FAE">
        <w:rPr>
          <w:lang w:val="en-GB"/>
        </w:rPr>
        <w:t xml:space="preserve">not question the </w:t>
      </w:r>
      <w:del w:id="1788" w:author="CAIZERGUES Alain" w:date="2023-09-08T16:02:00Z">
        <w:r w:rsidRPr="00EB6FAE" w:rsidDel="007B4CAE">
          <w:rPr>
            <w:lang w:val="en-GB"/>
          </w:rPr>
          <w:delText xml:space="preserve">previous </w:delText>
        </w:r>
      </w:del>
      <w:del w:id="1789" w:author="CAIZERGUES Alain" w:date="2023-09-08T16:03:00Z">
        <w:r w:rsidRPr="00EB6FAE" w:rsidDel="007B4CAE">
          <w:rPr>
            <w:lang w:val="en-GB"/>
          </w:rPr>
          <w:delText xml:space="preserve">validation of the </w:delText>
        </w:r>
      </w:del>
      <w:r w:rsidRPr="00EB6FAE">
        <w:rPr>
          <w:lang w:val="en-GB"/>
        </w:rPr>
        <w:t>ability of the count method to track the interannual variability of the vital rates.</w:t>
      </w:r>
    </w:p>
    <w:p w14:paraId="6F74E408" w14:textId="77777777" w:rsidR="00AC35CD" w:rsidRDefault="00B404E8">
      <w:pPr>
        <w:pStyle w:val="CaptionedFigure"/>
      </w:pPr>
      <w:r>
        <w:rPr>
          <w:noProof/>
          <w:lang w:eastAsia="fr-FR"/>
        </w:rPr>
        <w:lastRenderedPageBreak/>
        <w:drawing>
          <wp:inline distT="0" distB="0" distL="0" distR="0" wp14:anchorId="4EEB765E" wp14:editId="3A28CAB1">
            <wp:extent cx="2877184" cy="8631555"/>
            <wp:effectExtent l="0" t="0" r="0" b="0"/>
            <wp:docPr id="56" name="Picture" descr="Figure 3.2: Comparison of the parameter estimates between the count-based method and removal-based method; only five years for the GB population were available; bars define the 95% confidence intervals; the red arrow indicates the average difference between the two methods"/>
            <wp:cNvGraphicFramePr/>
            <a:graphic xmlns:a="http://schemas.openxmlformats.org/drawingml/2006/main">
              <a:graphicData uri="http://schemas.openxmlformats.org/drawingml/2006/picture">
                <pic:pic xmlns:pic="http://schemas.openxmlformats.org/drawingml/2006/picture">
                  <pic:nvPicPr>
                    <pic:cNvPr id="57" name="Picture" descr="../Output/plot_paper_4.png"/>
                    <pic:cNvPicPr>
                      <a:picLocks noChangeAspect="1" noChangeArrowheads="1"/>
                    </pic:cNvPicPr>
                  </pic:nvPicPr>
                  <pic:blipFill>
                    <a:blip r:embed="rId15"/>
                    <a:stretch>
                      <a:fillRect/>
                    </a:stretch>
                  </pic:blipFill>
                  <pic:spPr bwMode="auto">
                    <a:xfrm>
                      <a:off x="0" y="0"/>
                      <a:ext cx="2877184" cy="8631555"/>
                    </a:xfrm>
                    <a:prstGeom prst="rect">
                      <a:avLst/>
                    </a:prstGeom>
                    <a:noFill/>
                    <a:ln w="9525">
                      <a:noFill/>
                      <a:headEnd/>
                      <a:tailEnd/>
                    </a:ln>
                  </pic:spPr>
                </pic:pic>
              </a:graphicData>
            </a:graphic>
          </wp:inline>
        </w:drawing>
      </w:r>
    </w:p>
    <w:p w14:paraId="725CF99E" w14:textId="5C51530B" w:rsidR="00AC35CD" w:rsidRPr="00EB6FAE" w:rsidRDefault="00B404E8">
      <w:pPr>
        <w:pStyle w:val="ImageCaption"/>
        <w:rPr>
          <w:lang w:val="en-GB"/>
        </w:rPr>
      </w:pPr>
      <w:bookmarkStart w:id="1790" w:name="fig:cor"/>
      <w:bookmarkEnd w:id="1790"/>
      <w:r w:rsidRPr="00EB6FAE">
        <w:rPr>
          <w:lang w:val="en-GB"/>
        </w:rPr>
        <w:lastRenderedPageBreak/>
        <w:t xml:space="preserve">Figure 3.2: </w:t>
      </w:r>
      <w:ins w:id="1791" w:author="CAIZERGUES Alain" w:date="2023-09-12T11:22:00Z">
        <w:r w:rsidR="00AA764A">
          <w:rPr>
            <w:lang w:val="en-GB"/>
          </w:rPr>
          <w:t xml:space="preserve">Relationship between </w:t>
        </w:r>
      </w:ins>
      <w:del w:id="1792" w:author="CAIZERGUES Alain" w:date="2023-09-12T11:22:00Z">
        <w:r w:rsidRPr="00EB6FAE" w:rsidDel="00AA764A">
          <w:rPr>
            <w:lang w:val="en-GB"/>
          </w:rPr>
          <w:delText xml:space="preserve">Comparison of the </w:delText>
        </w:r>
      </w:del>
      <w:r w:rsidRPr="00EB6FAE">
        <w:rPr>
          <w:lang w:val="en-GB"/>
        </w:rPr>
        <w:t xml:space="preserve">parameter estimates </w:t>
      </w:r>
      <w:ins w:id="1793" w:author="CAIZERGUES Alain" w:date="2023-09-12T11:19:00Z">
        <w:r w:rsidR="008A0273">
          <w:rPr>
            <w:lang w:val="en-GB"/>
          </w:rPr>
          <w:t xml:space="preserve">derived from counts </w:t>
        </w:r>
      </w:ins>
      <w:ins w:id="1794" w:author="CAIZERGUES Alain" w:date="2023-09-12T11:22:00Z">
        <w:r w:rsidR="00AA764A">
          <w:rPr>
            <w:lang w:val="en-GB"/>
          </w:rPr>
          <w:t>and</w:t>
        </w:r>
      </w:ins>
      <w:ins w:id="1795" w:author="CAIZERGUES Alain" w:date="2023-09-12T11:19:00Z">
        <w:r w:rsidR="008A0273">
          <w:rPr>
            <w:lang w:val="en-GB"/>
          </w:rPr>
          <w:t xml:space="preserve"> those obtaine</w:t>
        </w:r>
      </w:ins>
      <w:ins w:id="1796" w:author="CAIZERGUES Alain" w:date="2023-09-12T11:22:00Z">
        <w:r w:rsidR="00AA764A">
          <w:rPr>
            <w:lang w:val="en-GB"/>
          </w:rPr>
          <w:t>d</w:t>
        </w:r>
      </w:ins>
      <w:ins w:id="1797" w:author="CAIZERGUES Alain" w:date="2023-09-12T11:19:00Z">
        <w:r w:rsidR="008A0273">
          <w:rPr>
            <w:lang w:val="en-GB"/>
          </w:rPr>
          <w:t xml:space="preserve"> from culling (hunting bags)</w:t>
        </w:r>
      </w:ins>
      <w:del w:id="1798" w:author="CAIZERGUES Alain" w:date="2023-09-12T11:19:00Z">
        <w:r w:rsidRPr="00EB6FAE" w:rsidDel="008A0273">
          <w:rPr>
            <w:lang w:val="en-GB"/>
          </w:rPr>
          <w:delText>between the count-based method and removal-based method</w:delText>
        </w:r>
      </w:del>
      <w:ins w:id="1799" w:author="CAIZERGUES Alain" w:date="2023-09-12T11:19:00Z">
        <w:r w:rsidR="008A0273">
          <w:rPr>
            <w:lang w:val="en-GB"/>
          </w:rPr>
          <w:t xml:space="preserve">. </w:t>
        </w:r>
      </w:ins>
      <w:ins w:id="1800" w:author="CAIZERGUES Alain" w:date="2023-09-20T11:22:00Z">
        <w:r w:rsidR="00DD3C09">
          <w:rPr>
            <w:lang w:val="en-GB"/>
          </w:rPr>
          <w:t xml:space="preserve"> </w:t>
        </w:r>
      </w:ins>
      <w:del w:id="1801" w:author="CAIZERGUES Alain" w:date="2023-09-12T11:19:00Z">
        <w:r w:rsidRPr="00EB6FAE" w:rsidDel="008A0273">
          <w:rPr>
            <w:lang w:val="en-GB"/>
          </w:rPr>
          <w:delText>; o</w:delText>
        </w:r>
      </w:del>
      <w:ins w:id="1802" w:author="CAIZERGUES Alain" w:date="2023-09-12T11:19:00Z">
        <w:r w:rsidR="008A0273">
          <w:rPr>
            <w:lang w:val="en-GB"/>
          </w:rPr>
          <w:t>O</w:t>
        </w:r>
      </w:ins>
      <w:r w:rsidRPr="00EB6FAE">
        <w:rPr>
          <w:lang w:val="en-GB"/>
        </w:rPr>
        <w:t xml:space="preserve">nly five years </w:t>
      </w:r>
      <w:del w:id="1803" w:author="CAIZERGUES Alain" w:date="2023-09-12T11:20:00Z">
        <w:r w:rsidRPr="00EB6FAE" w:rsidDel="008A0273">
          <w:rPr>
            <w:lang w:val="en-GB"/>
          </w:rPr>
          <w:delText xml:space="preserve">for the GB population </w:delText>
        </w:r>
      </w:del>
      <w:r w:rsidRPr="00EB6FAE">
        <w:rPr>
          <w:lang w:val="en-GB"/>
        </w:rPr>
        <w:t>were available</w:t>
      </w:r>
      <w:ins w:id="1804" w:author="CAIZERGUES Alain" w:date="2023-09-12T11:20:00Z">
        <w:r w:rsidR="008A0273">
          <w:rPr>
            <w:lang w:val="en-GB"/>
          </w:rPr>
          <w:t xml:space="preserve"> </w:t>
        </w:r>
        <w:r w:rsidR="008A0273" w:rsidRPr="00EB6FAE">
          <w:rPr>
            <w:lang w:val="en-GB"/>
          </w:rPr>
          <w:t>for the GB population</w:t>
        </w:r>
        <w:r w:rsidR="008A0273">
          <w:rPr>
            <w:lang w:val="en-GB"/>
          </w:rPr>
          <w:t xml:space="preserve">. </w:t>
        </w:r>
      </w:ins>
      <w:del w:id="1805" w:author="CAIZERGUES Alain" w:date="2023-09-12T11:20:00Z">
        <w:r w:rsidRPr="00EB6FAE" w:rsidDel="008A0273">
          <w:rPr>
            <w:lang w:val="en-GB"/>
          </w:rPr>
          <w:delText>; b</w:delText>
        </w:r>
      </w:del>
      <w:ins w:id="1806" w:author="CAIZERGUES Alain" w:date="2023-09-12T11:20:00Z">
        <w:r w:rsidR="008A0273">
          <w:rPr>
            <w:lang w:val="en-GB"/>
          </w:rPr>
          <w:t>B</w:t>
        </w:r>
      </w:ins>
      <w:r w:rsidRPr="00EB6FAE">
        <w:rPr>
          <w:lang w:val="en-GB"/>
        </w:rPr>
        <w:t xml:space="preserve">ars </w:t>
      </w:r>
      <w:ins w:id="1807" w:author="CAIZERGUES Alain" w:date="2023-09-12T11:20:00Z">
        <w:r w:rsidR="008A0273">
          <w:rPr>
            <w:lang w:val="en-GB"/>
          </w:rPr>
          <w:t xml:space="preserve">represent </w:t>
        </w:r>
      </w:ins>
      <w:del w:id="1808" w:author="CAIZERGUES Alain" w:date="2023-09-12T11:20:00Z">
        <w:r w:rsidRPr="00EB6FAE" w:rsidDel="008A0273">
          <w:rPr>
            <w:lang w:val="en-GB"/>
          </w:rPr>
          <w:delText xml:space="preserve">define the </w:delText>
        </w:r>
      </w:del>
      <w:r w:rsidRPr="00EB6FAE">
        <w:rPr>
          <w:lang w:val="en-GB"/>
        </w:rPr>
        <w:t>95% confidence intervals</w:t>
      </w:r>
      <w:ins w:id="1809" w:author="CAIZERGUES Alain" w:date="2023-09-12T11:23:00Z">
        <w:r w:rsidR="00741191">
          <w:rPr>
            <w:lang w:val="en-GB"/>
          </w:rPr>
          <w:t xml:space="preserve"> and</w:t>
        </w:r>
      </w:ins>
      <w:del w:id="1810" w:author="CAIZERGUES Alain" w:date="2023-09-12T11:23:00Z">
        <w:r w:rsidRPr="00EB6FAE" w:rsidDel="00741191">
          <w:rPr>
            <w:lang w:val="en-GB"/>
          </w:rPr>
          <w:delText>;</w:delText>
        </w:r>
      </w:del>
      <w:r w:rsidRPr="00EB6FAE">
        <w:rPr>
          <w:lang w:val="en-GB"/>
        </w:rPr>
        <w:t xml:space="preserve"> the red arrow indicates the </w:t>
      </w:r>
      <w:ins w:id="1811" w:author="CAIZERGUES Alain" w:date="2023-09-12T11:21:00Z">
        <w:r w:rsidR="008A0273">
          <w:rPr>
            <w:lang w:val="en-GB"/>
          </w:rPr>
          <w:t xml:space="preserve">direction and </w:t>
        </w:r>
      </w:ins>
      <w:r w:rsidRPr="00EB6FAE">
        <w:rPr>
          <w:lang w:val="en-GB"/>
        </w:rPr>
        <w:t>average difference</w:t>
      </w:r>
      <w:ins w:id="1812" w:author="CAIZERGUES Alain" w:date="2023-09-12T11:21:00Z">
        <w:r w:rsidR="008A0273">
          <w:rPr>
            <w:lang w:val="en-GB"/>
          </w:rPr>
          <w:t>s</w:t>
        </w:r>
      </w:ins>
      <w:r w:rsidRPr="00EB6FAE">
        <w:rPr>
          <w:lang w:val="en-GB"/>
        </w:rPr>
        <w:t xml:space="preserve"> between the two methods</w:t>
      </w:r>
      <w:ins w:id="1813" w:author="CAIZERGUES Alain" w:date="2023-09-12T11:21:00Z">
        <w:r w:rsidR="008A0273">
          <w:rPr>
            <w:lang w:val="en-GB"/>
          </w:rPr>
          <w:t xml:space="preserve">. </w:t>
        </w:r>
      </w:ins>
    </w:p>
    <w:p w14:paraId="73E12632" w14:textId="7A8F658D" w:rsidR="00AC35CD" w:rsidRPr="00EB6FAE" w:rsidRDefault="00B404E8">
      <w:pPr>
        <w:pStyle w:val="Titre2"/>
        <w:rPr>
          <w:lang w:val="en-GB"/>
        </w:rPr>
      </w:pPr>
      <w:bookmarkStart w:id="1814" w:name="MAX"/>
      <w:bookmarkEnd w:id="1696"/>
      <w:r w:rsidRPr="00EB6FAE">
        <w:rPr>
          <w:rStyle w:val="SectionNumber"/>
          <w:lang w:val="en-GB"/>
        </w:rPr>
        <w:t>3.3</w:t>
      </w:r>
      <w:r w:rsidRPr="00EB6FAE">
        <w:rPr>
          <w:lang w:val="en-GB"/>
        </w:rPr>
        <w:tab/>
      </w:r>
      <w:ins w:id="1815" w:author="CAIZERGUES Alain" w:date="2023-09-08T16:03:00Z">
        <w:r w:rsidR="00D450A1">
          <w:rPr>
            <w:lang w:val="en-GB"/>
          </w:rPr>
          <w:t>Assessing the</w:t>
        </w:r>
      </w:ins>
      <w:ins w:id="1816" w:author="CAIZERGUES Alain" w:date="2023-09-08T16:04:00Z">
        <w:r w:rsidR="00D450A1">
          <w:rPr>
            <w:lang w:val="en-GB"/>
          </w:rPr>
          <w:t xml:space="preserve"> demographic</w:t>
        </w:r>
      </w:ins>
      <w:ins w:id="1817" w:author="CAIZERGUES Alain" w:date="2023-09-08T16:03:00Z">
        <w:r w:rsidR="00D450A1">
          <w:rPr>
            <w:lang w:val="en-GB"/>
          </w:rPr>
          <w:t xml:space="preserve"> </w:t>
        </w:r>
      </w:ins>
      <w:del w:id="1818" w:author="CAIZERGUES Alain" w:date="2023-09-08T16:03:00Z">
        <w:r w:rsidRPr="00EB6FAE" w:rsidDel="00D450A1">
          <w:rPr>
            <w:lang w:val="en-GB"/>
          </w:rPr>
          <w:delText>R</w:delText>
        </w:r>
      </w:del>
      <w:ins w:id="1819" w:author="CAIZERGUES Alain" w:date="2023-09-08T16:03:00Z">
        <w:r w:rsidR="00D450A1">
          <w:rPr>
            <w:lang w:val="en-GB"/>
          </w:rPr>
          <w:t>r</w:t>
        </w:r>
      </w:ins>
      <w:r w:rsidRPr="00EB6FAE">
        <w:rPr>
          <w:lang w:val="en-GB"/>
        </w:rPr>
        <w:t xml:space="preserve">esponse </w:t>
      </w:r>
      <w:ins w:id="1820" w:author="CAIZERGUES Alain" w:date="2023-09-08T16:03:00Z">
        <w:r w:rsidR="00D450A1">
          <w:rPr>
            <w:lang w:val="en-GB"/>
          </w:rPr>
          <w:t xml:space="preserve">to </w:t>
        </w:r>
      </w:ins>
      <w:del w:id="1821" w:author="CAIZERGUES Alain" w:date="2023-09-08T16:04:00Z">
        <w:r w:rsidRPr="00EB6FAE" w:rsidDel="00D450A1">
          <w:rPr>
            <w:lang w:val="en-GB"/>
          </w:rPr>
          <w:delText xml:space="preserve">of vital rates to </w:delText>
        </w:r>
      </w:del>
      <w:r w:rsidRPr="00EB6FAE">
        <w:rPr>
          <w:lang w:val="en-GB"/>
        </w:rPr>
        <w:t>culling strategies</w:t>
      </w:r>
    </w:p>
    <w:p w14:paraId="1F83397D" w14:textId="741DA561" w:rsidR="00AC35CD" w:rsidRPr="00EB6FAE" w:rsidRDefault="00F34F9A" w:rsidP="00DD3C09">
      <w:pPr>
        <w:pStyle w:val="FirstParagraph"/>
        <w:spacing w:line="480" w:lineRule="auto"/>
        <w:jc w:val="both"/>
        <w:rPr>
          <w:lang w:val="en-GB"/>
        </w:rPr>
      </w:pPr>
      <w:ins w:id="1822" w:author="CAIZERGUES Alain" w:date="2023-09-12T11:23:00Z">
        <w:r>
          <w:rPr>
            <w:lang w:val="en-GB"/>
          </w:rPr>
          <w:t xml:space="preserve">When </w:t>
        </w:r>
      </w:ins>
      <w:del w:id="1823" w:author="CAIZERGUES Alain" w:date="2023-09-12T11:23:00Z">
        <w:r w:rsidR="00B404E8" w:rsidRPr="00EB6FAE" w:rsidDel="00F34F9A">
          <w:rPr>
            <w:lang w:val="en-GB"/>
          </w:rPr>
          <w:delText xml:space="preserve">Under no culling </w:delText>
        </w:r>
      </w:del>
      <w:ins w:id="1824" w:author="CAIZERGUES Alain" w:date="2023-09-12T11:23:00Z">
        <w:r>
          <w:rPr>
            <w:lang w:val="en-GB"/>
          </w:rPr>
          <w:t>c</w:t>
        </w:r>
        <w:r w:rsidRPr="00EB6FAE">
          <w:rPr>
            <w:lang w:val="en-GB"/>
          </w:rPr>
          <w:t xml:space="preserve">ulling </w:t>
        </w:r>
      </w:ins>
      <w:r w:rsidR="00B404E8" w:rsidRPr="00EB6FAE">
        <w:rPr>
          <w:lang w:val="en-GB"/>
        </w:rPr>
        <w:t>pressure</w:t>
      </w:r>
      <w:r>
        <w:rPr>
          <w:lang w:val="en-GB"/>
        </w:rPr>
        <w:t xml:space="preserve"> was nil</w:t>
      </w:r>
      <w:r w:rsidR="00B404E8" w:rsidRPr="00EB6FAE">
        <w:rPr>
          <w:lang w:val="en-GB"/>
        </w:rPr>
        <w:t xml:space="preserve">, maximum growth rates were very similar for the two populations (Figure 3.3), respectively 1.45 [1.36; 1.55] and 1.52 [1.25; 1.88] for </w:t>
      </w:r>
      <w:del w:id="1825" w:author="CAIZERGUES Alain" w:date="2023-09-15T11:14:00Z">
        <w:r w:rsidR="00B404E8" w:rsidRPr="00EB6FAE" w:rsidDel="00FC3561">
          <w:rPr>
            <w:lang w:val="en-GB"/>
          </w:rPr>
          <w:delText xml:space="preserve">the </w:delText>
        </w:r>
      </w:del>
      <w:r w:rsidR="00B404E8" w:rsidRPr="00EB6FAE">
        <w:rPr>
          <w:lang w:val="en-GB"/>
        </w:rPr>
        <w:t xml:space="preserve">GB and </w:t>
      </w:r>
      <w:del w:id="1826" w:author="CAIZERGUES Alain" w:date="2023-09-15T11:14:00Z">
        <w:r w:rsidR="00B404E8" w:rsidRPr="00EB6FAE" w:rsidDel="00FC3561">
          <w:rPr>
            <w:lang w:val="en-GB"/>
          </w:rPr>
          <w:delText xml:space="preserve">the </w:delText>
        </w:r>
      </w:del>
      <w:r w:rsidR="00B404E8" w:rsidRPr="00EB6FAE">
        <w:rPr>
          <w:lang w:val="en-GB"/>
        </w:rPr>
        <w:t>FR</w:t>
      </w:r>
      <w:del w:id="1827" w:author="CAIZERGUES Alain" w:date="2023-09-15T11:14:00Z">
        <w:r w:rsidR="00B404E8" w:rsidRPr="00EB6FAE" w:rsidDel="00FC3561">
          <w:rPr>
            <w:lang w:val="en-GB"/>
          </w:rPr>
          <w:delText xml:space="preserve"> population</w:delText>
        </w:r>
      </w:del>
      <w:r w:rsidR="00B404E8" w:rsidRPr="00EB6FAE">
        <w:rPr>
          <w:lang w:val="en-GB"/>
        </w:rPr>
        <w:t xml:space="preserve">. </w:t>
      </w:r>
      <w:ins w:id="1828" w:author="CAIZERGUES Alain" w:date="2023-09-12T11:24:00Z">
        <w:r>
          <w:rPr>
            <w:lang w:val="en-GB"/>
          </w:rPr>
          <w:t xml:space="preserve"> These values </w:t>
        </w:r>
      </w:ins>
      <w:del w:id="1829" w:author="CAIZERGUES Alain" w:date="2023-09-12T11:24:00Z">
        <w:r w:rsidR="00B404E8" w:rsidRPr="00EB6FAE" w:rsidDel="00F34F9A">
          <w:rPr>
            <w:lang w:val="en-GB"/>
          </w:rPr>
          <w:delText>It c</w:delText>
        </w:r>
      </w:del>
      <w:ins w:id="1830" w:author="CAIZERGUES Alain" w:date="2023-09-12T11:24:00Z">
        <w:r>
          <w:rPr>
            <w:lang w:val="en-GB"/>
          </w:rPr>
          <w:t>c</w:t>
        </w:r>
      </w:ins>
      <w:r w:rsidR="00B404E8" w:rsidRPr="00EB6FAE">
        <w:rPr>
          <w:lang w:val="en-GB"/>
        </w:rPr>
        <w:t>orrespond</w:t>
      </w:r>
      <w:del w:id="1831" w:author="CAIZERGUES Alain" w:date="2023-09-15T11:14:00Z">
        <w:r w:rsidR="00B404E8" w:rsidRPr="00EB6FAE" w:rsidDel="00FC3561">
          <w:rPr>
            <w:lang w:val="en-GB"/>
          </w:rPr>
          <w:delText>ed</w:delText>
        </w:r>
      </w:del>
      <w:r w:rsidR="00B404E8" w:rsidRPr="00EB6FAE">
        <w:rPr>
          <w:lang w:val="en-GB"/>
        </w:rPr>
        <w:t xml:space="preserve"> to a</w:t>
      </w:r>
      <w:ins w:id="1832" w:author="CAIZERGUES Alain" w:date="2023-09-12T11:24:00Z">
        <w:r>
          <w:rPr>
            <w:lang w:val="en-GB"/>
          </w:rPr>
          <w:t xml:space="preserve"> population</w:t>
        </w:r>
      </w:ins>
      <w:del w:id="1833" w:author="CAIZERGUES Alain" w:date="2023-09-12T11:24:00Z">
        <w:r w:rsidR="00B404E8" w:rsidRPr="00EB6FAE" w:rsidDel="00F34F9A">
          <w:rPr>
            <w:lang w:val="en-GB"/>
          </w:rPr>
          <w:delText>n</w:delText>
        </w:r>
      </w:del>
      <w:r w:rsidR="00B404E8" w:rsidRPr="00EB6FAE">
        <w:rPr>
          <w:lang w:val="en-GB"/>
        </w:rPr>
        <w:t xml:space="preserve"> increase of 45% </w:t>
      </w:r>
      <w:del w:id="1834" w:author="CAIZERGUES Alain" w:date="2023-09-12T11:24:00Z">
        <w:r w:rsidR="00B404E8" w:rsidRPr="00EB6FAE" w:rsidDel="00F34F9A">
          <w:rPr>
            <w:lang w:val="en-GB"/>
          </w:rPr>
          <w:delText xml:space="preserve">per year </w:delText>
        </w:r>
      </w:del>
      <w:r w:rsidR="00B404E8" w:rsidRPr="00EB6FAE">
        <w:rPr>
          <w:lang w:val="en-GB"/>
        </w:rPr>
        <w:t xml:space="preserve">and 52% per year, respectively. </w:t>
      </w:r>
      <w:ins w:id="1835" w:author="CAIZERGUES Alain" w:date="2023-09-15T11:15:00Z">
        <w:r w:rsidR="00FC3561">
          <w:rPr>
            <w:lang w:val="en-GB"/>
          </w:rPr>
          <w:t xml:space="preserve"> </w:t>
        </w:r>
      </w:ins>
      <w:del w:id="1836" w:author="CAIZERGUES Alain" w:date="2023-09-12T17:21:00Z">
        <w:r w:rsidR="00B404E8" w:rsidRPr="00EB6FAE" w:rsidDel="00B81259">
          <w:rPr>
            <w:lang w:val="en-GB"/>
          </w:rPr>
          <w:delText>Based on literature, we a</w:delText>
        </w:r>
      </w:del>
      <w:ins w:id="1837" w:author="CAIZERGUES Alain" w:date="2023-09-12T17:21:00Z">
        <w:r w:rsidR="00B81259">
          <w:rPr>
            <w:lang w:val="en-GB"/>
          </w:rPr>
          <w:t>A</w:t>
        </w:r>
      </w:ins>
      <w:r w:rsidR="00B404E8" w:rsidRPr="00EB6FAE">
        <w:rPr>
          <w:lang w:val="en-GB"/>
        </w:rPr>
        <w:t>ssum</w:t>
      </w:r>
      <w:ins w:id="1838" w:author="CAIZERGUES Alain" w:date="2023-09-12T17:21:00Z">
        <w:r w:rsidR="00B81259">
          <w:rPr>
            <w:lang w:val="en-GB"/>
          </w:rPr>
          <w:t xml:space="preserve">ing </w:t>
        </w:r>
      </w:ins>
      <w:del w:id="1839" w:author="CAIZERGUES Alain" w:date="2023-09-12T17:21:00Z">
        <w:r w:rsidR="00B404E8" w:rsidRPr="00EB6FAE" w:rsidDel="00B81259">
          <w:rPr>
            <w:lang w:val="en-GB"/>
          </w:rPr>
          <w:delText xml:space="preserve">ed </w:delText>
        </w:r>
      </w:del>
      <w:r w:rsidR="00B404E8" w:rsidRPr="00EB6FAE">
        <w:rPr>
          <w:lang w:val="en-GB"/>
        </w:rPr>
        <w:t>a maximum</w:t>
      </w:r>
      <w:ins w:id="1840" w:author="CAIZERGUES Alain" w:date="2023-09-15T11:15:00Z">
        <w:r w:rsidR="00FC3561">
          <w:rPr>
            <w:lang w:val="en-GB"/>
          </w:rPr>
          <w:t xml:space="preserve"> adult</w:t>
        </w:r>
      </w:ins>
      <w:r w:rsidR="00B404E8" w:rsidRPr="00EB6FAE">
        <w:rPr>
          <w:lang w:val="en-GB"/>
        </w:rPr>
        <w:t xml:space="preserve"> survival rate </w:t>
      </w:r>
      <w:ins w:id="1841" w:author="CAIZERGUES Alain" w:date="2023-09-12T17:22:00Z">
        <w:r w:rsidR="00B81259">
          <w:rPr>
            <w:lang w:val="en-GB"/>
          </w:rPr>
          <w:t xml:space="preserve">of </w:t>
        </w:r>
        <w:r w:rsidR="00B81259" w:rsidRPr="00EB6FAE">
          <w:rPr>
            <w:lang w:val="en-GB"/>
          </w:rPr>
          <w:t>0.85 [0.7; 1]</w:t>
        </w:r>
        <w:r w:rsidR="00B81259">
          <w:rPr>
            <w:lang w:val="en-GB"/>
          </w:rPr>
          <w:t xml:space="preserve"> </w:t>
        </w:r>
      </w:ins>
      <w:del w:id="1842" w:author="CAIZERGUES Alain" w:date="2023-09-12T17:22:00Z">
        <w:r w:rsidR="00B404E8" w:rsidRPr="00EB6FAE" w:rsidDel="00B81259">
          <w:rPr>
            <w:lang w:val="en-GB"/>
          </w:rPr>
          <w:delText xml:space="preserve">similar </w:delText>
        </w:r>
      </w:del>
      <w:ins w:id="1843" w:author="CAIZERGUES Alain" w:date="2023-09-12T17:22:00Z">
        <w:r w:rsidR="00B81259">
          <w:rPr>
            <w:lang w:val="en-GB"/>
          </w:rPr>
          <w:t>identical</w:t>
        </w:r>
        <w:r w:rsidR="00B81259" w:rsidRPr="00EB6FAE">
          <w:rPr>
            <w:lang w:val="en-GB"/>
          </w:rPr>
          <w:t xml:space="preserve"> </w:t>
        </w:r>
      </w:ins>
      <w:r w:rsidR="00B404E8" w:rsidRPr="00EB6FAE">
        <w:rPr>
          <w:lang w:val="en-GB"/>
        </w:rPr>
        <w:t>for both populations</w:t>
      </w:r>
      <w:ins w:id="1844" w:author="CAIZERGUES Alain" w:date="2023-09-12T17:22:00Z">
        <w:r w:rsidR="00B81259">
          <w:rPr>
            <w:lang w:val="en-GB"/>
          </w:rPr>
          <w:t>, we</w:t>
        </w:r>
      </w:ins>
      <w:r w:rsidR="00B404E8" w:rsidRPr="00EB6FAE">
        <w:rPr>
          <w:lang w:val="en-GB"/>
        </w:rPr>
        <w:t xml:space="preserve"> </w:t>
      </w:r>
      <w:del w:id="1845" w:author="CAIZERGUES Alain" w:date="2023-09-12T17:22:00Z">
        <w:r w:rsidR="00B404E8" w:rsidRPr="00EB6FAE" w:rsidDel="00B81259">
          <w:rPr>
            <w:lang w:val="en-GB"/>
          </w:rPr>
          <w:delText xml:space="preserve">0.85 [0.7; 1]. We </w:delText>
        </w:r>
      </w:del>
      <w:r w:rsidR="00B404E8" w:rsidRPr="00EB6FAE">
        <w:rPr>
          <w:lang w:val="en-GB"/>
        </w:rPr>
        <w:t xml:space="preserve">deduced </w:t>
      </w:r>
      <w:del w:id="1846" w:author="CAIZERGUES Alain" w:date="2023-09-12T17:22:00Z">
        <w:r w:rsidR="00B404E8" w:rsidRPr="00EB6FAE" w:rsidDel="00B81259">
          <w:rPr>
            <w:lang w:val="en-GB"/>
          </w:rPr>
          <w:delText xml:space="preserve">a </w:delText>
        </w:r>
      </w:del>
      <w:r w:rsidR="00B404E8" w:rsidRPr="00EB6FAE">
        <w:rPr>
          <w:lang w:val="en-GB"/>
        </w:rPr>
        <w:t>maximum recruitment</w:t>
      </w:r>
      <w:ins w:id="1847" w:author="CAIZERGUES Alain" w:date="2023-09-12T17:23:00Z">
        <w:r w:rsidR="00B81259">
          <w:rPr>
            <w:lang w:val="en-GB"/>
          </w:rPr>
          <w:t>s</w:t>
        </w:r>
      </w:ins>
      <w:r w:rsidR="00B404E8" w:rsidRPr="00EB6FAE">
        <w:rPr>
          <w:lang w:val="en-GB"/>
        </w:rPr>
        <w:t xml:space="preserve"> rate</w:t>
      </w:r>
      <w:ins w:id="1848" w:author="CAIZERGUES Alain" w:date="2023-09-12T17:23:00Z">
        <w:r w:rsidR="00B81259">
          <w:rPr>
            <w:lang w:val="en-GB"/>
          </w:rPr>
          <w:t>s</w:t>
        </w:r>
      </w:ins>
      <w:r w:rsidR="00B404E8" w:rsidRPr="00EB6FAE">
        <w:rPr>
          <w:lang w:val="en-GB"/>
        </w:rPr>
        <w:t xml:space="preserve"> of 0.60 [0.42; 0.78] </w:t>
      </w:r>
      <w:ins w:id="1849" w:author="CAIZERGUES Alain" w:date="2023-09-12T17:23:00Z">
        <w:r w:rsidR="00B81259">
          <w:rPr>
            <w:lang w:val="en-GB"/>
          </w:rPr>
          <w:t xml:space="preserve">and </w:t>
        </w:r>
      </w:ins>
      <w:del w:id="1850" w:author="CAIZERGUES Alain" w:date="2023-09-12T17:23:00Z">
        <w:r w:rsidR="00B404E8" w:rsidRPr="00EB6FAE" w:rsidDel="00B81259">
          <w:rPr>
            <w:lang w:val="en-GB"/>
          </w:rPr>
          <w:delText xml:space="preserve">for the GB population and of </w:delText>
        </w:r>
      </w:del>
      <w:r w:rsidR="00B404E8" w:rsidRPr="00EB6FAE">
        <w:rPr>
          <w:lang w:val="en-GB"/>
        </w:rPr>
        <w:t xml:space="preserve">0.68 [0.36; 1.06] </w:t>
      </w:r>
      <w:ins w:id="1851" w:author="CAIZERGUES Alain" w:date="2023-09-12T17:23:00Z">
        <w:r w:rsidR="00B81259">
          <w:rPr>
            <w:lang w:val="en-GB"/>
          </w:rPr>
          <w:t xml:space="preserve">respectively for GB and </w:t>
        </w:r>
      </w:ins>
      <w:del w:id="1852" w:author="CAIZERGUES Alain" w:date="2023-09-12T17:23:00Z">
        <w:r w:rsidR="00B404E8" w:rsidRPr="00EB6FAE" w:rsidDel="00B81259">
          <w:rPr>
            <w:lang w:val="en-GB"/>
          </w:rPr>
          <w:delText xml:space="preserve">for the </w:delText>
        </w:r>
      </w:del>
      <w:r w:rsidR="00B404E8" w:rsidRPr="00EB6FAE">
        <w:rPr>
          <w:lang w:val="en-GB"/>
        </w:rPr>
        <w:t>FR</w:t>
      </w:r>
      <w:del w:id="1853" w:author="CAIZERGUES Alain" w:date="2023-09-12T17:23:00Z">
        <w:r w:rsidR="00B404E8" w:rsidRPr="00EB6FAE" w:rsidDel="00B81259">
          <w:rPr>
            <w:lang w:val="en-GB"/>
          </w:rPr>
          <w:delText xml:space="preserve"> population</w:delText>
        </w:r>
      </w:del>
      <w:r w:rsidR="00B404E8" w:rsidRPr="00EB6FAE">
        <w:rPr>
          <w:lang w:val="en-GB"/>
        </w:rPr>
        <w:t>.</w:t>
      </w:r>
    </w:p>
    <w:p w14:paraId="0841247D" w14:textId="0CB6308F" w:rsidR="00AC35CD" w:rsidRPr="00EB6FAE" w:rsidRDefault="00B81259">
      <w:pPr>
        <w:pStyle w:val="Corpsdetexte"/>
        <w:spacing w:line="480" w:lineRule="auto"/>
        <w:ind w:firstLine="720"/>
        <w:jc w:val="both"/>
        <w:rPr>
          <w:lang w:val="en-GB"/>
        </w:rPr>
        <w:pPrChange w:id="1854" w:author="CAIZERGUES Alain" w:date="2023-09-15T11:14:00Z">
          <w:pPr>
            <w:pStyle w:val="Corpsdetexte"/>
          </w:pPr>
        </w:pPrChange>
      </w:pPr>
      <w:ins w:id="1855" w:author="CAIZERGUES Alain" w:date="2023-09-12T17:28:00Z">
        <w:r>
          <w:rPr>
            <w:lang w:val="en-GB"/>
          </w:rPr>
          <w:t xml:space="preserve">Despite low sample sizes of sexed and aged </w:t>
        </w:r>
      </w:ins>
      <w:ins w:id="1856" w:author="CAIZERGUES Alain" w:date="2023-09-12T17:29:00Z">
        <w:r>
          <w:rPr>
            <w:lang w:val="en-GB"/>
          </w:rPr>
          <w:t xml:space="preserve">culled </w:t>
        </w:r>
      </w:ins>
      <w:ins w:id="1857" w:author="CAIZERGUES Alain" w:date="2023-09-12T17:28:00Z">
        <w:r>
          <w:rPr>
            <w:lang w:val="en-GB"/>
          </w:rPr>
          <w:t>indiv</w:t>
        </w:r>
      </w:ins>
      <w:ins w:id="1858" w:author="CAIZERGUES Alain" w:date="2023-09-12T17:29:00Z">
        <w:r>
          <w:rPr>
            <w:lang w:val="en-GB"/>
          </w:rPr>
          <w:t>iduals</w:t>
        </w:r>
      </w:ins>
      <w:ins w:id="1859" w:author="CAIZERGUES Alain" w:date="2023-09-12T17:28:00Z">
        <w:r>
          <w:rPr>
            <w:lang w:val="en-GB"/>
          </w:rPr>
          <w:t xml:space="preserve">, </w:t>
        </w:r>
      </w:ins>
      <w:del w:id="1860" w:author="CAIZERGUES Alain" w:date="2023-09-12T17:28:00Z">
        <w:r w:rsidR="00B404E8" w:rsidRPr="00EB6FAE" w:rsidDel="00B81259">
          <w:rPr>
            <w:lang w:val="en-GB"/>
          </w:rPr>
          <w:delText>Even if a significant part of culled individuals were not aged for some years, the p</w:delText>
        </w:r>
      </w:del>
      <w:ins w:id="1861" w:author="CAIZERGUES Alain" w:date="2023-09-12T17:28:00Z">
        <w:r>
          <w:rPr>
            <w:lang w:val="en-GB"/>
          </w:rPr>
          <w:t>p</w:t>
        </w:r>
      </w:ins>
      <w:r w:rsidR="00B404E8" w:rsidRPr="00EB6FAE">
        <w:rPr>
          <w:lang w:val="en-GB"/>
        </w:rPr>
        <w:t>roxies of the culling pressure exhibit</w:t>
      </w:r>
      <w:ins w:id="1862" w:author="CAIZERGUES Alain" w:date="2023-09-12T17:29:00Z">
        <w:r>
          <w:rPr>
            <w:lang w:val="en-GB"/>
          </w:rPr>
          <w:t>ed</w:t>
        </w:r>
      </w:ins>
      <w:r w:rsidR="00B404E8" w:rsidRPr="00EB6FAE">
        <w:rPr>
          <w:lang w:val="en-GB"/>
        </w:rPr>
        <w:t xml:space="preserve"> significant </w:t>
      </w:r>
      <w:ins w:id="1863" w:author="CAIZERGUES Alain" w:date="2023-09-12T17:29:00Z">
        <w:r>
          <w:rPr>
            <w:lang w:val="en-GB"/>
          </w:rPr>
          <w:t xml:space="preserve">changes </w:t>
        </w:r>
      </w:ins>
      <w:del w:id="1864" w:author="CAIZERGUES Alain" w:date="2023-09-12T17:29:00Z">
        <w:r w:rsidR="00B404E8" w:rsidRPr="00EB6FAE" w:rsidDel="00B81259">
          <w:rPr>
            <w:lang w:val="en-GB"/>
          </w:rPr>
          <w:delText xml:space="preserve">shifts </w:delText>
        </w:r>
      </w:del>
      <w:r w:rsidR="00B404E8" w:rsidRPr="00EB6FAE">
        <w:rPr>
          <w:lang w:val="en-GB"/>
        </w:rPr>
        <w:t xml:space="preserve">over time (Figure 5.1). </w:t>
      </w:r>
      <w:ins w:id="1865" w:author="CAIZERGUES Alain" w:date="2023-09-15T11:15:00Z">
        <w:r w:rsidR="00FC3561">
          <w:rPr>
            <w:lang w:val="en-GB"/>
          </w:rPr>
          <w:t xml:space="preserve"> </w:t>
        </w:r>
      </w:ins>
      <w:ins w:id="1866" w:author="CAIZERGUES Alain" w:date="2023-09-12T17:29:00Z">
        <w:r>
          <w:rPr>
            <w:lang w:val="en-GB"/>
          </w:rPr>
          <w:t xml:space="preserve">We thus ranked </w:t>
        </w:r>
      </w:ins>
      <w:ins w:id="1867" w:author="CAIZERGUES Alain" w:date="2023-09-12T17:30:00Z">
        <w:r>
          <w:rPr>
            <w:lang w:val="en-GB"/>
          </w:rPr>
          <w:t>the culling pressure according to this intensity (high vs low)</w:t>
        </w:r>
      </w:ins>
      <w:ins w:id="1868" w:author="CAIZERGUES Alain" w:date="2023-09-12T17:31:00Z">
        <w:r>
          <w:rPr>
            <w:lang w:val="en-GB"/>
          </w:rPr>
          <w:t xml:space="preserve">.  </w:t>
        </w:r>
      </w:ins>
      <w:del w:id="1869" w:author="CAIZERGUES Alain" w:date="2023-09-12T17:31:00Z">
        <w:r w:rsidR="00B404E8" w:rsidRPr="00EB6FAE" w:rsidDel="00B81259">
          <w:rPr>
            <w:lang w:val="en-GB"/>
          </w:rPr>
          <w:delText>This led to consider a h</w:delText>
        </w:r>
      </w:del>
      <w:ins w:id="1870" w:author="CAIZERGUES Alain" w:date="2023-09-12T17:31:00Z">
        <w:r>
          <w:rPr>
            <w:lang w:val="en-GB"/>
          </w:rPr>
          <w:t>H</w:t>
        </w:r>
      </w:ins>
      <w:r w:rsidR="00B404E8" w:rsidRPr="00EB6FAE">
        <w:rPr>
          <w:lang w:val="en-GB"/>
        </w:rPr>
        <w:t xml:space="preserve">igh culling pressure </w:t>
      </w:r>
      <w:ins w:id="1871" w:author="CAIZERGUES Alain" w:date="2023-09-12T17:31:00Z">
        <w:r>
          <w:rPr>
            <w:lang w:val="en-GB"/>
          </w:rPr>
          <w:t xml:space="preserve">occurred </w:t>
        </w:r>
      </w:ins>
      <w:del w:id="1872" w:author="CAIZERGUES Alain" w:date="2023-09-12T17:31:00Z">
        <w:r w:rsidR="00B404E8" w:rsidRPr="00EB6FAE" w:rsidDel="00B81259">
          <w:rPr>
            <w:lang w:val="en-GB"/>
          </w:rPr>
          <w:delText xml:space="preserve">period </w:delText>
        </w:r>
      </w:del>
      <w:r w:rsidR="00B404E8" w:rsidRPr="00EB6FAE">
        <w:rPr>
          <w:lang w:val="en-GB"/>
        </w:rPr>
        <w:t xml:space="preserve">from 2006 onwards </w:t>
      </w:r>
      <w:del w:id="1873" w:author="CAIZERGUES Alain" w:date="2023-09-12T17:31:00Z">
        <w:r w:rsidR="00B404E8" w:rsidRPr="00EB6FAE" w:rsidDel="00B81259">
          <w:rPr>
            <w:lang w:val="en-GB"/>
          </w:rPr>
          <w:delText>with no clear difference</w:delText>
        </w:r>
      </w:del>
      <w:ins w:id="1874" w:author="CAIZERGUES Alain" w:date="2023-09-12T17:31:00Z">
        <w:r>
          <w:rPr>
            <w:lang w:val="en-GB"/>
          </w:rPr>
          <w:t>in both populations</w:t>
        </w:r>
      </w:ins>
      <w:r w:rsidR="00B404E8" w:rsidRPr="00EB6FAE">
        <w:rPr>
          <w:lang w:val="en-GB"/>
        </w:rPr>
        <w:t xml:space="preserve"> </w:t>
      </w:r>
      <w:ins w:id="1875" w:author="CAIZERGUES Alain" w:date="2023-09-12T17:32:00Z">
        <w:r w:rsidR="00B51453">
          <w:rPr>
            <w:lang w:val="en-GB"/>
          </w:rPr>
          <w:t xml:space="preserve">(although the signal was noisy). </w:t>
        </w:r>
      </w:ins>
      <w:ins w:id="1876" w:author="CAIZERGUES Alain" w:date="2023-09-15T11:15:00Z">
        <w:r w:rsidR="00FC3561">
          <w:rPr>
            <w:lang w:val="en-GB"/>
          </w:rPr>
          <w:t xml:space="preserve"> </w:t>
        </w:r>
      </w:ins>
      <w:ins w:id="1877" w:author="CAIZERGUES Alain" w:date="2023-09-12T17:32:00Z">
        <w:r w:rsidR="00B51453">
          <w:rPr>
            <w:lang w:val="en-GB"/>
          </w:rPr>
          <w:t>However, despite similar levels of culling pressure</w:t>
        </w:r>
      </w:ins>
      <w:del w:id="1878" w:author="CAIZERGUES Alain" w:date="2023-09-12T17:32:00Z">
        <w:r w:rsidR="00B404E8" w:rsidRPr="00EB6FAE" w:rsidDel="00B51453">
          <w:rPr>
            <w:lang w:val="en-GB"/>
          </w:rPr>
          <w:delText>between the two populations because the signal was very noisy.</w:delText>
        </w:r>
      </w:del>
      <w:del w:id="1879" w:author="CAIZERGUES Alain" w:date="2023-09-12T17:33:00Z">
        <w:r w:rsidR="00B404E8" w:rsidRPr="00EB6FAE" w:rsidDel="00B51453">
          <w:rPr>
            <w:lang w:val="en-GB"/>
          </w:rPr>
          <w:delText xml:space="preserve"> Even if the culling pressure seemed comparable</w:delText>
        </w:r>
      </w:del>
      <w:r w:rsidR="00B404E8" w:rsidRPr="00EB6FAE">
        <w:rPr>
          <w:lang w:val="en-GB"/>
        </w:rPr>
        <w:t xml:space="preserve">, the culling strategies differed significantly between the two populations, see Section 2.3. </w:t>
      </w:r>
      <w:ins w:id="1880" w:author="CAIZERGUES Alain" w:date="2023-09-15T11:16:00Z">
        <w:r w:rsidR="00FC3561">
          <w:rPr>
            <w:lang w:val="en-GB"/>
          </w:rPr>
          <w:t xml:space="preserve"> </w:t>
        </w:r>
      </w:ins>
      <w:r w:rsidR="00B404E8" w:rsidRPr="00EB6FAE">
        <w:rPr>
          <w:lang w:val="en-GB"/>
        </w:rPr>
        <w:t xml:space="preserve">Under high culling pressure, the growth rate dropped to 0.56 [0.53; 0.59] and 0.97 [0.94; 1.00] for the GB and the FR population, respectively, which corresponded to a decrease of 44% per year and 3% per year. </w:t>
      </w:r>
      <w:ins w:id="1881" w:author="CAIZERGUES Alain" w:date="2023-09-15T11:16:00Z">
        <w:r w:rsidR="00FC3561">
          <w:rPr>
            <w:lang w:val="en-GB"/>
          </w:rPr>
          <w:t xml:space="preserve"> </w:t>
        </w:r>
      </w:ins>
      <w:r w:rsidR="00B404E8" w:rsidRPr="00EB6FAE">
        <w:rPr>
          <w:lang w:val="en-GB"/>
        </w:rPr>
        <w:t xml:space="preserve">This result showed that the GB population </w:t>
      </w:r>
      <w:r w:rsidR="00B404E8" w:rsidRPr="00EB6FAE">
        <w:rPr>
          <w:lang w:val="en-GB"/>
        </w:rPr>
        <w:lastRenderedPageBreak/>
        <w:t>significantly decreased during the high culling pressure</w:t>
      </w:r>
      <w:ins w:id="1882" w:author="CAIZERGUES Alain" w:date="2023-09-15T11:16:00Z">
        <w:r w:rsidR="00FC3561">
          <w:rPr>
            <w:lang w:val="en-GB"/>
          </w:rPr>
          <w:t>,</w:t>
        </w:r>
      </w:ins>
      <w:r w:rsidR="00B404E8" w:rsidRPr="00EB6FAE">
        <w:rPr>
          <w:lang w:val="en-GB"/>
        </w:rPr>
        <w:t xml:space="preserve"> whereas the FR population </w:t>
      </w:r>
      <w:del w:id="1883" w:author="CAIZERGUES Alain" w:date="2023-09-15T11:16:00Z">
        <w:r w:rsidR="00B404E8" w:rsidRPr="00EB6FAE" w:rsidDel="00FC3561">
          <w:rPr>
            <w:lang w:val="en-GB"/>
          </w:rPr>
          <w:delText xml:space="preserve">was </w:delText>
        </w:r>
      </w:del>
      <w:ins w:id="1884" w:author="CAIZERGUES Alain" w:date="2023-09-15T11:16:00Z">
        <w:r w:rsidR="00FC3561">
          <w:rPr>
            <w:lang w:val="en-GB"/>
          </w:rPr>
          <w:t xml:space="preserve">could just be </w:t>
        </w:r>
      </w:ins>
      <w:r w:rsidR="00B404E8" w:rsidRPr="00EB6FAE">
        <w:rPr>
          <w:lang w:val="en-GB"/>
        </w:rPr>
        <w:t>stabilized.</w:t>
      </w:r>
    </w:p>
    <w:p w14:paraId="46218C1A" w14:textId="05240C87" w:rsidR="00AC35CD" w:rsidRPr="00EB6FAE" w:rsidRDefault="00B404E8">
      <w:pPr>
        <w:pStyle w:val="Corpsdetexte"/>
        <w:spacing w:line="480" w:lineRule="auto"/>
        <w:ind w:firstLine="720"/>
        <w:jc w:val="both"/>
        <w:rPr>
          <w:lang w:val="en-GB"/>
        </w:rPr>
        <w:pPrChange w:id="1885" w:author="CAIZERGUES Alain" w:date="2023-09-15T11:16:00Z">
          <w:pPr>
            <w:pStyle w:val="Corpsdetexte"/>
          </w:pPr>
        </w:pPrChange>
      </w:pPr>
      <w:r w:rsidRPr="00EB6FAE">
        <w:rPr>
          <w:lang w:val="en-GB"/>
        </w:rPr>
        <w:t>Adult survival rate under high culling pressure was 0.44 [0.42; 0.46] and 0.62 [0.59; 0.64] for the GB and FR populations, respectively</w:t>
      </w:r>
      <w:del w:id="1886" w:author="CAIZERGUES Alain" w:date="2023-09-15T11:17:00Z">
        <w:r w:rsidRPr="00EB6FAE" w:rsidDel="00FC3561">
          <w:rPr>
            <w:lang w:val="en-GB"/>
          </w:rPr>
          <w:delText>,</w:delText>
        </w:r>
      </w:del>
      <w:r w:rsidRPr="00EB6FAE">
        <w:rPr>
          <w:lang w:val="en-GB"/>
        </w:rPr>
        <w:t xml:space="preserve"> </w:t>
      </w:r>
      <w:del w:id="1887" w:author="CAIZERGUES Alain" w:date="2023-09-15T11:17:00Z">
        <w:r w:rsidRPr="00EB6FAE" w:rsidDel="00FC3561">
          <w:rPr>
            <w:lang w:val="en-GB"/>
          </w:rPr>
          <w:delText xml:space="preserve">when </w:delText>
        </w:r>
      </w:del>
      <w:ins w:id="1888" w:author="CAIZERGUES Alain" w:date="2023-09-15T11:17:00Z">
        <w:r w:rsidR="00FC3561">
          <w:rPr>
            <w:lang w:val="en-GB"/>
          </w:rPr>
          <w:t>and</w:t>
        </w:r>
        <w:r w:rsidR="00FC3561" w:rsidRPr="00EB6FAE">
          <w:rPr>
            <w:lang w:val="en-GB"/>
          </w:rPr>
          <w:t xml:space="preserve"> </w:t>
        </w:r>
      </w:ins>
      <w:del w:id="1889" w:author="CAIZERGUES Alain" w:date="2023-09-15T11:17:00Z">
        <w:r w:rsidRPr="00EB6FAE" w:rsidDel="00FC3561">
          <w:rPr>
            <w:lang w:val="en-GB"/>
          </w:rPr>
          <w:delText xml:space="preserve">the </w:delText>
        </w:r>
      </w:del>
      <w:r w:rsidRPr="00EB6FAE">
        <w:rPr>
          <w:lang w:val="en-GB"/>
        </w:rPr>
        <w:t>recruitment rate</w:t>
      </w:r>
      <w:ins w:id="1890" w:author="CAIZERGUES Alain" w:date="2023-09-15T11:17:00Z">
        <w:r w:rsidR="00FC3561">
          <w:rPr>
            <w:lang w:val="en-GB"/>
          </w:rPr>
          <w:t>s</w:t>
        </w:r>
      </w:ins>
      <w:r w:rsidRPr="00EB6FAE">
        <w:rPr>
          <w:lang w:val="en-GB"/>
        </w:rPr>
        <w:t xml:space="preserve"> decrease</w:t>
      </w:r>
      <w:ins w:id="1891" w:author="CAIZERGUES Alain" w:date="2023-09-15T11:17:00Z">
        <w:r w:rsidR="00FC3561">
          <w:rPr>
            <w:lang w:val="en-GB"/>
          </w:rPr>
          <w:t>d</w:t>
        </w:r>
      </w:ins>
      <w:del w:id="1892" w:author="CAIZERGUES Alain" w:date="2023-09-15T11:17:00Z">
        <w:r w:rsidRPr="00EB6FAE" w:rsidDel="00FC3561">
          <w:rPr>
            <w:lang w:val="en-GB"/>
          </w:rPr>
          <w:delText>s</w:delText>
        </w:r>
      </w:del>
      <w:r w:rsidRPr="00EB6FAE">
        <w:rPr>
          <w:lang w:val="en-GB"/>
        </w:rPr>
        <w:t xml:space="preserve"> to 0.13 [0.11; 0.15] and 0.32 [0.29; 0.34], respectively. </w:t>
      </w:r>
      <w:ins w:id="1893" w:author="CAIZERGUES Alain" w:date="2023-09-15T11:17:00Z">
        <w:r w:rsidR="00FC3561">
          <w:rPr>
            <w:lang w:val="en-GB"/>
          </w:rPr>
          <w:t xml:space="preserve"> </w:t>
        </w:r>
      </w:ins>
      <w:r w:rsidRPr="00EB6FAE">
        <w:rPr>
          <w:lang w:val="en-GB"/>
        </w:rPr>
        <w:t xml:space="preserve">The </w:t>
      </w:r>
      <w:ins w:id="1894" w:author="CAIZERGUES Alain" w:date="2023-09-15T11:17:00Z">
        <w:r w:rsidR="00FC3561">
          <w:rPr>
            <w:lang w:val="en-GB"/>
          </w:rPr>
          <w:t xml:space="preserve">resulting </w:t>
        </w:r>
      </w:ins>
      <w:r w:rsidRPr="00EB6FAE">
        <w:rPr>
          <w:lang w:val="en-GB"/>
        </w:rPr>
        <w:t>drop in growth rate of the GB population corresponded to a similar average drop in adult survival rate (-0.41) and in recruitment rate (-0.47)</w:t>
      </w:r>
      <w:ins w:id="1895" w:author="CAIZERGUES Alain" w:date="2023-09-15T11:18:00Z">
        <w:r w:rsidR="00FC3561">
          <w:rPr>
            <w:lang w:val="en-GB"/>
          </w:rPr>
          <w:t xml:space="preserve">, </w:t>
        </w:r>
      </w:ins>
      <w:del w:id="1896" w:author="CAIZERGUES Alain" w:date="2023-09-15T11:18:00Z">
        <w:r w:rsidRPr="00EB6FAE" w:rsidDel="00FC3561">
          <w:rPr>
            <w:lang w:val="en-GB"/>
          </w:rPr>
          <w:delText>.</w:delText>
        </w:r>
      </w:del>
      <w:ins w:id="1897" w:author="CAIZERGUES Alain" w:date="2023-09-15T11:18:00Z">
        <w:r w:rsidR="00FC3561">
          <w:rPr>
            <w:lang w:val="en-GB"/>
          </w:rPr>
          <w:t>w</w:t>
        </w:r>
      </w:ins>
      <w:del w:id="1898" w:author="CAIZERGUES Alain" w:date="2023-09-15T11:18:00Z">
        <w:r w:rsidRPr="00EB6FAE" w:rsidDel="00FC3561">
          <w:rPr>
            <w:lang w:val="en-GB"/>
          </w:rPr>
          <w:delText xml:space="preserve"> </w:delText>
        </w:r>
      </w:del>
      <w:ins w:id="1899" w:author="CAIZERGUES Alain" w:date="2023-09-15T11:18:00Z">
        <w:r w:rsidR="00FC3561">
          <w:rPr>
            <w:lang w:val="en-GB"/>
          </w:rPr>
          <w:t>hereas t</w:t>
        </w:r>
      </w:ins>
      <w:del w:id="1900" w:author="CAIZERGUES Alain" w:date="2023-09-15T11:18:00Z">
        <w:r w:rsidRPr="00EB6FAE" w:rsidDel="00FC3561">
          <w:rPr>
            <w:lang w:val="en-GB"/>
          </w:rPr>
          <w:delText>T</w:delText>
        </w:r>
      </w:del>
      <w:r w:rsidRPr="00EB6FAE">
        <w:rPr>
          <w:lang w:val="en-GB"/>
        </w:rPr>
        <w:t xml:space="preserve">he stabilisation of the FR population was caused by a </w:t>
      </w:r>
      <w:ins w:id="1901" w:author="CAIZERGUES Alain" w:date="2023-09-15T11:18:00Z">
        <w:r w:rsidR="00FC3561">
          <w:rPr>
            <w:lang w:val="en-GB"/>
          </w:rPr>
          <w:t xml:space="preserve">more to a </w:t>
        </w:r>
      </w:ins>
      <w:r w:rsidRPr="00EB6FAE">
        <w:rPr>
          <w:lang w:val="en-GB"/>
        </w:rPr>
        <w:t xml:space="preserve">decrease of recruitment rate (-0.36) </w:t>
      </w:r>
      <w:del w:id="1902" w:author="CAIZERGUES Alain" w:date="2023-09-15T11:18:00Z">
        <w:r w:rsidRPr="00EB6FAE" w:rsidDel="00FC3561">
          <w:rPr>
            <w:lang w:val="en-GB"/>
          </w:rPr>
          <w:delText xml:space="preserve">more </w:delText>
        </w:r>
      </w:del>
      <w:r w:rsidRPr="00EB6FAE">
        <w:rPr>
          <w:lang w:val="en-GB"/>
        </w:rPr>
        <w:t xml:space="preserve">than </w:t>
      </w:r>
      <w:ins w:id="1903" w:author="CAIZERGUES Alain" w:date="2023-09-15T11:18:00Z">
        <w:r w:rsidR="00FC3561">
          <w:rPr>
            <w:lang w:val="en-GB"/>
          </w:rPr>
          <w:t xml:space="preserve">to </w:t>
        </w:r>
      </w:ins>
      <w:r w:rsidRPr="00EB6FAE">
        <w:rPr>
          <w:lang w:val="en-GB"/>
        </w:rPr>
        <w:t xml:space="preserve">a drop in adult survival (-0.23). Overall, </w:t>
      </w:r>
      <w:ins w:id="1904" w:author="CAIZERGUES Alain" w:date="2023-09-15T11:19:00Z">
        <w:r w:rsidR="00FC3561">
          <w:rPr>
            <w:lang w:val="en-GB"/>
          </w:rPr>
          <w:t xml:space="preserve">culling strategy adopted in GB </w:t>
        </w:r>
      </w:ins>
      <w:del w:id="1905" w:author="CAIZERGUES Alain" w:date="2023-09-15T11:19:00Z">
        <w:r w:rsidRPr="00EB6FAE" w:rsidDel="00FC3561">
          <w:rPr>
            <w:lang w:val="en-GB"/>
          </w:rPr>
          <w:delText xml:space="preserve">vital rates </w:delText>
        </w:r>
      </w:del>
      <w:ins w:id="1906" w:author="CAIZERGUES Alain" w:date="2023-09-15T11:19:00Z">
        <w:r w:rsidR="00FC3561">
          <w:rPr>
            <w:lang w:val="en-GB"/>
          </w:rPr>
          <w:t xml:space="preserve">was more effective in affecting both adult survival and recruitment rates than </w:t>
        </w:r>
      </w:ins>
      <w:ins w:id="1907" w:author="CAIZERGUES Alain" w:date="2023-09-15T11:20:00Z">
        <w:r w:rsidR="00FC3561">
          <w:rPr>
            <w:lang w:val="en-GB"/>
          </w:rPr>
          <w:t xml:space="preserve">that adopted in </w:t>
        </w:r>
      </w:ins>
      <w:del w:id="1908" w:author="CAIZERGUES Alain" w:date="2023-09-15T11:20:00Z">
        <w:r w:rsidRPr="00EB6FAE" w:rsidDel="00FC3561">
          <w:rPr>
            <w:lang w:val="en-GB"/>
          </w:rPr>
          <w:delText xml:space="preserve">of the GB population were more affected than the </w:delText>
        </w:r>
      </w:del>
      <w:r w:rsidRPr="00EB6FAE">
        <w:rPr>
          <w:lang w:val="en-GB"/>
        </w:rPr>
        <w:t>FR</w:t>
      </w:r>
      <w:del w:id="1909" w:author="CAIZERGUES Alain" w:date="2023-09-15T11:20:00Z">
        <w:r w:rsidRPr="00EB6FAE" w:rsidDel="00FC3561">
          <w:rPr>
            <w:lang w:val="en-GB"/>
          </w:rPr>
          <w:delText xml:space="preserve"> population</w:delText>
        </w:r>
      </w:del>
      <w:r w:rsidRPr="00EB6FAE">
        <w:rPr>
          <w:lang w:val="en-GB"/>
        </w:rPr>
        <w:t>.</w:t>
      </w:r>
    </w:p>
    <w:p w14:paraId="1008A03C" w14:textId="77777777" w:rsidR="00AC35CD" w:rsidRDefault="00B404E8">
      <w:pPr>
        <w:pStyle w:val="CaptionedFigure"/>
      </w:pPr>
      <w:r>
        <w:rPr>
          <w:noProof/>
          <w:lang w:eastAsia="fr-FR"/>
        </w:rPr>
        <w:lastRenderedPageBreak/>
        <w:drawing>
          <wp:inline distT="0" distB="0" distL="0" distR="0" wp14:anchorId="49F4BA46" wp14:editId="4C9ADE54">
            <wp:extent cx="5934075" cy="5485765"/>
            <wp:effectExtent l="0" t="0" r="0" b="0"/>
            <wp:docPr id="61" name="Picture" descr="Figure 3.3: Comparison between average population growth rate under no pressure vs under high culling pressure; the culling effort for the GB population moslty occurred during the prebreeding period, whereas it mostly focused during and after the breeding period for the FR population (see 2.3 for details); the average vital rates during the time period of maximum growth were proxies deduced from literature and estimates of maximum population growth (see 2.2 for details); the vital rates under high culling pressure were average values over a time period observing a consistent culling pressure; bars define the 95% confidence intervals"/>
            <wp:cNvGraphicFramePr/>
            <a:graphic xmlns:a="http://schemas.openxmlformats.org/drawingml/2006/main">
              <a:graphicData uri="http://schemas.openxmlformats.org/drawingml/2006/picture">
                <pic:pic xmlns:pic="http://schemas.openxmlformats.org/drawingml/2006/picture">
                  <pic:nvPicPr>
                    <pic:cNvPr id="62" name="Picture" descr="../Output/plot_paper_5_mod.png"/>
                    <pic:cNvPicPr>
                      <a:picLocks noChangeAspect="1" noChangeArrowheads="1"/>
                    </pic:cNvPicPr>
                  </pic:nvPicPr>
                  <pic:blipFill>
                    <a:blip r:embed="rId16"/>
                    <a:stretch>
                      <a:fillRect/>
                    </a:stretch>
                  </pic:blipFill>
                  <pic:spPr bwMode="auto">
                    <a:xfrm>
                      <a:off x="0" y="0"/>
                      <a:ext cx="5934781" cy="5486418"/>
                    </a:xfrm>
                    <a:prstGeom prst="rect">
                      <a:avLst/>
                    </a:prstGeom>
                    <a:noFill/>
                    <a:ln w="9525">
                      <a:noFill/>
                      <a:headEnd/>
                      <a:tailEnd/>
                    </a:ln>
                  </pic:spPr>
                </pic:pic>
              </a:graphicData>
            </a:graphic>
          </wp:inline>
        </w:drawing>
      </w:r>
    </w:p>
    <w:p w14:paraId="35F7C8A8" w14:textId="3F6AC5BB" w:rsidR="00AC35CD" w:rsidRPr="00EB6FAE" w:rsidRDefault="00B404E8">
      <w:pPr>
        <w:pStyle w:val="ImageCaption"/>
        <w:rPr>
          <w:lang w:val="en-GB"/>
        </w:rPr>
      </w:pPr>
      <w:bookmarkStart w:id="1910" w:name="fig:mgr"/>
      <w:bookmarkEnd w:id="1910"/>
      <w:r w:rsidRPr="00EB6FAE">
        <w:rPr>
          <w:lang w:val="en-GB"/>
        </w:rPr>
        <w:t xml:space="preserve">Figure 3.3: </w:t>
      </w:r>
      <w:ins w:id="1911" w:author="CAIZERGUES Alain" w:date="2023-09-15T13:54:00Z">
        <w:r w:rsidR="00EE55A0">
          <w:rPr>
            <w:lang w:val="en-GB"/>
          </w:rPr>
          <w:t xml:space="preserve">Effects of culling </w:t>
        </w:r>
      </w:ins>
      <w:ins w:id="1912" w:author="CAIZERGUES Alain" w:date="2023-09-15T13:55:00Z">
        <w:r w:rsidR="00EE55A0">
          <w:rPr>
            <w:lang w:val="en-GB"/>
          </w:rPr>
          <w:t>effort</w:t>
        </w:r>
      </w:ins>
      <w:ins w:id="1913" w:author="CAIZERGUES Alain" w:date="2023-09-15T13:54:00Z">
        <w:r w:rsidR="00EE55A0">
          <w:rPr>
            <w:lang w:val="en-GB"/>
          </w:rPr>
          <w:t xml:space="preserve"> and </w:t>
        </w:r>
      </w:ins>
      <w:ins w:id="1914" w:author="CAIZERGUES Alain" w:date="2023-09-15T13:59:00Z">
        <w:r w:rsidR="00EE55A0">
          <w:rPr>
            <w:lang w:val="en-GB"/>
          </w:rPr>
          <w:t>diffe</w:t>
        </w:r>
      </w:ins>
      <w:ins w:id="1915" w:author="CAIZERGUES Alain" w:date="2023-09-15T14:08:00Z">
        <w:r w:rsidR="0085387A">
          <w:rPr>
            <w:lang w:val="en-GB"/>
          </w:rPr>
          <w:t>re</w:t>
        </w:r>
      </w:ins>
      <w:ins w:id="1916" w:author="CAIZERGUES Alain" w:date="2023-09-15T13:59:00Z">
        <w:r w:rsidR="00EE55A0">
          <w:rPr>
            <w:lang w:val="en-GB"/>
          </w:rPr>
          <w:t xml:space="preserve">nt </w:t>
        </w:r>
      </w:ins>
      <w:ins w:id="1917" w:author="CAIZERGUES Alain" w:date="2023-09-15T13:54:00Z">
        <w:r w:rsidR="00EE55A0">
          <w:rPr>
            <w:lang w:val="en-GB"/>
          </w:rPr>
          <w:t xml:space="preserve">culling </w:t>
        </w:r>
      </w:ins>
      <w:ins w:id="1918" w:author="CAIZERGUES Alain" w:date="2023-09-15T14:15:00Z">
        <w:r w:rsidR="00286092">
          <w:rPr>
            <w:lang w:val="en-GB"/>
          </w:rPr>
          <w:t>strategies</w:t>
        </w:r>
      </w:ins>
      <w:ins w:id="1919" w:author="CAIZERGUES Alain" w:date="2023-09-15T13:59:00Z">
        <w:r w:rsidR="00EE55A0">
          <w:rPr>
            <w:lang w:val="en-GB"/>
          </w:rPr>
          <w:t xml:space="preserve"> (GB vs FR)</w:t>
        </w:r>
      </w:ins>
      <w:ins w:id="1920" w:author="CAIZERGUES Alain" w:date="2023-09-15T13:54:00Z">
        <w:r w:rsidR="00EE55A0">
          <w:rPr>
            <w:lang w:val="en-GB"/>
          </w:rPr>
          <w:t xml:space="preserve"> on Ruddy duck </w:t>
        </w:r>
      </w:ins>
      <w:ins w:id="1921" w:author="CAIZERGUES Alain" w:date="2023-09-15T13:59:00Z">
        <w:r w:rsidR="00EE55A0">
          <w:rPr>
            <w:lang w:val="en-GB"/>
          </w:rPr>
          <w:t xml:space="preserve">average </w:t>
        </w:r>
      </w:ins>
      <w:ins w:id="1922" w:author="CAIZERGUES Alain" w:date="2023-09-15T13:54:00Z">
        <w:r w:rsidR="00EE55A0">
          <w:rPr>
            <w:lang w:val="en-GB"/>
          </w:rPr>
          <w:t xml:space="preserve">populations growth rates derived from counts and </w:t>
        </w:r>
      </w:ins>
      <w:del w:id="1923" w:author="CAIZERGUES Alain" w:date="2023-09-15T14:00:00Z">
        <w:r w:rsidRPr="00EB6FAE" w:rsidDel="00EE55A0">
          <w:rPr>
            <w:lang w:val="en-GB"/>
          </w:rPr>
          <w:delText xml:space="preserve">Comparison between average population growth rate under no pressure vs </w:delText>
        </w:r>
      </w:del>
      <w:ins w:id="1924" w:author="CAIZERGUES Alain" w:date="2023-09-15T14:00:00Z">
        <w:r w:rsidR="00EE55A0">
          <w:rPr>
            <w:lang w:val="en-GB"/>
          </w:rPr>
          <w:t xml:space="preserve">on adult survival and recruitment rates estimated from the </w:t>
        </w:r>
      </w:ins>
      <w:ins w:id="1925" w:author="CAIZERGUES Alain" w:date="2023-09-15T14:08:00Z">
        <w:r w:rsidR="0085387A">
          <w:rPr>
            <w:lang w:val="en-GB"/>
          </w:rPr>
          <w:t>“</w:t>
        </w:r>
      </w:ins>
      <w:ins w:id="1926" w:author="CAIZERGUES Alain" w:date="2023-09-15T14:00:00Z">
        <w:r w:rsidR="00EE55A0">
          <w:rPr>
            <w:lang w:val="en-GB"/>
          </w:rPr>
          <w:t xml:space="preserve">changes in adult sex-ratio population dynamics </w:t>
        </w:r>
      </w:ins>
      <w:ins w:id="1927" w:author="CAIZERGUES Alain" w:date="2023-09-15T14:01:00Z">
        <w:r w:rsidR="00EE55A0">
          <w:rPr>
            <w:lang w:val="en-GB"/>
          </w:rPr>
          <w:t>model</w:t>
        </w:r>
      </w:ins>
      <w:ins w:id="1928" w:author="CAIZERGUES Alain" w:date="2023-09-15T14:08:00Z">
        <w:r w:rsidR="0085387A">
          <w:rPr>
            <w:lang w:val="en-GB"/>
          </w:rPr>
          <w:t>”</w:t>
        </w:r>
      </w:ins>
      <w:ins w:id="1929" w:author="CAIZERGUES Alain" w:date="2023-09-15T14:09:00Z">
        <w:r w:rsidR="0085387A">
          <w:rPr>
            <w:lang w:val="en-GB"/>
          </w:rPr>
          <w:t xml:space="preserve">. </w:t>
        </w:r>
      </w:ins>
      <w:ins w:id="1930" w:author="CAIZERGUES Alain" w:date="2023-09-15T14:01:00Z">
        <w:r w:rsidR="00EE55A0">
          <w:rPr>
            <w:lang w:val="en-GB"/>
          </w:rPr>
          <w:t xml:space="preserve"> </w:t>
        </w:r>
      </w:ins>
      <w:ins w:id="1931" w:author="CAIZERGUES Alain" w:date="2023-09-15T14:09:00Z">
        <w:r w:rsidR="0085387A">
          <w:rPr>
            <w:lang w:val="en-GB"/>
          </w:rPr>
          <w:t>U</w:t>
        </w:r>
      </w:ins>
      <w:del w:id="1932" w:author="CAIZERGUES Alain" w:date="2023-09-15T14:09:00Z">
        <w:r w:rsidRPr="00EB6FAE" w:rsidDel="0085387A">
          <w:rPr>
            <w:lang w:val="en-GB"/>
          </w:rPr>
          <w:delText>u</w:delText>
        </w:r>
      </w:del>
      <w:r w:rsidRPr="00EB6FAE">
        <w:rPr>
          <w:lang w:val="en-GB"/>
        </w:rPr>
        <w:t xml:space="preserve">nder high culling pressure; the culling effort for the GB population </w:t>
      </w:r>
      <w:proofErr w:type="spellStart"/>
      <w:r w:rsidRPr="00EB6FAE">
        <w:rPr>
          <w:lang w:val="en-GB"/>
        </w:rPr>
        <w:t>moslty</w:t>
      </w:r>
      <w:proofErr w:type="spellEnd"/>
      <w:r w:rsidRPr="00EB6FAE">
        <w:rPr>
          <w:lang w:val="en-GB"/>
        </w:rPr>
        <w:t xml:space="preserve"> occurred during the </w:t>
      </w:r>
      <w:proofErr w:type="spellStart"/>
      <w:r w:rsidRPr="00EB6FAE">
        <w:rPr>
          <w:lang w:val="en-GB"/>
        </w:rPr>
        <w:t>prebreeding</w:t>
      </w:r>
      <w:proofErr w:type="spellEnd"/>
      <w:r w:rsidRPr="00EB6FAE">
        <w:rPr>
          <w:lang w:val="en-GB"/>
        </w:rPr>
        <w:t xml:space="preserve"> period, whereas it mostly focused during and after the breeding period for the FR population (see 2.3 for details)</w:t>
      </w:r>
      <w:del w:id="1933" w:author="CAIZERGUES Alain" w:date="2023-09-15T14:04:00Z">
        <w:r w:rsidRPr="00EB6FAE" w:rsidDel="007124CA">
          <w:rPr>
            <w:lang w:val="en-GB"/>
          </w:rPr>
          <w:delText>; the average vital rates during the time period of maximum growth were proxies deduced from literature and estimates of maximum population growth (see 2.2 for details);</w:delText>
        </w:r>
      </w:del>
      <w:ins w:id="1934" w:author="CAIZERGUES Alain" w:date="2023-09-15T14:04:00Z">
        <w:r w:rsidR="007124CA">
          <w:rPr>
            <w:lang w:val="en-GB"/>
          </w:rPr>
          <w:t>.</w:t>
        </w:r>
      </w:ins>
      <w:r w:rsidRPr="00EB6FAE">
        <w:rPr>
          <w:lang w:val="en-GB"/>
        </w:rPr>
        <w:t xml:space="preserve"> </w:t>
      </w:r>
      <w:ins w:id="1935" w:author="CAIZERGUES Alain" w:date="2023-09-15T14:04:00Z">
        <w:r w:rsidR="007124CA">
          <w:rPr>
            <w:lang w:val="en-GB"/>
          </w:rPr>
          <w:t xml:space="preserve">Survival and recruitment rates </w:t>
        </w:r>
      </w:ins>
      <w:del w:id="1936" w:author="CAIZERGUES Alain" w:date="2023-09-15T14:05:00Z">
        <w:r w:rsidRPr="00EB6FAE" w:rsidDel="007124CA">
          <w:rPr>
            <w:lang w:val="en-GB"/>
          </w:rPr>
          <w:delText xml:space="preserve">the vital rates </w:delText>
        </w:r>
      </w:del>
      <w:r w:rsidRPr="00EB6FAE">
        <w:rPr>
          <w:lang w:val="en-GB"/>
        </w:rPr>
        <w:t>under high culling pressure were average</w:t>
      </w:r>
      <w:ins w:id="1937" w:author="CAIZERGUES Alain" w:date="2023-09-15T14:03:00Z">
        <w:r w:rsidR="007124CA">
          <w:rPr>
            <w:lang w:val="en-GB"/>
          </w:rPr>
          <w:t>d</w:t>
        </w:r>
      </w:ins>
      <w:r w:rsidRPr="00EB6FAE">
        <w:rPr>
          <w:lang w:val="en-GB"/>
        </w:rPr>
        <w:t xml:space="preserve"> </w:t>
      </w:r>
      <w:del w:id="1938" w:author="CAIZERGUES Alain" w:date="2023-09-15T14:03:00Z">
        <w:r w:rsidRPr="00EB6FAE" w:rsidDel="007124CA">
          <w:rPr>
            <w:lang w:val="en-GB"/>
          </w:rPr>
          <w:delText xml:space="preserve">values </w:delText>
        </w:r>
      </w:del>
      <w:r w:rsidRPr="00EB6FAE">
        <w:rPr>
          <w:lang w:val="en-GB"/>
        </w:rPr>
        <w:t>over a time</w:t>
      </w:r>
      <w:ins w:id="1939" w:author="CAIZERGUES Alain" w:date="2023-09-15T14:16:00Z">
        <w:r w:rsidR="00286092">
          <w:rPr>
            <w:lang w:val="en-GB"/>
          </w:rPr>
          <w:t>-</w:t>
        </w:r>
      </w:ins>
      <w:del w:id="1940" w:author="CAIZERGUES Alain" w:date="2023-09-15T14:16:00Z">
        <w:r w:rsidRPr="00EB6FAE" w:rsidDel="00286092">
          <w:rPr>
            <w:lang w:val="en-GB"/>
          </w:rPr>
          <w:delText xml:space="preserve"> </w:delText>
        </w:r>
      </w:del>
      <w:r w:rsidRPr="00EB6FAE">
        <w:rPr>
          <w:lang w:val="en-GB"/>
        </w:rPr>
        <w:t>period observing a consistent culling pressure</w:t>
      </w:r>
      <w:ins w:id="1941" w:author="CAIZERGUES Alain" w:date="2023-09-15T14:05:00Z">
        <w:r w:rsidR="007124CA">
          <w:rPr>
            <w:lang w:val="en-GB"/>
          </w:rPr>
          <w:t xml:space="preserve"> (</w:t>
        </w:r>
      </w:ins>
      <w:del w:id="1942" w:author="CAIZERGUES Alain" w:date="2023-09-15T14:05:00Z">
        <w:r w:rsidRPr="00EB6FAE" w:rsidDel="007124CA">
          <w:rPr>
            <w:lang w:val="en-GB"/>
          </w:rPr>
          <w:delText xml:space="preserve">; </w:delText>
        </w:r>
      </w:del>
      <w:ins w:id="1943" w:author="CAIZERGUES Alain" w:date="2023-09-15T14:05:00Z">
        <w:r w:rsidR="007124CA">
          <w:rPr>
            <w:lang w:val="en-GB"/>
          </w:rPr>
          <w:t xml:space="preserve">vertical </w:t>
        </w:r>
      </w:ins>
      <w:r w:rsidRPr="00EB6FAE">
        <w:rPr>
          <w:lang w:val="en-GB"/>
        </w:rPr>
        <w:t xml:space="preserve">bars </w:t>
      </w:r>
      <w:del w:id="1944" w:author="CAIZERGUES Alain" w:date="2023-09-15T14:05:00Z">
        <w:r w:rsidRPr="00EB6FAE" w:rsidDel="007124CA">
          <w:rPr>
            <w:lang w:val="en-GB"/>
          </w:rPr>
          <w:delText xml:space="preserve">define </w:delText>
        </w:r>
      </w:del>
      <w:ins w:id="1945" w:author="CAIZERGUES Alain" w:date="2023-09-15T14:05:00Z">
        <w:r w:rsidR="007124CA">
          <w:rPr>
            <w:lang w:val="en-GB"/>
          </w:rPr>
          <w:t xml:space="preserve">show </w:t>
        </w:r>
      </w:ins>
      <w:del w:id="1946" w:author="CAIZERGUES Alain" w:date="2023-09-15T14:05:00Z">
        <w:r w:rsidRPr="00EB6FAE" w:rsidDel="007124CA">
          <w:rPr>
            <w:lang w:val="en-GB"/>
          </w:rPr>
          <w:delText xml:space="preserve">the </w:delText>
        </w:r>
      </w:del>
      <w:r w:rsidRPr="00EB6FAE">
        <w:rPr>
          <w:lang w:val="en-GB"/>
        </w:rPr>
        <w:t>95% confidence intervals</w:t>
      </w:r>
      <w:ins w:id="1947" w:author="CAIZERGUES Alain" w:date="2023-09-15T14:05:00Z">
        <w:r w:rsidR="007124CA">
          <w:rPr>
            <w:lang w:val="en-GB"/>
          </w:rPr>
          <w:t>)</w:t>
        </w:r>
      </w:ins>
    </w:p>
    <w:p w14:paraId="7DD9AAF8" w14:textId="77777777" w:rsidR="00AC35CD" w:rsidRPr="00EB6FAE" w:rsidRDefault="00B404E8" w:rsidP="00A2036B">
      <w:pPr>
        <w:pStyle w:val="Titre1"/>
        <w:spacing w:line="480" w:lineRule="auto"/>
        <w:jc w:val="both"/>
        <w:rPr>
          <w:lang w:val="en-GB"/>
        </w:rPr>
      </w:pPr>
      <w:bookmarkStart w:id="1948" w:name="discussion"/>
      <w:bookmarkEnd w:id="1814"/>
      <w:bookmarkEnd w:id="1442"/>
      <w:r w:rsidRPr="00EB6FAE">
        <w:rPr>
          <w:rStyle w:val="SectionNumber"/>
          <w:lang w:val="en-GB"/>
        </w:rPr>
        <w:lastRenderedPageBreak/>
        <w:t>4</w:t>
      </w:r>
      <w:r w:rsidRPr="00EB6FAE">
        <w:rPr>
          <w:lang w:val="en-GB"/>
        </w:rPr>
        <w:tab/>
        <w:t>Discussion</w:t>
      </w:r>
    </w:p>
    <w:p w14:paraId="2280F969" w14:textId="58F440B4" w:rsidR="00AC35CD" w:rsidRPr="00EB6FAE" w:rsidRDefault="00A2036B" w:rsidP="00A2036B">
      <w:pPr>
        <w:pStyle w:val="FirstParagraph"/>
        <w:spacing w:line="480" w:lineRule="auto"/>
        <w:jc w:val="both"/>
        <w:rPr>
          <w:lang w:val="en-GB"/>
        </w:rPr>
      </w:pPr>
      <w:ins w:id="1949" w:author="CAIZERGUES Alain" w:date="2023-09-19T15:50:00Z">
        <w:r w:rsidRPr="00EB6FAE">
          <w:rPr>
            <w:lang w:val="en-GB"/>
          </w:rPr>
          <w:t xml:space="preserve">Disentangling the contribution of these two vital rates </w:t>
        </w:r>
        <w:r>
          <w:rPr>
            <w:lang w:val="en-GB"/>
          </w:rPr>
          <w:t xml:space="preserve">to population growth rate </w:t>
        </w:r>
        <w:r w:rsidRPr="00EB6FAE">
          <w:rPr>
            <w:lang w:val="en-GB"/>
          </w:rPr>
          <w:t xml:space="preserve">is a key </w:t>
        </w:r>
        <w:r>
          <w:rPr>
            <w:lang w:val="en-GB"/>
          </w:rPr>
          <w:t xml:space="preserve">step towards a better </w:t>
        </w:r>
        <w:r w:rsidRPr="00EB6FAE">
          <w:rPr>
            <w:lang w:val="en-GB"/>
          </w:rPr>
          <w:t>understand</w:t>
        </w:r>
        <w:r>
          <w:rPr>
            <w:lang w:val="en-GB"/>
          </w:rPr>
          <w:t>ing</w:t>
        </w:r>
        <w:r w:rsidRPr="00EB6FAE">
          <w:rPr>
            <w:lang w:val="en-GB"/>
          </w:rPr>
          <w:t xml:space="preserve"> </w:t>
        </w:r>
        <w:r>
          <w:rPr>
            <w:lang w:val="en-GB"/>
          </w:rPr>
          <w:t xml:space="preserve">of </w:t>
        </w:r>
        <w:r w:rsidRPr="00EB6FAE">
          <w:rPr>
            <w:lang w:val="en-GB"/>
          </w:rPr>
          <w:t xml:space="preserve">the response of a population to management </w:t>
        </w:r>
        <w:r>
          <w:rPr>
            <w:lang w:val="en-GB"/>
          </w:rPr>
          <w:t>actions</w:t>
        </w:r>
        <w:r w:rsidRPr="00EB6FAE">
          <w:rPr>
            <w:lang w:val="en-GB"/>
          </w:rPr>
          <w:t xml:space="preserve"> (</w:t>
        </w:r>
        <w:r>
          <w:rPr>
            <w:lang w:val="en-GB"/>
          </w:rPr>
          <w:t xml:space="preserve">in the present case culling strategies, </w:t>
        </w:r>
        <w:r>
          <w:fldChar w:fldCharType="begin"/>
        </w:r>
        <w:r w:rsidRPr="005262DE">
          <w:rPr>
            <w:lang w:val="en-GB"/>
          </w:rPr>
          <w:instrText xml:space="preserve"> HYPERLINK \l "ref-Williams2002" \h </w:instrText>
        </w:r>
        <w:r>
          <w:fldChar w:fldCharType="separate"/>
        </w:r>
        <w:r w:rsidRPr="00EB6FAE">
          <w:rPr>
            <w:rStyle w:val="Lienhypertexte"/>
            <w:lang w:val="en-GB"/>
          </w:rPr>
          <w:t>Williams et al., 2002</w:t>
        </w:r>
        <w:r>
          <w:rPr>
            <w:rStyle w:val="Lienhypertexte"/>
            <w:lang w:val="en-GB"/>
          </w:rPr>
          <w:fldChar w:fldCharType="end"/>
        </w:r>
        <w:r w:rsidRPr="00EB6FAE">
          <w:rPr>
            <w:lang w:val="en-GB"/>
          </w:rPr>
          <w:t xml:space="preserve">). </w:t>
        </w:r>
        <w:r>
          <w:rPr>
            <w:lang w:val="en-GB"/>
          </w:rPr>
          <w:t xml:space="preserve"> </w:t>
        </w:r>
      </w:ins>
      <w:del w:id="1950" w:author="CAIZERGUES Alain" w:date="2023-09-13T11:44:00Z">
        <w:r w:rsidR="00B404E8" w:rsidRPr="00EB6FAE" w:rsidDel="0089366C">
          <w:rPr>
            <w:lang w:val="en-GB"/>
          </w:rPr>
          <w:delText xml:space="preserve">The </w:delText>
        </w:r>
      </w:del>
      <w:ins w:id="1951" w:author="CAIZERGUES Alain" w:date="2023-09-14T17:08:00Z">
        <w:r w:rsidR="003E01A6">
          <w:rPr>
            <w:lang w:val="en-GB"/>
          </w:rPr>
          <w:t xml:space="preserve">We exploited </w:t>
        </w:r>
      </w:ins>
      <w:r w:rsidR="00B404E8" w:rsidRPr="00EB6FAE">
        <w:rPr>
          <w:lang w:val="en-GB"/>
        </w:rPr>
        <w:t xml:space="preserve">delayed sexual dichromatism </w:t>
      </w:r>
      <w:del w:id="1952" w:author="CAIZERGUES Alain" w:date="2023-09-13T11:44:00Z">
        <w:r w:rsidR="00B404E8" w:rsidRPr="00EB6FAE" w:rsidDel="0089366C">
          <w:rPr>
            <w:lang w:val="en-GB"/>
          </w:rPr>
          <w:delText xml:space="preserve">in a waterfowl species was used here </w:delText>
        </w:r>
      </w:del>
      <w:r w:rsidR="00B404E8" w:rsidRPr="00EB6FAE">
        <w:rPr>
          <w:lang w:val="en-GB"/>
        </w:rPr>
        <w:t xml:space="preserve">to </w:t>
      </w:r>
      <w:ins w:id="1953" w:author="CAIZERGUES Alain" w:date="2023-09-14T17:08:00Z">
        <w:r w:rsidR="003E01A6">
          <w:rPr>
            <w:lang w:val="en-GB"/>
          </w:rPr>
          <w:t xml:space="preserve">develop a new approach </w:t>
        </w:r>
      </w:ins>
      <w:ins w:id="1954" w:author="CAIZERGUES Alain" w:date="2023-09-14T17:09:00Z">
        <w:r w:rsidR="003E01A6">
          <w:rPr>
            <w:lang w:val="en-GB"/>
          </w:rPr>
          <w:t xml:space="preserve">based on counts to breakdown </w:t>
        </w:r>
      </w:ins>
      <w:del w:id="1955" w:author="CAIZERGUES Alain" w:date="2023-09-14T17:09:00Z">
        <w:r w:rsidR="00B404E8" w:rsidRPr="00EB6FAE" w:rsidDel="003E01A6">
          <w:rPr>
            <w:lang w:val="en-GB"/>
          </w:rPr>
          <w:delText xml:space="preserve">develop and </w:delText>
        </w:r>
      </w:del>
      <w:del w:id="1956" w:author="CAIZERGUES Alain" w:date="2023-09-13T11:44:00Z">
        <w:r w:rsidR="00B404E8" w:rsidRPr="00EB6FAE" w:rsidDel="008D1E93">
          <w:rPr>
            <w:lang w:val="en-GB"/>
          </w:rPr>
          <w:delText xml:space="preserve">test </w:delText>
        </w:r>
      </w:del>
      <w:del w:id="1957" w:author="CAIZERGUES Alain" w:date="2023-09-14T17:09:00Z">
        <w:r w:rsidR="00B404E8" w:rsidRPr="00EB6FAE" w:rsidDel="003E01A6">
          <w:rPr>
            <w:lang w:val="en-GB"/>
          </w:rPr>
          <w:delText xml:space="preserve">the validity of a new non-invasive method aiming to break down </w:delText>
        </w:r>
      </w:del>
      <w:r w:rsidR="00B404E8" w:rsidRPr="00EB6FAE">
        <w:rPr>
          <w:lang w:val="en-GB"/>
        </w:rPr>
        <w:t>the apparent growth</w:t>
      </w:r>
      <w:ins w:id="1958" w:author="CAIZERGUES Alain" w:date="2023-09-14T17:09:00Z">
        <w:r w:rsidR="003E01A6">
          <w:rPr>
            <w:lang w:val="en-GB"/>
          </w:rPr>
          <w:t xml:space="preserve"> rate (Lambda) </w:t>
        </w:r>
      </w:ins>
      <w:del w:id="1959" w:author="CAIZERGUES Alain" w:date="2023-09-14T17:09:00Z">
        <w:r w:rsidR="00B404E8" w:rsidRPr="00EB6FAE" w:rsidDel="003E01A6">
          <w:rPr>
            <w:lang w:val="en-GB"/>
          </w:rPr>
          <w:delText xml:space="preserve"> </w:delText>
        </w:r>
      </w:del>
      <w:r w:rsidR="00B404E8" w:rsidRPr="00EB6FAE">
        <w:rPr>
          <w:lang w:val="en-GB"/>
        </w:rPr>
        <w:t xml:space="preserve">of a population into </w:t>
      </w:r>
      <w:del w:id="1960" w:author="CAIZERGUES Alain" w:date="2023-09-14T17:10:00Z">
        <w:r w:rsidR="00B404E8" w:rsidRPr="00EB6FAE" w:rsidDel="003E01A6">
          <w:rPr>
            <w:lang w:val="en-GB"/>
          </w:rPr>
          <w:delText xml:space="preserve">its </w:delText>
        </w:r>
      </w:del>
      <w:r w:rsidR="00B404E8" w:rsidRPr="00EB6FAE">
        <w:rPr>
          <w:lang w:val="en-GB"/>
        </w:rPr>
        <w:t xml:space="preserve">two </w:t>
      </w:r>
      <w:ins w:id="1961" w:author="CAIZERGUES Alain" w:date="2023-09-14T17:10:00Z">
        <w:r w:rsidR="003E01A6">
          <w:rPr>
            <w:lang w:val="en-GB"/>
          </w:rPr>
          <w:t xml:space="preserve">of its main </w:t>
        </w:r>
      </w:ins>
      <w:r w:rsidR="00B404E8" w:rsidRPr="00EB6FAE">
        <w:rPr>
          <w:lang w:val="en-GB"/>
        </w:rPr>
        <w:t xml:space="preserve">structural components: adult survival </w:t>
      </w:r>
      <w:del w:id="1962" w:author="CAIZERGUES Alain" w:date="2023-09-14T17:10:00Z">
        <w:r w:rsidR="00B404E8" w:rsidRPr="00EB6FAE" w:rsidDel="003E01A6">
          <w:rPr>
            <w:lang w:val="en-GB"/>
          </w:rPr>
          <w:delText xml:space="preserve">rate </w:delText>
        </w:r>
      </w:del>
      <w:r w:rsidR="00B404E8" w:rsidRPr="00EB6FAE">
        <w:rPr>
          <w:lang w:val="en-GB"/>
        </w:rPr>
        <w:t>and recruitment</w:t>
      </w:r>
      <w:del w:id="1963" w:author="CAIZERGUES Alain" w:date="2023-09-14T17:10:00Z">
        <w:r w:rsidR="00B404E8" w:rsidRPr="00EB6FAE" w:rsidDel="003E01A6">
          <w:rPr>
            <w:lang w:val="en-GB"/>
          </w:rPr>
          <w:delText xml:space="preserve"> rate</w:delText>
        </w:r>
      </w:del>
      <w:r w:rsidR="00B404E8" w:rsidRPr="00EB6FAE">
        <w:rPr>
          <w:lang w:val="en-GB"/>
        </w:rPr>
        <w:t xml:space="preserve">. </w:t>
      </w:r>
      <w:ins w:id="1964" w:author="CAIZERGUES Alain" w:date="2023-09-14T17:10:00Z">
        <w:r w:rsidR="003E01A6">
          <w:rPr>
            <w:lang w:val="en-GB"/>
          </w:rPr>
          <w:t xml:space="preserve"> </w:t>
        </w:r>
      </w:ins>
      <w:del w:id="1965" w:author="CAIZERGUES Alain" w:date="2023-09-19T15:50:00Z">
        <w:r w:rsidR="00B404E8" w:rsidRPr="00EB6FAE" w:rsidDel="00A2036B">
          <w:rPr>
            <w:lang w:val="en-GB"/>
          </w:rPr>
          <w:delText xml:space="preserve">Disentangling the contribution of these two vital rates is a key </w:delText>
        </w:r>
      </w:del>
      <w:del w:id="1966" w:author="CAIZERGUES Alain" w:date="2023-09-14T17:11:00Z">
        <w:r w:rsidR="00B404E8" w:rsidRPr="00EB6FAE" w:rsidDel="003E01A6">
          <w:rPr>
            <w:lang w:val="en-GB"/>
          </w:rPr>
          <w:delText xml:space="preserve">to </w:delText>
        </w:r>
      </w:del>
      <w:del w:id="1967" w:author="CAIZERGUES Alain" w:date="2023-09-19T15:50:00Z">
        <w:r w:rsidR="00B404E8" w:rsidRPr="00EB6FAE" w:rsidDel="00A2036B">
          <w:rPr>
            <w:lang w:val="en-GB"/>
          </w:rPr>
          <w:delText xml:space="preserve">understand the response of a population to management </w:delText>
        </w:r>
      </w:del>
      <w:del w:id="1968" w:author="CAIZERGUES Alain" w:date="2023-09-14T17:11:00Z">
        <w:r w:rsidR="00B404E8" w:rsidRPr="00EB6FAE" w:rsidDel="003E01A6">
          <w:rPr>
            <w:lang w:val="en-GB"/>
          </w:rPr>
          <w:delText>measures and potentially adapt these accordingly</w:delText>
        </w:r>
      </w:del>
      <w:del w:id="1969" w:author="CAIZERGUES Alain" w:date="2023-09-19T15:50:00Z">
        <w:r w:rsidR="00B404E8" w:rsidRPr="00EB6FAE" w:rsidDel="00A2036B">
          <w:rPr>
            <w:lang w:val="en-GB"/>
          </w:rPr>
          <w:delText xml:space="preserve"> (</w:delText>
        </w:r>
        <w:r w:rsidR="00B83782" w:rsidDel="00A2036B">
          <w:fldChar w:fldCharType="begin"/>
        </w:r>
        <w:r w:rsidR="00B83782" w:rsidRPr="00B83782" w:rsidDel="00A2036B">
          <w:rPr>
            <w:lang w:val="en-GB"/>
            <w:rPrChange w:id="1970" w:author="CAIZERGUES Alain" w:date="2023-06-13T10:56:00Z">
              <w:rPr/>
            </w:rPrChange>
          </w:rPr>
          <w:delInstrText xml:space="preserve"> HYPERLINK \l "ref-Williams2002" \h </w:delInstrText>
        </w:r>
        <w:r w:rsidR="00B83782" w:rsidDel="00A2036B">
          <w:fldChar w:fldCharType="separate"/>
        </w:r>
        <w:r w:rsidR="00B404E8" w:rsidRPr="00EB6FAE" w:rsidDel="00A2036B">
          <w:rPr>
            <w:rStyle w:val="Lienhypertexte"/>
            <w:lang w:val="en-GB"/>
          </w:rPr>
          <w:delText>Williams et al., 2002</w:delText>
        </w:r>
        <w:r w:rsidR="00B83782" w:rsidDel="00A2036B">
          <w:rPr>
            <w:rStyle w:val="Lienhypertexte"/>
            <w:lang w:val="en-GB"/>
          </w:rPr>
          <w:fldChar w:fldCharType="end"/>
        </w:r>
        <w:r w:rsidR="00B404E8" w:rsidRPr="00EB6FAE" w:rsidDel="00A2036B">
          <w:rPr>
            <w:lang w:val="en-GB"/>
          </w:rPr>
          <w:delText xml:space="preserve">). </w:delText>
        </w:r>
      </w:del>
      <w:r w:rsidR="00B404E8" w:rsidRPr="00EB6FAE">
        <w:rPr>
          <w:lang w:val="en-GB"/>
        </w:rPr>
        <w:t xml:space="preserve">The development of </w:t>
      </w:r>
      <w:del w:id="1971" w:author="CAIZERGUES Alain" w:date="2023-09-19T15:51:00Z">
        <w:r w:rsidR="00B404E8" w:rsidRPr="00EB6FAE" w:rsidDel="00A2036B">
          <w:rPr>
            <w:lang w:val="en-GB"/>
          </w:rPr>
          <w:delText xml:space="preserve">the </w:delText>
        </w:r>
      </w:del>
      <w:ins w:id="1972" w:author="CAIZERGUES Alain" w:date="2023-09-19T15:51:00Z">
        <w:r>
          <w:rPr>
            <w:lang w:val="en-GB"/>
          </w:rPr>
          <w:t xml:space="preserve">our </w:t>
        </w:r>
      </w:ins>
      <w:r w:rsidR="00B404E8" w:rsidRPr="00EB6FAE">
        <w:rPr>
          <w:lang w:val="en-GB"/>
        </w:rPr>
        <w:t>method h</w:t>
      </w:r>
      <w:ins w:id="1973" w:author="CAIZERGUES Alain" w:date="2023-09-15T11:21:00Z">
        <w:r w:rsidR="00281868">
          <w:rPr>
            <w:lang w:val="en-GB"/>
          </w:rPr>
          <w:t>o</w:t>
        </w:r>
      </w:ins>
      <w:del w:id="1974" w:author="CAIZERGUES Alain" w:date="2023-09-15T11:21:00Z">
        <w:r w:rsidR="00B404E8" w:rsidRPr="00EB6FAE" w:rsidDel="00281868">
          <w:rPr>
            <w:lang w:val="en-GB"/>
          </w:rPr>
          <w:delText>e</w:delText>
        </w:r>
      </w:del>
      <w:r w:rsidR="00B404E8" w:rsidRPr="00EB6FAE">
        <w:rPr>
          <w:lang w:val="en-GB"/>
        </w:rPr>
        <w:t>ld</w:t>
      </w:r>
      <w:ins w:id="1975" w:author="CAIZERGUES Alain" w:date="2023-09-26T11:10:00Z">
        <w:r w:rsidR="001472EA">
          <w:rPr>
            <w:lang w:val="en-GB"/>
          </w:rPr>
          <w:t>s</w:t>
        </w:r>
      </w:ins>
      <w:r w:rsidR="00B404E8" w:rsidRPr="00EB6FAE">
        <w:rPr>
          <w:lang w:val="en-GB"/>
        </w:rPr>
        <w:t xml:space="preserve"> on a unique dataset of two comparable populations </w:t>
      </w:r>
      <w:ins w:id="1976" w:author="CAIZERGUES Alain" w:date="2023-09-19T15:53:00Z">
        <w:r>
          <w:rPr>
            <w:lang w:val="en-GB"/>
          </w:rPr>
          <w:t xml:space="preserve">(in France </w:t>
        </w:r>
      </w:ins>
      <w:ins w:id="1977" w:author="CAIZERGUES Alain" w:date="2023-09-19T15:54:00Z">
        <w:r>
          <w:rPr>
            <w:lang w:val="en-GB"/>
          </w:rPr>
          <w:t xml:space="preserve">or </w:t>
        </w:r>
      </w:ins>
      <w:ins w:id="1978" w:author="CAIZERGUES Alain" w:date="2023-09-19T15:53:00Z">
        <w:r>
          <w:rPr>
            <w:lang w:val="en-GB"/>
          </w:rPr>
          <w:t xml:space="preserve">FR and </w:t>
        </w:r>
      </w:ins>
      <w:ins w:id="1979" w:author="CAIZERGUES Alain" w:date="2023-09-19T15:54:00Z">
        <w:r>
          <w:rPr>
            <w:lang w:val="en-GB"/>
          </w:rPr>
          <w:t>Great Britain or GB</w:t>
        </w:r>
      </w:ins>
      <w:ins w:id="1980" w:author="CAIZERGUES Alain" w:date="2023-09-19T15:53:00Z">
        <w:r>
          <w:rPr>
            <w:lang w:val="en-GB"/>
          </w:rPr>
          <w:t xml:space="preserve">) </w:t>
        </w:r>
      </w:ins>
      <w:r w:rsidR="00B404E8" w:rsidRPr="00EB6FAE">
        <w:rPr>
          <w:lang w:val="en-GB"/>
        </w:rPr>
        <w:t xml:space="preserve">of the same species, the Ruddy duck. </w:t>
      </w:r>
      <w:ins w:id="1981" w:author="CAIZERGUES Alain" w:date="2023-09-15T11:21:00Z">
        <w:r w:rsidR="00281868">
          <w:rPr>
            <w:lang w:val="en-GB"/>
          </w:rPr>
          <w:t xml:space="preserve"> </w:t>
        </w:r>
      </w:ins>
      <w:r w:rsidR="00B404E8" w:rsidRPr="00EB6FAE">
        <w:rPr>
          <w:lang w:val="en-GB"/>
        </w:rPr>
        <w:t xml:space="preserve">Both populations were </w:t>
      </w:r>
      <w:del w:id="1982" w:author="CAIZERGUES Alain" w:date="2023-09-26T11:10:00Z">
        <w:r w:rsidR="00B404E8" w:rsidRPr="00EB6FAE" w:rsidDel="001472EA">
          <w:rPr>
            <w:lang w:val="en-GB"/>
          </w:rPr>
          <w:delText xml:space="preserve">tracked </w:delText>
        </w:r>
      </w:del>
      <w:ins w:id="1983" w:author="CAIZERGUES Alain" w:date="2023-09-26T11:10:00Z">
        <w:r w:rsidR="001472EA">
          <w:rPr>
            <w:lang w:val="en-GB"/>
          </w:rPr>
          <w:t>monitored</w:t>
        </w:r>
        <w:r w:rsidR="001472EA" w:rsidRPr="00EB6FAE">
          <w:rPr>
            <w:lang w:val="en-GB"/>
          </w:rPr>
          <w:t xml:space="preserve"> </w:t>
        </w:r>
      </w:ins>
      <w:ins w:id="1984" w:author="CAIZERGUES Alain" w:date="2023-09-15T11:22:00Z">
        <w:r w:rsidR="00281868" w:rsidRPr="00EB6FAE">
          <w:rPr>
            <w:lang w:val="en-GB"/>
          </w:rPr>
          <w:t xml:space="preserve">in a similar </w:t>
        </w:r>
        <w:r w:rsidR="00281868">
          <w:rPr>
            <w:lang w:val="en-GB"/>
          </w:rPr>
          <w:t>way</w:t>
        </w:r>
        <w:r w:rsidR="00281868" w:rsidRPr="00EB6FAE">
          <w:rPr>
            <w:lang w:val="en-GB"/>
          </w:rPr>
          <w:t xml:space="preserve"> </w:t>
        </w:r>
      </w:ins>
      <w:r w:rsidR="00B404E8" w:rsidRPr="00EB6FAE">
        <w:rPr>
          <w:lang w:val="en-GB"/>
        </w:rPr>
        <w:t xml:space="preserve">from their introduction </w:t>
      </w:r>
      <w:del w:id="1985" w:author="CAIZERGUES Alain" w:date="2023-09-15T11:22:00Z">
        <w:r w:rsidR="00B404E8" w:rsidRPr="00EB6FAE" w:rsidDel="00281868">
          <w:rPr>
            <w:lang w:val="en-GB"/>
          </w:rPr>
          <w:delText xml:space="preserve">in a similar environment </w:delText>
        </w:r>
      </w:del>
      <w:r w:rsidR="00B404E8" w:rsidRPr="00EB6FAE">
        <w:rPr>
          <w:lang w:val="en-GB"/>
        </w:rPr>
        <w:t>to a period of intense culling pressure</w:t>
      </w:r>
      <w:ins w:id="1986" w:author="CAIZERGUES Alain" w:date="2023-09-26T11:10:00Z">
        <w:r w:rsidR="001472EA">
          <w:rPr>
            <w:lang w:val="en-GB"/>
          </w:rPr>
          <w:t>,</w:t>
        </w:r>
      </w:ins>
      <w:ins w:id="1987" w:author="CAIZERGUES Alain" w:date="2023-09-15T11:22:00Z">
        <w:r w:rsidR="00281868">
          <w:rPr>
            <w:lang w:val="en-GB"/>
          </w:rPr>
          <w:t xml:space="preserve"> but the</w:t>
        </w:r>
      </w:ins>
      <w:ins w:id="1988" w:author="CAIZERGUES Alain" w:date="2023-09-15T11:23:00Z">
        <w:r w:rsidR="00281868">
          <w:rPr>
            <w:lang w:val="en-GB"/>
          </w:rPr>
          <w:t xml:space="preserve"> </w:t>
        </w:r>
      </w:ins>
      <w:ins w:id="1989" w:author="CAIZERGUES Alain" w:date="2023-09-15T11:22:00Z">
        <w:r w:rsidR="00281868">
          <w:rPr>
            <w:lang w:val="en-GB"/>
          </w:rPr>
          <w:t xml:space="preserve">culling strategies differed </w:t>
        </w:r>
      </w:ins>
      <w:ins w:id="1990" w:author="CAIZERGUES Alain" w:date="2023-09-15T11:23:00Z">
        <w:r w:rsidR="00281868">
          <w:rPr>
            <w:lang w:val="en-GB"/>
          </w:rPr>
          <w:t>sharply</w:t>
        </w:r>
      </w:ins>
      <w:r w:rsidR="00B404E8" w:rsidRPr="00EB6FAE">
        <w:rPr>
          <w:lang w:val="en-GB"/>
        </w:rPr>
        <w:t xml:space="preserve">. </w:t>
      </w:r>
      <w:ins w:id="1991" w:author="CAIZERGUES Alain" w:date="2023-09-14T17:12:00Z">
        <w:r w:rsidR="003E01A6">
          <w:rPr>
            <w:lang w:val="en-GB"/>
          </w:rPr>
          <w:t xml:space="preserve"> </w:t>
        </w:r>
      </w:ins>
      <w:r w:rsidR="00B404E8" w:rsidRPr="00EB6FAE">
        <w:rPr>
          <w:lang w:val="en-GB"/>
        </w:rPr>
        <w:t>Th</w:t>
      </w:r>
      <w:r w:rsidR="00281868">
        <w:rPr>
          <w:lang w:val="en-GB"/>
        </w:rPr>
        <w:t>e very similar demographic trajectories and properties of both populations</w:t>
      </w:r>
      <w:ins w:id="1992" w:author="CAIZERGUES Alain" w:date="2023-09-19T15:53:00Z">
        <w:r>
          <w:rPr>
            <w:lang w:val="en-GB"/>
          </w:rPr>
          <w:t xml:space="preserve"> </w:t>
        </w:r>
      </w:ins>
      <w:del w:id="1993" w:author="CAIZERGUES Alain" w:date="2023-09-19T15:53:00Z">
        <w:r w:rsidR="00281868" w:rsidDel="00A2036B">
          <w:rPr>
            <w:lang w:val="en-GB"/>
          </w:rPr>
          <w:delText xml:space="preserve"> </w:delText>
        </w:r>
      </w:del>
      <w:r w:rsidR="00281868">
        <w:rPr>
          <w:lang w:val="en-GB"/>
        </w:rPr>
        <w:t xml:space="preserve">in similar ecological </w:t>
      </w:r>
      <w:r>
        <w:rPr>
          <w:lang w:val="en-GB"/>
        </w:rPr>
        <w:t>setup</w:t>
      </w:r>
      <w:r w:rsidR="00132305">
        <w:rPr>
          <w:lang w:val="en-GB"/>
        </w:rPr>
        <w:t xml:space="preserve"> </w:t>
      </w:r>
      <w:del w:id="1994" w:author="CAIZERGUES Alain" w:date="2023-09-19T15:52:00Z">
        <w:r w:rsidR="00281868" w:rsidDel="00A2036B">
          <w:rPr>
            <w:lang w:val="en-GB"/>
          </w:rPr>
          <w:delText xml:space="preserve">(detected in counts and characterized through our demographic model build upon changes in adult sex-ratio due to sexual dichromatism and delay maturity of males) </w:delText>
        </w:r>
      </w:del>
      <w:del w:id="1995" w:author="CAIZERGUES Alain" w:date="2023-09-15T11:25:00Z">
        <w:r w:rsidR="00B404E8" w:rsidRPr="00EB6FAE" w:rsidDel="00281868">
          <w:rPr>
            <w:lang w:val="en-GB"/>
          </w:rPr>
          <w:delText>is common history trajectory</w:delText>
        </w:r>
      </w:del>
      <w:del w:id="1996" w:author="CAIZERGUES Alain" w:date="2023-09-15T11:30:00Z">
        <w:r w:rsidR="00B404E8" w:rsidRPr="00EB6FAE" w:rsidDel="00281868">
          <w:rPr>
            <w:lang w:val="en-GB"/>
          </w:rPr>
          <w:delText xml:space="preserve"> </w:delText>
        </w:r>
      </w:del>
      <w:r w:rsidR="00B404E8" w:rsidRPr="00EB6FAE">
        <w:rPr>
          <w:lang w:val="en-GB"/>
        </w:rPr>
        <w:t xml:space="preserve">enabled </w:t>
      </w:r>
      <w:del w:id="1997" w:author="CAIZERGUES Alain" w:date="2023-09-15T11:25:00Z">
        <w:r w:rsidR="00B404E8" w:rsidRPr="00EB6FAE" w:rsidDel="00281868">
          <w:rPr>
            <w:lang w:val="en-GB"/>
          </w:rPr>
          <w:delText xml:space="preserve">to </w:delText>
        </w:r>
      </w:del>
      <w:r w:rsidR="00B404E8" w:rsidRPr="00EB6FAE">
        <w:rPr>
          <w:lang w:val="en-GB"/>
        </w:rPr>
        <w:t>evaluat</w:t>
      </w:r>
      <w:ins w:id="1998" w:author="CAIZERGUES Alain" w:date="2023-09-15T11:25:00Z">
        <w:r w:rsidR="00281868">
          <w:rPr>
            <w:lang w:val="en-GB"/>
          </w:rPr>
          <w:t xml:space="preserve">ing </w:t>
        </w:r>
      </w:ins>
      <w:del w:id="1999" w:author="CAIZERGUES Alain" w:date="2023-09-15T11:25:00Z">
        <w:r w:rsidR="00B404E8" w:rsidRPr="00EB6FAE" w:rsidDel="00281868">
          <w:rPr>
            <w:lang w:val="en-GB"/>
          </w:rPr>
          <w:delText xml:space="preserve">e the maximum growth rate of this species, but also </w:delText>
        </w:r>
      </w:del>
      <w:del w:id="2000" w:author="CAIZERGUES Alain" w:date="2023-09-15T11:30:00Z">
        <w:r w:rsidR="00B404E8" w:rsidRPr="00EB6FAE" w:rsidDel="00281868">
          <w:rPr>
            <w:lang w:val="en-GB"/>
          </w:rPr>
          <w:delText>its</w:delText>
        </w:r>
      </w:del>
      <w:ins w:id="2001" w:author="CAIZERGUES Alain" w:date="2023-09-15T11:30:00Z">
        <w:r w:rsidR="00281868">
          <w:rPr>
            <w:lang w:val="en-GB"/>
          </w:rPr>
          <w:t>the</w:t>
        </w:r>
      </w:ins>
      <w:r w:rsidR="00B404E8" w:rsidRPr="00EB6FAE">
        <w:rPr>
          <w:lang w:val="en-GB"/>
        </w:rPr>
        <w:t xml:space="preserve"> response to </w:t>
      </w:r>
      <w:ins w:id="2002" w:author="CAIZERGUES Alain" w:date="2023-09-15T11:30:00Z">
        <w:r w:rsidR="00281868">
          <w:rPr>
            <w:lang w:val="en-GB"/>
          </w:rPr>
          <w:t xml:space="preserve">both </w:t>
        </w:r>
      </w:ins>
      <w:r w:rsidR="00B404E8" w:rsidRPr="00EB6FAE">
        <w:rPr>
          <w:lang w:val="en-GB"/>
        </w:rPr>
        <w:t>culling pressure</w:t>
      </w:r>
      <w:ins w:id="2003" w:author="CAIZERGUES Alain" w:date="2023-09-14T17:13:00Z">
        <w:r w:rsidR="003E01A6">
          <w:rPr>
            <w:lang w:val="en-GB"/>
          </w:rPr>
          <w:t xml:space="preserve"> and culling strategies</w:t>
        </w:r>
      </w:ins>
      <w:r w:rsidR="00B404E8" w:rsidRPr="00EB6FAE">
        <w:rPr>
          <w:lang w:val="en-GB"/>
        </w:rPr>
        <w:t>.</w:t>
      </w:r>
      <w:del w:id="2004" w:author="CAIZERGUES Alain" w:date="2023-09-15T14:19:00Z">
        <w:r w:rsidR="00B404E8" w:rsidRPr="00EB6FAE" w:rsidDel="00132305">
          <w:rPr>
            <w:lang w:val="en-GB"/>
          </w:rPr>
          <w:delText xml:space="preserve"> </w:delText>
        </w:r>
      </w:del>
      <w:del w:id="2005" w:author="CAIZERGUES Alain" w:date="2023-09-14T17:13:00Z">
        <w:r w:rsidR="00B404E8" w:rsidRPr="00EB6FAE" w:rsidDel="003E01A6">
          <w:rPr>
            <w:lang w:val="en-GB"/>
          </w:rPr>
          <w:delText>As the culling strategy differed between the two populations, we detailed the similarities and the discrepancies of the responses of vital rates, and opened the discussion to the generalization of this estimation method and its implications for waterfowl management.</w:delText>
        </w:r>
      </w:del>
    </w:p>
    <w:p w14:paraId="48ECFACC" w14:textId="2E2FD29C" w:rsidR="00AC35CD" w:rsidRPr="00EB6FAE" w:rsidRDefault="00B404E8" w:rsidP="00A2036B">
      <w:pPr>
        <w:pStyle w:val="Titre2"/>
        <w:spacing w:line="480" w:lineRule="auto"/>
        <w:jc w:val="both"/>
        <w:rPr>
          <w:lang w:val="en-GB"/>
        </w:rPr>
      </w:pPr>
      <w:bookmarkStart w:id="2006" w:name="X687d615ea851564604958af57292db6135099eb"/>
      <w:r w:rsidRPr="00EB6FAE">
        <w:rPr>
          <w:rStyle w:val="SectionNumber"/>
          <w:lang w:val="en-GB"/>
        </w:rPr>
        <w:lastRenderedPageBreak/>
        <w:t>4.1</w:t>
      </w:r>
      <w:r w:rsidRPr="00EB6FAE">
        <w:rPr>
          <w:lang w:val="en-GB"/>
        </w:rPr>
        <w:tab/>
      </w:r>
      <w:del w:id="2007" w:author="CAIZERGUES Alain" w:date="2023-09-19T15:54:00Z">
        <w:r w:rsidRPr="00EB6FAE" w:rsidDel="00A2036B">
          <w:rPr>
            <w:lang w:val="en-GB"/>
          </w:rPr>
          <w:delText xml:space="preserve">Accuracy </w:delText>
        </w:r>
      </w:del>
      <w:ins w:id="2008" w:author="CAIZERGUES Alain" w:date="2023-09-20T12:16:00Z">
        <w:r w:rsidR="001E50DD">
          <w:rPr>
            <w:lang w:val="en-GB"/>
          </w:rPr>
          <w:t>M</w:t>
        </w:r>
      </w:ins>
      <w:del w:id="2009" w:author="CAIZERGUES Alain" w:date="2023-09-20T12:16:00Z">
        <w:r w:rsidRPr="00EB6FAE" w:rsidDel="001E50DD">
          <w:rPr>
            <w:lang w:val="en-GB"/>
          </w:rPr>
          <w:delText xml:space="preserve">of the method </w:delText>
        </w:r>
      </w:del>
      <w:del w:id="2010" w:author="CAIZERGUES Alain" w:date="2023-09-19T15:54:00Z">
        <w:r w:rsidRPr="00EB6FAE" w:rsidDel="00A2036B">
          <w:rPr>
            <w:lang w:val="en-GB"/>
          </w:rPr>
          <w:delText xml:space="preserve">to </w:delText>
        </w:r>
      </w:del>
      <w:del w:id="2011" w:author="CAIZERGUES Alain" w:date="2023-09-19T15:55:00Z">
        <w:r w:rsidRPr="00EB6FAE" w:rsidDel="00A2036B">
          <w:rPr>
            <w:lang w:val="en-GB"/>
          </w:rPr>
          <w:delText xml:space="preserve">estimate </w:delText>
        </w:r>
      </w:del>
      <w:ins w:id="2012" w:author="CAIZERGUES Alain" w:date="2023-09-19T15:55:00Z">
        <w:r w:rsidR="00A2036B">
          <w:rPr>
            <w:lang w:val="en-GB"/>
          </w:rPr>
          <w:t>onitoring adult survival and recruitment</w:t>
        </w:r>
      </w:ins>
      <w:del w:id="2013" w:author="CAIZERGUES Alain" w:date="2023-09-19T15:55:00Z">
        <w:r w:rsidRPr="00EB6FAE" w:rsidDel="00A2036B">
          <w:rPr>
            <w:lang w:val="en-GB"/>
          </w:rPr>
          <w:delText>vital rates</w:delText>
        </w:r>
      </w:del>
    </w:p>
    <w:p w14:paraId="465E5327" w14:textId="50D3A2D7" w:rsidR="00AC35CD" w:rsidRPr="00EB6FAE" w:rsidRDefault="00B404E8" w:rsidP="00A2036B">
      <w:pPr>
        <w:pStyle w:val="FirstParagraph"/>
        <w:spacing w:line="480" w:lineRule="auto"/>
        <w:jc w:val="both"/>
        <w:rPr>
          <w:lang w:val="en-GB"/>
        </w:rPr>
      </w:pPr>
      <w:r w:rsidRPr="00EB6FAE">
        <w:rPr>
          <w:lang w:val="en-GB"/>
        </w:rPr>
        <w:t xml:space="preserve">The vital rate estimates of the two populations </w:t>
      </w:r>
      <w:del w:id="2014" w:author="CAIZERGUES Alain" w:date="2023-09-15T11:31:00Z">
        <w:r w:rsidRPr="00EB6FAE" w:rsidDel="006F2363">
          <w:rPr>
            <w:lang w:val="en-GB"/>
          </w:rPr>
          <w:delText xml:space="preserve">belonged </w:delText>
        </w:r>
      </w:del>
      <w:ins w:id="2015" w:author="CAIZERGUES Alain" w:date="2023-09-15T11:31:00Z">
        <w:r w:rsidR="006F2363">
          <w:rPr>
            <w:lang w:val="en-GB"/>
          </w:rPr>
          <w:t>were within the</w:t>
        </w:r>
        <w:r w:rsidR="006F2363" w:rsidRPr="00EB6FAE">
          <w:rPr>
            <w:lang w:val="en-GB"/>
          </w:rPr>
          <w:t xml:space="preserve"> </w:t>
        </w:r>
      </w:ins>
      <w:del w:id="2016" w:author="CAIZERGUES Alain" w:date="2023-09-15T11:31:00Z">
        <w:r w:rsidRPr="00EB6FAE" w:rsidDel="006F2363">
          <w:rPr>
            <w:lang w:val="en-GB"/>
          </w:rPr>
          <w:delText xml:space="preserve">to the </w:delText>
        </w:r>
      </w:del>
      <w:r w:rsidRPr="00EB6FAE">
        <w:rPr>
          <w:lang w:val="en-GB"/>
        </w:rPr>
        <w:t xml:space="preserve">same range, which demonstrates a certain consistency in the results obtained from the method. </w:t>
      </w:r>
      <w:ins w:id="2017" w:author="CAIZERGUES Alain" w:date="2023-09-15T11:32:00Z">
        <w:r w:rsidR="006F2363">
          <w:rPr>
            <w:lang w:val="en-GB"/>
          </w:rPr>
          <w:t xml:space="preserve"> </w:t>
        </w:r>
      </w:ins>
      <w:r w:rsidRPr="00EB6FAE">
        <w:rPr>
          <w:lang w:val="en-GB"/>
        </w:rPr>
        <w:t xml:space="preserve">The greater variability observed in France </w:t>
      </w:r>
      <w:del w:id="2018" w:author="CAIZERGUES Alain" w:date="2023-09-15T11:32:00Z">
        <w:r w:rsidRPr="00EB6FAE" w:rsidDel="006F2363">
          <w:rPr>
            <w:lang w:val="en-GB"/>
          </w:rPr>
          <w:delText>is not unexpected</w:delText>
        </w:r>
      </w:del>
      <w:ins w:id="2019" w:author="CAIZERGUES Alain" w:date="2023-09-15T11:32:00Z">
        <w:r w:rsidR="006F2363">
          <w:rPr>
            <w:lang w:val="en-GB"/>
          </w:rPr>
          <w:t>was expected</w:t>
        </w:r>
      </w:ins>
      <w:r w:rsidRPr="00EB6FAE">
        <w:rPr>
          <w:lang w:val="en-GB"/>
        </w:rPr>
        <w:t xml:space="preserve"> because the </w:t>
      </w:r>
      <w:del w:id="2020" w:author="CAIZERGUES Alain" w:date="2023-09-15T14:52:00Z">
        <w:r w:rsidRPr="00EB6FAE" w:rsidDel="00FB12A7">
          <w:rPr>
            <w:lang w:val="en-GB"/>
          </w:rPr>
          <w:delText xml:space="preserve">FR </w:delText>
        </w:r>
      </w:del>
      <w:ins w:id="2021" w:author="CAIZERGUES Alain" w:date="2023-09-15T14:54:00Z">
        <w:r w:rsidR="00FB12A7">
          <w:rPr>
            <w:lang w:val="en-GB"/>
          </w:rPr>
          <w:t xml:space="preserve">FR </w:t>
        </w:r>
      </w:ins>
      <w:r w:rsidRPr="00EB6FAE">
        <w:rPr>
          <w:lang w:val="en-GB"/>
        </w:rPr>
        <w:t>time</w:t>
      </w:r>
      <w:ins w:id="2022" w:author="CAIZERGUES Alain" w:date="2023-09-15T14:54:00Z">
        <w:r w:rsidR="00FB12A7">
          <w:rPr>
            <w:lang w:val="en-GB"/>
          </w:rPr>
          <w:t>-</w:t>
        </w:r>
      </w:ins>
      <w:del w:id="2023" w:author="CAIZERGUES Alain" w:date="2023-09-15T14:54:00Z">
        <w:r w:rsidRPr="00EB6FAE" w:rsidDel="00FB12A7">
          <w:rPr>
            <w:lang w:val="en-GB"/>
          </w:rPr>
          <w:delText xml:space="preserve"> </w:delText>
        </w:r>
      </w:del>
      <w:r w:rsidRPr="00EB6FAE">
        <w:rPr>
          <w:lang w:val="en-GB"/>
        </w:rPr>
        <w:t>serie</w:t>
      </w:r>
      <w:ins w:id="2024" w:author="CAIZERGUES Alain" w:date="2023-09-15T14:54:00Z">
        <w:r w:rsidR="00FB12A7">
          <w:rPr>
            <w:lang w:val="en-GB"/>
          </w:rPr>
          <w:t>s</w:t>
        </w:r>
      </w:ins>
      <w:del w:id="2025" w:author="CAIZERGUES Alain" w:date="2023-09-15T14:54:00Z">
        <w:r w:rsidRPr="00EB6FAE" w:rsidDel="00FB12A7">
          <w:rPr>
            <w:lang w:val="en-GB"/>
          </w:rPr>
          <w:delText>s</w:delText>
        </w:r>
      </w:del>
      <w:r w:rsidRPr="00EB6FAE">
        <w:rPr>
          <w:lang w:val="en-GB"/>
        </w:rPr>
        <w:t xml:space="preserve"> covered a larger spectrum of culling pressure than the GB</w:t>
      </w:r>
      <w:ins w:id="2026" w:author="CAIZERGUES Alain" w:date="2023-09-15T11:32:00Z">
        <w:r w:rsidR="006F2363">
          <w:rPr>
            <w:lang w:val="en-GB"/>
          </w:rPr>
          <w:t xml:space="preserve"> one</w:t>
        </w:r>
      </w:ins>
      <w:ins w:id="2027" w:author="CAIZERGUES Alain" w:date="2023-09-15T14:54:00Z">
        <w:r w:rsidR="00FB12A7">
          <w:rPr>
            <w:lang w:val="en-GB"/>
          </w:rPr>
          <w:t>s</w:t>
        </w:r>
      </w:ins>
      <w:del w:id="2028" w:author="CAIZERGUES Alain" w:date="2023-09-15T11:32:00Z">
        <w:r w:rsidRPr="00EB6FAE" w:rsidDel="006F2363">
          <w:rPr>
            <w:lang w:val="en-GB"/>
          </w:rPr>
          <w:delText xml:space="preserve"> time series</w:delText>
        </w:r>
      </w:del>
      <w:r w:rsidRPr="00EB6FAE">
        <w:rPr>
          <w:lang w:val="en-GB"/>
        </w:rPr>
        <w:t xml:space="preserve">. </w:t>
      </w:r>
      <w:ins w:id="2029" w:author="CAIZERGUES Alain" w:date="2023-09-15T11:32:00Z">
        <w:r w:rsidR="006F2363">
          <w:rPr>
            <w:lang w:val="en-GB"/>
          </w:rPr>
          <w:t xml:space="preserve"> </w:t>
        </w:r>
      </w:ins>
      <w:ins w:id="2030" w:author="CAIZERGUES Alain" w:date="2023-09-15T11:33:00Z">
        <w:r w:rsidR="006F2363">
          <w:rPr>
            <w:lang w:val="en-GB"/>
          </w:rPr>
          <w:t xml:space="preserve">We detected not temporal correlation in the dynamics and demographic parameters </w:t>
        </w:r>
      </w:ins>
      <w:del w:id="2031" w:author="CAIZERGUES Alain" w:date="2023-09-15T11:33:00Z">
        <w:r w:rsidRPr="00EB6FAE" w:rsidDel="006F2363">
          <w:rPr>
            <w:lang w:val="en-GB"/>
          </w:rPr>
          <w:delText xml:space="preserve">There was no temporal correlation </w:delText>
        </w:r>
      </w:del>
      <w:r w:rsidRPr="00EB6FAE">
        <w:rPr>
          <w:lang w:val="en-GB"/>
        </w:rPr>
        <w:t xml:space="preserve">between the two populations, suggesting that </w:t>
      </w:r>
      <w:del w:id="2032" w:author="CAIZERGUES Alain" w:date="2023-09-15T11:34:00Z">
        <w:r w:rsidRPr="00EB6FAE" w:rsidDel="006F2363">
          <w:rPr>
            <w:lang w:val="en-GB"/>
          </w:rPr>
          <w:delText xml:space="preserve">fluctuations of the vital rates were more likely influenced by </w:delText>
        </w:r>
      </w:del>
      <w:r w:rsidRPr="00EB6FAE">
        <w:rPr>
          <w:lang w:val="en-GB"/>
        </w:rPr>
        <w:t xml:space="preserve">regional </w:t>
      </w:r>
      <w:ins w:id="2033" w:author="CAIZERGUES Alain" w:date="2023-09-15T11:34:00Z">
        <w:r w:rsidR="006F2363">
          <w:rPr>
            <w:lang w:val="en-GB"/>
          </w:rPr>
          <w:t xml:space="preserve">(e.g., </w:t>
        </w:r>
      </w:ins>
      <w:ins w:id="2034" w:author="CAIZERGUES Alain" w:date="2023-09-15T11:38:00Z">
        <w:r w:rsidR="006F2363">
          <w:rPr>
            <w:lang w:val="en-GB"/>
          </w:rPr>
          <w:t>weather</w:t>
        </w:r>
      </w:ins>
      <w:ins w:id="2035" w:author="CAIZERGUES Alain" w:date="2023-09-15T11:34:00Z">
        <w:r w:rsidR="006F2363">
          <w:rPr>
            <w:lang w:val="en-GB"/>
          </w:rPr>
          <w:t xml:space="preserve">) rather than large-scale </w:t>
        </w:r>
      </w:ins>
      <w:r w:rsidRPr="00EB6FAE">
        <w:rPr>
          <w:lang w:val="en-GB"/>
        </w:rPr>
        <w:t xml:space="preserve">factors </w:t>
      </w:r>
      <w:ins w:id="2036" w:author="CAIZERGUES Alain" w:date="2023-09-15T11:35:00Z">
        <w:r w:rsidR="006F2363">
          <w:rPr>
            <w:lang w:val="en-GB"/>
          </w:rPr>
          <w:t>(e.g., climat</w:t>
        </w:r>
      </w:ins>
      <w:ins w:id="2037" w:author="CAIZERGUES Alain" w:date="2023-09-15T11:38:00Z">
        <w:r w:rsidR="006F2363">
          <w:rPr>
            <w:lang w:val="en-GB"/>
          </w:rPr>
          <w:t>e</w:t>
        </w:r>
      </w:ins>
      <w:ins w:id="2038" w:author="CAIZERGUES Alain" w:date="2023-09-15T11:35:00Z">
        <w:r w:rsidR="006F2363">
          <w:rPr>
            <w:lang w:val="en-GB"/>
          </w:rPr>
          <w:t>) prevailed</w:t>
        </w:r>
      </w:ins>
      <w:del w:id="2039" w:author="CAIZERGUES Alain" w:date="2023-09-15T11:34:00Z">
        <w:r w:rsidRPr="00EB6FAE" w:rsidDel="006F2363">
          <w:rPr>
            <w:lang w:val="en-GB"/>
          </w:rPr>
          <w:delText>t</w:delText>
        </w:r>
      </w:del>
      <w:del w:id="2040" w:author="CAIZERGUES Alain" w:date="2023-09-15T11:35:00Z">
        <w:r w:rsidRPr="00EB6FAE" w:rsidDel="006F2363">
          <w:rPr>
            <w:lang w:val="en-GB"/>
          </w:rPr>
          <w:delText>han large-scale ones</w:delText>
        </w:r>
      </w:del>
      <w:r w:rsidRPr="00EB6FAE">
        <w:rPr>
          <w:lang w:val="en-GB"/>
        </w:rPr>
        <w:t xml:space="preserve">. </w:t>
      </w:r>
      <w:ins w:id="2041" w:author="CAIZERGUES Alain" w:date="2023-09-15T11:33:00Z">
        <w:r w:rsidR="006F2363">
          <w:rPr>
            <w:lang w:val="en-GB"/>
          </w:rPr>
          <w:t xml:space="preserve"> </w:t>
        </w:r>
      </w:ins>
      <w:r w:rsidRPr="00EB6FAE">
        <w:rPr>
          <w:lang w:val="en-GB"/>
        </w:rPr>
        <w:t xml:space="preserve">This is consistent with </w:t>
      </w:r>
      <w:del w:id="2042" w:author="CAIZERGUES Alain" w:date="2023-09-15T11:36:00Z">
        <w:r w:rsidRPr="00EB6FAE" w:rsidDel="006F2363">
          <w:rPr>
            <w:lang w:val="en-GB"/>
          </w:rPr>
          <w:delText xml:space="preserve">literature </w:delText>
        </w:r>
      </w:del>
      <w:ins w:id="2043" w:author="CAIZERGUES Alain" w:date="2023-09-15T11:36:00Z">
        <w:r w:rsidR="006F2363">
          <w:rPr>
            <w:lang w:val="en-GB"/>
          </w:rPr>
          <w:t>previous findings</w:t>
        </w:r>
        <w:r w:rsidR="006F2363" w:rsidRPr="00EB6FAE">
          <w:rPr>
            <w:lang w:val="en-GB"/>
          </w:rPr>
          <w:t xml:space="preserve"> </w:t>
        </w:r>
        <w:r w:rsidR="006F2363">
          <w:rPr>
            <w:lang w:val="en-GB"/>
          </w:rPr>
          <w:t xml:space="preserve">showing </w:t>
        </w:r>
      </w:ins>
      <w:ins w:id="2044" w:author="CAIZERGUES Alain" w:date="2023-09-15T11:37:00Z">
        <w:r w:rsidR="006F2363">
          <w:rPr>
            <w:lang w:val="en-GB"/>
          </w:rPr>
          <w:t xml:space="preserve">for example </w:t>
        </w:r>
      </w:ins>
      <w:ins w:id="2045" w:author="CAIZERGUES Alain" w:date="2023-09-15T11:36:00Z">
        <w:r w:rsidR="006F2363">
          <w:rPr>
            <w:lang w:val="en-GB"/>
          </w:rPr>
          <w:t>that</w:t>
        </w:r>
      </w:ins>
      <w:ins w:id="2046" w:author="CAIZERGUES Alain" w:date="2023-09-15T11:37:00Z">
        <w:r w:rsidR="006F2363">
          <w:rPr>
            <w:lang w:val="en-GB"/>
          </w:rPr>
          <w:t xml:space="preserve"> in waterfowl,</w:t>
        </w:r>
      </w:ins>
      <w:ins w:id="2047" w:author="CAIZERGUES Alain" w:date="2023-09-15T11:36:00Z">
        <w:r w:rsidR="006F2363">
          <w:rPr>
            <w:lang w:val="en-GB"/>
          </w:rPr>
          <w:t xml:space="preserve"> </w:t>
        </w:r>
      </w:ins>
      <w:del w:id="2048" w:author="CAIZERGUES Alain" w:date="2023-09-15T11:36:00Z">
        <w:r w:rsidRPr="00EB6FAE" w:rsidDel="006F2363">
          <w:rPr>
            <w:lang w:val="en-GB"/>
          </w:rPr>
          <w:delText xml:space="preserve">because </w:delText>
        </w:r>
      </w:del>
      <w:r w:rsidRPr="00EB6FAE">
        <w:rPr>
          <w:lang w:val="en-GB"/>
        </w:rPr>
        <w:t xml:space="preserve">both </w:t>
      </w:r>
      <w:del w:id="2049" w:author="CAIZERGUES Alain" w:date="2023-09-15T11:37:00Z">
        <w:r w:rsidRPr="00EB6FAE" w:rsidDel="006F2363">
          <w:rPr>
            <w:lang w:val="en-GB"/>
          </w:rPr>
          <w:delText>nesting/hatching</w:delText>
        </w:r>
      </w:del>
      <w:ins w:id="2050" w:author="CAIZERGUES Alain" w:date="2023-09-15T11:37:00Z">
        <w:r w:rsidR="006F2363">
          <w:rPr>
            <w:lang w:val="en-GB"/>
          </w:rPr>
          <w:t>breeding</w:t>
        </w:r>
      </w:ins>
      <w:r w:rsidRPr="00EB6FAE">
        <w:rPr>
          <w:lang w:val="en-GB"/>
        </w:rPr>
        <w:t xml:space="preserve"> success and juvenile survival </w:t>
      </w:r>
      <w:del w:id="2051" w:author="CAIZERGUES Alain" w:date="2023-09-15T11:37:00Z">
        <w:r w:rsidRPr="00EB6FAE" w:rsidDel="006F2363">
          <w:rPr>
            <w:lang w:val="en-GB"/>
          </w:rPr>
          <w:delText xml:space="preserve">in waterfowl species </w:delText>
        </w:r>
      </w:del>
      <w:r w:rsidRPr="00EB6FAE">
        <w:rPr>
          <w:lang w:val="en-GB"/>
        </w:rPr>
        <w:t>are conditional to the onset of laying, which is tightly related to local weather</w:t>
      </w:r>
      <w:del w:id="2052" w:author="CAIZERGUES Alain" w:date="2023-09-15T11:38:00Z">
        <w:r w:rsidRPr="00EB6FAE" w:rsidDel="006F2363">
          <w:rPr>
            <w:lang w:val="en-GB"/>
          </w:rPr>
          <w:delText xml:space="preserve"> parameters,</w:delText>
        </w:r>
      </w:del>
      <w:r w:rsidRPr="00EB6FAE">
        <w:rPr>
          <w:lang w:val="en-GB"/>
        </w:rPr>
        <w:t xml:space="preserve"> </w:t>
      </w:r>
      <w:ins w:id="2053" w:author="CAIZERGUES Alain" w:date="2023-09-15T11:38:00Z">
        <w:r w:rsidR="006F2363">
          <w:rPr>
            <w:lang w:val="en-GB"/>
          </w:rPr>
          <w:t>(</w:t>
        </w:r>
      </w:ins>
      <w:r w:rsidRPr="00EB6FAE">
        <w:rPr>
          <w:lang w:val="en-GB"/>
        </w:rPr>
        <w:t>e.g. spring temperature, cumulative rainfall</w:t>
      </w:r>
      <w:ins w:id="2054" w:author="CAIZERGUES Alain" w:date="2023-09-15T11:38:00Z">
        <w:r w:rsidR="006F2363">
          <w:rPr>
            <w:lang w:val="en-GB"/>
          </w:rPr>
          <w:t>)</w:t>
        </w:r>
      </w:ins>
      <w:del w:id="2055" w:author="CAIZERGUES Alain" w:date="2023-09-15T11:38:00Z">
        <w:r w:rsidRPr="00EB6FAE" w:rsidDel="006F2363">
          <w:rPr>
            <w:lang w:val="en-GB"/>
          </w:rPr>
          <w:delText>,</w:delText>
        </w:r>
      </w:del>
      <w:del w:id="2056" w:author="CAIZERGUES Alain" w:date="2023-09-15T11:39:00Z">
        <w:r w:rsidRPr="00EB6FAE" w:rsidDel="006F2363">
          <w:rPr>
            <w:lang w:val="en-GB"/>
          </w:rPr>
          <w:delText xml:space="preserve"> and </w:delText>
        </w:r>
      </w:del>
      <w:ins w:id="2057" w:author="CAIZERGUES Alain" w:date="2023-09-15T11:39:00Z">
        <w:r w:rsidR="006F2363">
          <w:rPr>
            <w:lang w:val="en-GB"/>
          </w:rPr>
          <w:t xml:space="preserve">, </w:t>
        </w:r>
      </w:ins>
      <w:r w:rsidRPr="00EB6FAE">
        <w:rPr>
          <w:lang w:val="en-GB"/>
        </w:rPr>
        <w:t>water levels</w:t>
      </w:r>
      <w:ins w:id="2058" w:author="CAIZERGUES Alain" w:date="2023-09-15T11:39:00Z">
        <w:r w:rsidR="006F2363">
          <w:rPr>
            <w:lang w:val="en-GB"/>
          </w:rPr>
          <w:t>, changes in predation pre</w:t>
        </w:r>
      </w:ins>
      <w:ins w:id="2059" w:author="CAIZERGUES Alain" w:date="2023-09-15T11:40:00Z">
        <w:r w:rsidR="006F2363">
          <w:rPr>
            <w:lang w:val="en-GB"/>
          </w:rPr>
          <w:t>s</w:t>
        </w:r>
      </w:ins>
      <w:ins w:id="2060" w:author="CAIZERGUES Alain" w:date="2023-09-15T11:39:00Z">
        <w:r w:rsidR="006F2363">
          <w:rPr>
            <w:lang w:val="en-GB"/>
          </w:rPr>
          <w:t>sure</w:t>
        </w:r>
      </w:ins>
      <w:r w:rsidRPr="00EB6FAE">
        <w:rPr>
          <w:lang w:val="en-GB"/>
        </w:rPr>
        <w:t xml:space="preserve"> (</w:t>
      </w:r>
      <w:proofErr w:type="spellStart"/>
      <w:r w:rsidR="009D213B">
        <w:fldChar w:fldCharType="begin"/>
      </w:r>
      <w:r w:rsidR="009D213B" w:rsidRPr="007D5C72">
        <w:rPr>
          <w:lang w:val="en-GB"/>
          <w:rPrChange w:id="2061" w:author="CAIZERGUES Alain" w:date="2023-09-05T15:57:00Z">
            <w:rPr/>
          </w:rPrChange>
        </w:rPr>
        <w:instrText xml:space="preserve"> HYPERLINK \l "ref-Blums2004" \h </w:instrText>
      </w:r>
      <w:r w:rsidR="009D213B">
        <w:fldChar w:fldCharType="separate"/>
      </w:r>
      <w:r w:rsidRPr="00EB6FAE">
        <w:rPr>
          <w:rStyle w:val="Lienhypertexte"/>
          <w:lang w:val="en-GB"/>
        </w:rPr>
        <w:t>Blums</w:t>
      </w:r>
      <w:proofErr w:type="spellEnd"/>
      <w:r w:rsidRPr="00EB6FAE">
        <w:rPr>
          <w:rStyle w:val="Lienhypertexte"/>
          <w:lang w:val="en-GB"/>
        </w:rPr>
        <w:t xml:space="preserve"> &amp; Clark, 2004</w:t>
      </w:r>
      <w:r w:rsidR="009D213B">
        <w:rPr>
          <w:rStyle w:val="Lienhypertexte"/>
          <w:lang w:val="en-GB"/>
        </w:rPr>
        <w:fldChar w:fldCharType="end"/>
      </w:r>
      <w:r w:rsidRPr="00EB6FAE">
        <w:rPr>
          <w:lang w:val="en-GB"/>
        </w:rPr>
        <w:t xml:space="preserve">; </w:t>
      </w:r>
      <w:r w:rsidR="00B83782">
        <w:fldChar w:fldCharType="begin"/>
      </w:r>
      <w:r w:rsidR="00B83782" w:rsidRPr="00B83782">
        <w:rPr>
          <w:lang w:val="en-GB"/>
          <w:rPrChange w:id="2062" w:author="CAIZERGUES Alain" w:date="2023-06-13T10:56:00Z">
            <w:rPr/>
          </w:rPrChange>
        </w:rPr>
        <w:instrText xml:space="preserve"> HYPERLINK \l "ref-Dzus1998" \h </w:instrText>
      </w:r>
      <w:r w:rsidR="00B83782">
        <w:fldChar w:fldCharType="separate"/>
      </w:r>
      <w:proofErr w:type="spellStart"/>
      <w:r w:rsidRPr="00EB6FAE">
        <w:rPr>
          <w:rStyle w:val="Lienhypertexte"/>
          <w:lang w:val="en-GB"/>
        </w:rPr>
        <w:t>Dzus</w:t>
      </w:r>
      <w:proofErr w:type="spellEnd"/>
      <w:r w:rsidRPr="00EB6FAE">
        <w:rPr>
          <w:rStyle w:val="Lienhypertexte"/>
          <w:lang w:val="en-GB"/>
        </w:rPr>
        <w:t xml:space="preserve"> &amp; Clark, 1998</w:t>
      </w:r>
      <w:r w:rsidR="00B83782">
        <w:rPr>
          <w:rStyle w:val="Lienhypertexte"/>
          <w:lang w:val="en-GB"/>
        </w:rPr>
        <w:fldChar w:fldCharType="end"/>
      </w:r>
      <w:r w:rsidRPr="00EB6FAE">
        <w:rPr>
          <w:lang w:val="en-GB"/>
        </w:rPr>
        <w:t xml:space="preserve">; </w:t>
      </w:r>
      <w:r w:rsidR="00B83782">
        <w:fldChar w:fldCharType="begin"/>
      </w:r>
      <w:r w:rsidR="00B83782" w:rsidRPr="00B83782">
        <w:rPr>
          <w:lang w:val="en-GB"/>
          <w:rPrChange w:id="2063" w:author="CAIZERGUES Alain" w:date="2023-06-13T10:56:00Z">
            <w:rPr/>
          </w:rPrChange>
        </w:rPr>
        <w:instrText xml:space="preserve"> HYPERLINK \l "ref-Folliot2017" \h </w:instrText>
      </w:r>
      <w:r w:rsidR="00B83782">
        <w:fldChar w:fldCharType="separate"/>
      </w:r>
      <w:proofErr w:type="spellStart"/>
      <w:r w:rsidRPr="00EB6FAE">
        <w:rPr>
          <w:rStyle w:val="Lienhypertexte"/>
          <w:lang w:val="en-GB"/>
        </w:rPr>
        <w:t>Folliot</w:t>
      </w:r>
      <w:proofErr w:type="spellEnd"/>
      <w:r w:rsidRPr="00EB6FAE">
        <w:rPr>
          <w:rStyle w:val="Lienhypertexte"/>
          <w:lang w:val="en-GB"/>
        </w:rPr>
        <w:t xml:space="preserve"> et al., 2017</w:t>
      </w:r>
      <w:r w:rsidR="00B83782">
        <w:rPr>
          <w:rStyle w:val="Lienhypertexte"/>
          <w:lang w:val="en-GB"/>
        </w:rPr>
        <w:fldChar w:fldCharType="end"/>
      </w:r>
      <w:r w:rsidRPr="00EB6FAE">
        <w:rPr>
          <w:lang w:val="en-GB"/>
        </w:rPr>
        <w:t>)</w:t>
      </w:r>
      <w:ins w:id="2064" w:author="CAIZERGUES Alain" w:date="2023-09-15T11:39:00Z">
        <w:r w:rsidR="006F2363">
          <w:rPr>
            <w:lang w:val="en-GB"/>
          </w:rPr>
          <w:t xml:space="preserve"> rather than to large</w:t>
        </w:r>
      </w:ins>
      <w:ins w:id="2065" w:author="CAIZERGUES Alain" w:date="2023-09-15T11:40:00Z">
        <w:r w:rsidR="006F2363">
          <w:rPr>
            <w:lang w:val="en-GB"/>
          </w:rPr>
          <w:t>-scale phenomena (climate</w:t>
        </w:r>
      </w:ins>
      <w:ins w:id="2066" w:author="CAIZERGUES Alain" w:date="2023-09-19T15:56:00Z">
        <w:r w:rsidR="00A2036B">
          <w:rPr>
            <w:lang w:val="en-GB"/>
          </w:rPr>
          <w:t xml:space="preserve"> disruption</w:t>
        </w:r>
      </w:ins>
      <w:ins w:id="2067" w:author="CAIZERGUES Alain" w:date="2023-09-15T11:40:00Z">
        <w:r w:rsidR="006F2363">
          <w:rPr>
            <w:lang w:val="en-GB"/>
          </w:rPr>
          <w:t>)</w:t>
        </w:r>
      </w:ins>
      <w:r w:rsidRPr="00EB6FAE">
        <w:rPr>
          <w:lang w:val="en-GB"/>
        </w:rPr>
        <w:t>.</w:t>
      </w:r>
    </w:p>
    <w:p w14:paraId="2BA8E05A" w14:textId="6322760F" w:rsidR="00AC35CD" w:rsidRPr="00EB6FAE" w:rsidRDefault="00B404E8">
      <w:pPr>
        <w:pStyle w:val="Corpsdetexte"/>
        <w:spacing w:line="480" w:lineRule="auto"/>
        <w:ind w:firstLine="720"/>
        <w:jc w:val="both"/>
        <w:rPr>
          <w:lang w:val="en-GB"/>
        </w:rPr>
        <w:pPrChange w:id="2068" w:author="CAIZERGUES Alain" w:date="2023-09-15T11:35:00Z">
          <w:pPr>
            <w:pStyle w:val="Corpsdetexte"/>
          </w:pPr>
        </w:pPrChange>
      </w:pPr>
      <w:r w:rsidRPr="00EB6FAE">
        <w:rPr>
          <w:lang w:val="en-GB"/>
        </w:rPr>
        <w:t xml:space="preserve">Count surveys used to </w:t>
      </w:r>
      <w:del w:id="2069" w:author="CAIZERGUES Alain" w:date="2023-09-15T11:43:00Z">
        <w:r w:rsidRPr="00EB6FAE" w:rsidDel="00692A92">
          <w:rPr>
            <w:lang w:val="en-GB"/>
          </w:rPr>
          <w:delText xml:space="preserve">test </w:delText>
        </w:r>
      </w:del>
      <w:ins w:id="2070" w:author="CAIZERGUES Alain" w:date="2023-09-15T14:56:00Z">
        <w:r w:rsidR="00FB12A7">
          <w:rPr>
            <w:lang w:val="en-GB"/>
          </w:rPr>
          <w:t>implement</w:t>
        </w:r>
      </w:ins>
      <w:ins w:id="2071" w:author="CAIZERGUES Alain" w:date="2023-09-15T11:43:00Z">
        <w:r w:rsidR="00692A92">
          <w:rPr>
            <w:lang w:val="en-GB"/>
          </w:rPr>
          <w:t xml:space="preserve"> our </w:t>
        </w:r>
      </w:ins>
      <w:ins w:id="2072" w:author="CAIZERGUES Alain" w:date="2023-09-15T14:56:00Z">
        <w:r w:rsidR="00FB12A7">
          <w:rPr>
            <w:lang w:val="en-GB"/>
          </w:rPr>
          <w:t>model</w:t>
        </w:r>
      </w:ins>
      <w:del w:id="2073" w:author="CAIZERGUES Alain" w:date="2023-09-15T11:43:00Z">
        <w:r w:rsidRPr="00EB6FAE" w:rsidDel="00692A92">
          <w:rPr>
            <w:lang w:val="en-GB"/>
          </w:rPr>
          <w:delText>the method</w:delText>
        </w:r>
      </w:del>
      <w:r w:rsidRPr="00EB6FAE">
        <w:rPr>
          <w:lang w:val="en-GB"/>
        </w:rPr>
        <w:t xml:space="preserve"> occurred in mid-winter</w:t>
      </w:r>
      <w:ins w:id="2074" w:author="CAIZERGUES Alain" w:date="2023-09-19T15:56:00Z">
        <w:r w:rsidR="00A2036B">
          <w:rPr>
            <w:lang w:val="en-GB"/>
          </w:rPr>
          <w:t>,</w:t>
        </w:r>
      </w:ins>
      <w:del w:id="2075" w:author="CAIZERGUES Alain" w:date="2023-09-15T11:43:00Z">
        <w:r w:rsidRPr="00EB6FAE" w:rsidDel="00692A92">
          <w:rPr>
            <w:lang w:val="en-GB"/>
          </w:rPr>
          <w:delText>,</w:delText>
        </w:r>
      </w:del>
      <w:r w:rsidRPr="00EB6FAE">
        <w:rPr>
          <w:lang w:val="en-GB"/>
        </w:rPr>
        <w:t xml:space="preserve"> </w:t>
      </w:r>
      <w:ins w:id="2076" w:author="CAIZERGUES Alain" w:date="2023-09-15T11:42:00Z">
        <w:r w:rsidR="00692A92">
          <w:rPr>
            <w:lang w:val="en-GB"/>
          </w:rPr>
          <w:t xml:space="preserve">that is </w:t>
        </w:r>
      </w:ins>
      <w:r w:rsidRPr="00EB6FAE">
        <w:rPr>
          <w:lang w:val="en-GB"/>
        </w:rPr>
        <w:t xml:space="preserve">when </w:t>
      </w:r>
      <w:del w:id="2077" w:author="CAIZERGUES Alain" w:date="2023-09-19T15:56:00Z">
        <w:r w:rsidRPr="00EB6FAE" w:rsidDel="00A2036B">
          <w:rPr>
            <w:lang w:val="en-GB"/>
          </w:rPr>
          <w:delText xml:space="preserve">the </w:delText>
        </w:r>
      </w:del>
      <w:ins w:id="2078" w:author="CAIZERGUES Alain" w:date="2023-09-15T15:02:00Z">
        <w:r w:rsidR="00196F4B">
          <w:rPr>
            <w:lang w:val="en-GB"/>
          </w:rPr>
          <w:t xml:space="preserve">some </w:t>
        </w:r>
      </w:ins>
      <w:del w:id="2079" w:author="CAIZERGUES Alain" w:date="2023-09-15T15:02:00Z">
        <w:r w:rsidRPr="00EB6FAE" w:rsidDel="00196F4B">
          <w:rPr>
            <w:lang w:val="en-GB"/>
          </w:rPr>
          <w:delText xml:space="preserve">first </w:delText>
        </w:r>
      </w:del>
      <w:r w:rsidRPr="00EB6FAE">
        <w:rPr>
          <w:lang w:val="en-GB"/>
        </w:rPr>
        <w:t xml:space="preserve">immature males </w:t>
      </w:r>
      <w:ins w:id="2080" w:author="CAIZERGUES Alain" w:date="2023-09-15T11:42:00Z">
        <w:r w:rsidR="00692A92">
          <w:rPr>
            <w:lang w:val="en-GB"/>
          </w:rPr>
          <w:t xml:space="preserve">had already initiated </w:t>
        </w:r>
      </w:ins>
      <w:ins w:id="2081" w:author="CAIZERGUES Alain" w:date="2023-09-15T14:56:00Z">
        <w:r w:rsidR="00FB12A7">
          <w:rPr>
            <w:lang w:val="en-GB"/>
          </w:rPr>
          <w:t xml:space="preserve">their </w:t>
        </w:r>
      </w:ins>
      <w:ins w:id="2082" w:author="CAIZERGUES Alain" w:date="2023-09-15T11:42:00Z">
        <w:r w:rsidR="00692A92">
          <w:rPr>
            <w:lang w:val="en-GB"/>
          </w:rPr>
          <w:t>moult</w:t>
        </w:r>
      </w:ins>
      <w:del w:id="2083" w:author="CAIZERGUES Alain" w:date="2023-09-15T11:42:00Z">
        <w:r w:rsidRPr="00EB6FAE" w:rsidDel="00692A92">
          <w:rPr>
            <w:lang w:val="en-GB"/>
          </w:rPr>
          <w:delText>were suspected to moult and start to look like adult males</w:delText>
        </w:r>
      </w:del>
      <w:ins w:id="2084" w:author="CAIZERGUES Alain" w:date="2023-09-15T11:44:00Z">
        <w:r w:rsidR="00692A92">
          <w:rPr>
            <w:lang w:val="en-GB"/>
          </w:rPr>
          <w:t xml:space="preserve">, </w:t>
        </w:r>
      </w:ins>
      <w:del w:id="2085" w:author="CAIZERGUES Alain" w:date="2023-09-15T11:44:00Z">
        <w:r w:rsidRPr="00EB6FAE" w:rsidDel="00692A92">
          <w:rPr>
            <w:lang w:val="en-GB"/>
          </w:rPr>
          <w:delText xml:space="preserve">. This might partially </w:delText>
        </w:r>
      </w:del>
      <w:ins w:id="2086" w:author="CAIZERGUES Alain" w:date="2023-09-15T11:44:00Z">
        <w:r w:rsidR="00692A92" w:rsidRPr="00EB6FAE">
          <w:rPr>
            <w:lang w:val="en-GB"/>
          </w:rPr>
          <w:t>partially</w:t>
        </w:r>
        <w:r w:rsidR="00692A92">
          <w:rPr>
            <w:lang w:val="en-GB"/>
          </w:rPr>
          <w:t xml:space="preserve"> violating </w:t>
        </w:r>
      </w:ins>
      <w:del w:id="2087" w:author="CAIZERGUES Alain" w:date="2023-09-15T11:44:00Z">
        <w:r w:rsidRPr="00EB6FAE" w:rsidDel="00692A92">
          <w:rPr>
            <w:lang w:val="en-GB"/>
          </w:rPr>
          <w:delText xml:space="preserve">corrupt </w:delText>
        </w:r>
      </w:del>
      <w:r w:rsidRPr="00EB6FAE">
        <w:rPr>
          <w:lang w:val="en-GB"/>
        </w:rPr>
        <w:t xml:space="preserve">the assumption that male-like individuals </w:t>
      </w:r>
      <w:del w:id="2088" w:author="CAIZERGUES Alain" w:date="2023-09-26T11:31:00Z">
        <w:r w:rsidRPr="00EB6FAE" w:rsidDel="005C378C">
          <w:rPr>
            <w:lang w:val="en-GB"/>
          </w:rPr>
          <w:delText xml:space="preserve">corresponded </w:delText>
        </w:r>
      </w:del>
      <w:ins w:id="2089" w:author="CAIZERGUES Alain" w:date="2023-09-26T11:31:00Z">
        <w:r w:rsidR="005C378C">
          <w:rPr>
            <w:lang w:val="en-GB"/>
          </w:rPr>
          <w:t>wer</w:t>
        </w:r>
        <w:r w:rsidR="005C378C" w:rsidRPr="00EB6FAE">
          <w:rPr>
            <w:lang w:val="en-GB"/>
          </w:rPr>
          <w:t>e</w:t>
        </w:r>
      </w:ins>
      <w:del w:id="2090" w:author="CAIZERGUES Alain" w:date="2023-09-15T15:42:00Z">
        <w:r w:rsidRPr="00EB6FAE" w:rsidDel="00C36D60">
          <w:rPr>
            <w:lang w:val="en-GB"/>
          </w:rPr>
          <w:delText xml:space="preserve">only </w:delText>
        </w:r>
      </w:del>
      <w:del w:id="2091" w:author="CAIZERGUES Alain" w:date="2023-09-26T11:31:00Z">
        <w:r w:rsidRPr="00EB6FAE" w:rsidDel="005C378C">
          <w:rPr>
            <w:lang w:val="en-GB"/>
          </w:rPr>
          <w:delText>to</w:delText>
        </w:r>
      </w:del>
      <w:r w:rsidRPr="00EB6FAE">
        <w:rPr>
          <w:lang w:val="en-GB"/>
        </w:rPr>
        <w:t xml:space="preserve"> adult males</w:t>
      </w:r>
      <w:ins w:id="2092" w:author="CAIZERGUES Alain" w:date="2023-09-15T15:43:00Z">
        <w:r w:rsidR="00C36D60" w:rsidRPr="00C36D60">
          <w:rPr>
            <w:lang w:val="en-GB"/>
          </w:rPr>
          <w:t xml:space="preserve"> </w:t>
        </w:r>
        <w:r w:rsidR="00C36D60" w:rsidRPr="00EB6FAE">
          <w:rPr>
            <w:lang w:val="en-GB"/>
          </w:rPr>
          <w:t>only</w:t>
        </w:r>
      </w:ins>
      <w:ins w:id="2093" w:author="CAIZERGUES Alain" w:date="2023-09-15T15:03:00Z">
        <w:r w:rsidR="00196F4B">
          <w:rPr>
            <w:lang w:val="en-GB"/>
          </w:rPr>
          <w:t>,</w:t>
        </w:r>
      </w:ins>
      <w:ins w:id="2094" w:author="CAIZERGUES Alain" w:date="2023-09-15T11:44:00Z">
        <w:r w:rsidR="00692A92">
          <w:rPr>
            <w:lang w:val="en-GB"/>
          </w:rPr>
          <w:t xml:space="preserve"> and hence</w:t>
        </w:r>
      </w:ins>
      <w:ins w:id="2095" w:author="CAIZERGUES Alain" w:date="2023-09-15T15:02:00Z">
        <w:r w:rsidR="00196F4B">
          <w:rPr>
            <w:lang w:val="en-GB"/>
          </w:rPr>
          <w:t xml:space="preserve"> potentially</w:t>
        </w:r>
      </w:ins>
      <w:ins w:id="2096" w:author="CAIZERGUES Alain" w:date="2023-09-15T11:44:00Z">
        <w:r w:rsidR="00692A92">
          <w:rPr>
            <w:lang w:val="en-GB"/>
          </w:rPr>
          <w:t xml:space="preserve"> biasing our estimate</w:t>
        </w:r>
      </w:ins>
      <w:ins w:id="2097" w:author="CAIZERGUES Alain" w:date="2023-09-15T15:02:00Z">
        <w:r w:rsidR="00196F4B">
          <w:rPr>
            <w:lang w:val="en-GB"/>
          </w:rPr>
          <w:t>s</w:t>
        </w:r>
      </w:ins>
      <w:r w:rsidRPr="00EB6FAE">
        <w:rPr>
          <w:lang w:val="en-GB"/>
        </w:rPr>
        <w:t xml:space="preserve">. </w:t>
      </w:r>
      <w:ins w:id="2098" w:author="CAIZERGUES Alain" w:date="2023-09-15T11:42:00Z">
        <w:r w:rsidR="00692A92">
          <w:rPr>
            <w:lang w:val="en-GB"/>
          </w:rPr>
          <w:t xml:space="preserve"> </w:t>
        </w:r>
      </w:ins>
      <w:ins w:id="2099" w:author="CAIZERGUES Alain" w:date="2023-09-15T11:45:00Z">
        <w:r w:rsidR="00692A92">
          <w:rPr>
            <w:lang w:val="en-GB"/>
          </w:rPr>
          <w:t xml:space="preserve">Nevertheless, </w:t>
        </w:r>
      </w:ins>
      <w:del w:id="2100" w:author="CAIZERGUES Alain" w:date="2023-09-15T11:45:00Z">
        <w:r w:rsidRPr="00EB6FAE" w:rsidDel="00692A92">
          <w:rPr>
            <w:lang w:val="en-GB"/>
          </w:rPr>
          <w:delText>Even though</w:delText>
        </w:r>
      </w:del>
      <w:del w:id="2101" w:author="CAIZERGUES Alain" w:date="2023-09-15T11:46:00Z">
        <w:r w:rsidRPr="00EB6FAE" w:rsidDel="00692A92">
          <w:rPr>
            <w:lang w:val="en-GB"/>
          </w:rPr>
          <w:delText xml:space="preserve"> no data on adult survival rate were directly available (</w:delText>
        </w:r>
        <w:r w:rsidR="009D213B" w:rsidDel="00692A92">
          <w:fldChar w:fldCharType="begin"/>
        </w:r>
        <w:r w:rsidR="009D213B" w:rsidRPr="007D5C72" w:rsidDel="00692A92">
          <w:rPr>
            <w:lang w:val="en-GB"/>
            <w:rPrChange w:id="2102" w:author="CAIZERGUES Alain" w:date="2023-09-05T15:57:00Z">
              <w:rPr/>
            </w:rPrChange>
          </w:rPr>
          <w:delInstrText xml:space="preserve"> HYPERLINK \l "ref-Baldassarre2014" \h </w:delInstrText>
        </w:r>
        <w:r w:rsidR="009D213B" w:rsidDel="00692A92">
          <w:fldChar w:fldCharType="separate"/>
        </w:r>
        <w:r w:rsidRPr="00EB6FAE" w:rsidDel="00692A92">
          <w:rPr>
            <w:rStyle w:val="Lienhypertexte"/>
            <w:lang w:val="en-GB"/>
          </w:rPr>
          <w:delText>Baldassarre, 2014</w:delText>
        </w:r>
        <w:r w:rsidR="009D213B" w:rsidDel="00692A92">
          <w:rPr>
            <w:rStyle w:val="Lienhypertexte"/>
            <w:lang w:val="en-GB"/>
          </w:rPr>
          <w:fldChar w:fldCharType="end"/>
        </w:r>
        <w:r w:rsidRPr="00EB6FAE" w:rsidDel="00692A92">
          <w:rPr>
            <w:lang w:val="en-GB"/>
          </w:rPr>
          <w:delText xml:space="preserve">), the </w:delText>
        </w:r>
      </w:del>
      <w:ins w:id="2103" w:author="CAIZERGUES Alain" w:date="2023-09-15T11:46:00Z">
        <w:r w:rsidR="00692A92">
          <w:rPr>
            <w:lang w:val="en-GB"/>
          </w:rPr>
          <w:t xml:space="preserve">survival estimates </w:t>
        </w:r>
      </w:ins>
      <w:del w:id="2104" w:author="CAIZERGUES Alain" w:date="2023-09-15T11:46:00Z">
        <w:r w:rsidRPr="00EB6FAE" w:rsidDel="00692A92">
          <w:rPr>
            <w:lang w:val="en-GB"/>
          </w:rPr>
          <w:delText xml:space="preserve">values estimated </w:delText>
        </w:r>
      </w:del>
      <w:del w:id="2105" w:author="CAIZERGUES Alain" w:date="2023-09-19T15:56:00Z">
        <w:r w:rsidRPr="00EB6FAE" w:rsidDel="00A2036B">
          <w:rPr>
            <w:lang w:val="en-GB"/>
          </w:rPr>
          <w:delText xml:space="preserve">from </w:delText>
        </w:r>
      </w:del>
      <w:del w:id="2106" w:author="CAIZERGUES Alain" w:date="2023-09-15T11:46:00Z">
        <w:r w:rsidRPr="00EB6FAE" w:rsidDel="00692A92">
          <w:rPr>
            <w:lang w:val="en-GB"/>
          </w:rPr>
          <w:delText>the method</w:delText>
        </w:r>
      </w:del>
      <w:del w:id="2107" w:author="CAIZERGUES Alain" w:date="2023-09-19T15:56:00Z">
        <w:r w:rsidRPr="00EB6FAE" w:rsidDel="00A2036B">
          <w:rPr>
            <w:lang w:val="en-GB"/>
          </w:rPr>
          <w:delText xml:space="preserve"> </w:delText>
        </w:r>
      </w:del>
      <w:del w:id="2108" w:author="CAIZERGUES Alain" w:date="2023-09-15T11:46:00Z">
        <w:r w:rsidRPr="00EB6FAE" w:rsidDel="00692A92">
          <w:rPr>
            <w:lang w:val="en-GB"/>
          </w:rPr>
          <w:delText xml:space="preserve">developed inhere </w:delText>
        </w:r>
      </w:del>
      <w:ins w:id="2109" w:author="CAIZERGUES Alain" w:date="2023-09-15T11:46:00Z">
        <w:r w:rsidR="00692A92">
          <w:rPr>
            <w:lang w:val="en-GB"/>
          </w:rPr>
          <w:t xml:space="preserve">are </w:t>
        </w:r>
      </w:ins>
      <w:ins w:id="2110" w:author="CAIZERGUES Alain" w:date="2023-09-15T11:47:00Z">
        <w:r w:rsidR="00692A92">
          <w:rPr>
            <w:lang w:val="en-GB"/>
          </w:rPr>
          <w:t xml:space="preserve">within the range of those </w:t>
        </w:r>
      </w:ins>
      <w:del w:id="2111" w:author="CAIZERGUES Alain" w:date="2023-09-15T11:47:00Z">
        <w:r w:rsidRPr="00EB6FAE" w:rsidDel="00692A92">
          <w:rPr>
            <w:lang w:val="en-GB"/>
          </w:rPr>
          <w:delText xml:space="preserve">correspond to what is </w:delText>
        </w:r>
        <w:r w:rsidRPr="00EB6FAE" w:rsidDel="00692A92">
          <w:rPr>
            <w:lang w:val="en-GB"/>
          </w:rPr>
          <w:lastRenderedPageBreak/>
          <w:delText>observ</w:delText>
        </w:r>
      </w:del>
      <w:ins w:id="2112" w:author="CAIZERGUES Alain" w:date="2023-09-15T11:47:00Z">
        <w:r w:rsidR="00692A92">
          <w:rPr>
            <w:lang w:val="en-GB"/>
          </w:rPr>
          <w:t xml:space="preserve">reported for similar species </w:t>
        </w:r>
      </w:ins>
      <w:del w:id="2113" w:author="CAIZERGUES Alain" w:date="2023-09-15T11:47:00Z">
        <w:r w:rsidRPr="00EB6FAE" w:rsidDel="00692A92">
          <w:rPr>
            <w:lang w:val="en-GB"/>
          </w:rPr>
          <w:delText xml:space="preserve">ed in </w:delText>
        </w:r>
      </w:del>
      <w:del w:id="2114" w:author="CAIZERGUES Alain" w:date="2023-09-15T11:48:00Z">
        <w:r w:rsidRPr="00EB6FAE" w:rsidDel="00692A92">
          <w:rPr>
            <w:lang w:val="en-GB"/>
          </w:rPr>
          <w:delText xml:space="preserve">literature for species of similar weight </w:delText>
        </w:r>
      </w:del>
      <w:r w:rsidRPr="00EB6FAE">
        <w:rPr>
          <w:lang w:val="en-GB"/>
        </w:rPr>
        <w:t>(</w:t>
      </w:r>
      <w:r w:rsidR="00B83782">
        <w:fldChar w:fldCharType="begin"/>
      </w:r>
      <w:r w:rsidR="00B83782" w:rsidRPr="00B83782">
        <w:rPr>
          <w:lang w:val="en-GB"/>
          <w:rPrChange w:id="2115" w:author="CAIZERGUES Alain" w:date="2023-06-13T10:56:00Z">
            <w:rPr/>
          </w:rPrChange>
        </w:rPr>
        <w:instrText xml:space="preserve"> HYPERLINK \l "ref-Buxton2004" \h </w:instrText>
      </w:r>
      <w:r w:rsidR="00B83782">
        <w:fldChar w:fldCharType="separate"/>
      </w:r>
      <w:r w:rsidRPr="00EB6FAE">
        <w:rPr>
          <w:rStyle w:val="Lienhypertexte"/>
          <w:lang w:val="en-GB"/>
        </w:rPr>
        <w:t>Buxton et al., 2004</w:t>
      </w:r>
      <w:r w:rsidR="00B83782">
        <w:rPr>
          <w:rStyle w:val="Lienhypertexte"/>
          <w:lang w:val="en-GB"/>
        </w:rPr>
        <w:fldChar w:fldCharType="end"/>
      </w:r>
      <w:r w:rsidRPr="00EB6FAE">
        <w:rPr>
          <w:lang w:val="en-GB"/>
        </w:rPr>
        <w:t xml:space="preserve">; </w:t>
      </w:r>
      <w:r w:rsidR="00B83782">
        <w:fldChar w:fldCharType="begin"/>
      </w:r>
      <w:r w:rsidR="00B83782" w:rsidRPr="00B83782">
        <w:rPr>
          <w:lang w:val="en-GB"/>
          <w:rPrChange w:id="2116" w:author="CAIZERGUES Alain" w:date="2023-06-13T10:56:00Z">
            <w:rPr/>
          </w:rPrChange>
        </w:rPr>
        <w:instrText xml:space="preserve"> HYPERLINK \l "ref-Krementz1997" \h </w:instrText>
      </w:r>
      <w:r w:rsidR="00B83782">
        <w:fldChar w:fldCharType="separate"/>
      </w:r>
      <w:r w:rsidRPr="00EB6FAE">
        <w:rPr>
          <w:rStyle w:val="Lienhypertexte"/>
          <w:lang w:val="en-GB"/>
        </w:rPr>
        <w:t>Krementz et al., 1997</w:t>
      </w:r>
      <w:r w:rsidR="00B83782">
        <w:rPr>
          <w:rStyle w:val="Lienhypertexte"/>
          <w:lang w:val="en-GB"/>
        </w:rPr>
        <w:fldChar w:fldCharType="end"/>
      </w:r>
      <w:r w:rsidRPr="00EB6FAE">
        <w:rPr>
          <w:lang w:val="en-GB"/>
        </w:rPr>
        <w:t xml:space="preserve">; </w:t>
      </w:r>
      <w:r w:rsidR="00B83782">
        <w:fldChar w:fldCharType="begin"/>
      </w:r>
      <w:r w:rsidR="00B83782" w:rsidRPr="00B83782">
        <w:rPr>
          <w:lang w:val="en-GB"/>
          <w:rPrChange w:id="2117" w:author="CAIZERGUES Alain" w:date="2023-06-13T10:56:00Z">
            <w:rPr/>
          </w:rPrChange>
        </w:rPr>
        <w:instrText xml:space="preserve"> HYPERLINK \l "ref-Nichols1997" \h </w:instrText>
      </w:r>
      <w:r w:rsidR="00B83782">
        <w:fldChar w:fldCharType="separate"/>
      </w:r>
      <w:r w:rsidRPr="00EB6FAE">
        <w:rPr>
          <w:rStyle w:val="Lienhypertexte"/>
          <w:lang w:val="en-GB"/>
        </w:rPr>
        <w:t>Nichols et al., 1997</w:t>
      </w:r>
      <w:r w:rsidR="00B83782">
        <w:rPr>
          <w:rStyle w:val="Lienhypertexte"/>
          <w:lang w:val="en-GB"/>
        </w:rPr>
        <w:fldChar w:fldCharType="end"/>
      </w:r>
      <w:ins w:id="2118" w:author="CAIZERGUES Alain" w:date="2023-09-26T11:11:00Z">
        <w:r w:rsidR="001472EA">
          <w:rPr>
            <w:rStyle w:val="Lienhypertexte"/>
            <w:lang w:val="en-GB"/>
          </w:rPr>
          <w:t xml:space="preserve">, </w:t>
        </w:r>
      </w:ins>
      <w:proofErr w:type="spellStart"/>
      <w:ins w:id="2119" w:author="CAIZERGUES Alain" w:date="2023-09-26T11:13:00Z">
        <w:r w:rsidR="001472EA">
          <w:rPr>
            <w:rStyle w:val="Lienhypertexte"/>
            <w:lang w:val="en-GB"/>
          </w:rPr>
          <w:t>Buderman</w:t>
        </w:r>
        <w:proofErr w:type="spellEnd"/>
        <w:r w:rsidR="001472EA">
          <w:rPr>
            <w:rStyle w:val="Lienhypertexte"/>
            <w:lang w:val="en-GB"/>
          </w:rPr>
          <w:t xml:space="preserve"> et al. 2023</w:t>
        </w:r>
      </w:ins>
      <w:r w:rsidRPr="00EB6FAE">
        <w:rPr>
          <w:lang w:val="en-GB"/>
        </w:rPr>
        <w:t xml:space="preserve">). </w:t>
      </w:r>
      <w:ins w:id="2120" w:author="CAIZERGUES Alain" w:date="2023-09-15T11:48:00Z">
        <w:r w:rsidR="00692A92">
          <w:rPr>
            <w:lang w:val="en-GB"/>
          </w:rPr>
          <w:t xml:space="preserve"> </w:t>
        </w:r>
      </w:ins>
      <w:commentRangeStart w:id="2121"/>
      <w:del w:id="2122" w:author="CAIZERGUES Alain" w:date="2023-09-15T11:48:00Z">
        <w:r w:rsidRPr="00EB6FAE" w:rsidDel="00692A92">
          <w:rPr>
            <w:lang w:val="en-GB"/>
          </w:rPr>
          <w:delText>Then</w:delText>
        </w:r>
      </w:del>
      <w:ins w:id="2123" w:author="CAIZERGUES Alain" w:date="2023-09-15T11:48:00Z">
        <w:r w:rsidR="00692A92">
          <w:rPr>
            <w:lang w:val="en-GB"/>
          </w:rPr>
          <w:t>Moreover,</w:t>
        </w:r>
      </w:ins>
      <w:del w:id="2124" w:author="CAIZERGUES Alain" w:date="2023-09-15T11:48:00Z">
        <w:r w:rsidRPr="00EB6FAE" w:rsidDel="00692A92">
          <w:rPr>
            <w:lang w:val="en-GB"/>
          </w:rPr>
          <w:delText>,</w:delText>
        </w:r>
      </w:del>
      <w:r w:rsidRPr="00EB6FAE">
        <w:rPr>
          <w:lang w:val="en-GB"/>
        </w:rPr>
        <w:t xml:space="preserve"> the results </w:t>
      </w:r>
      <w:del w:id="2125" w:author="CAIZERGUES Alain" w:date="2023-09-15T15:00:00Z">
        <w:r w:rsidRPr="00EB6FAE" w:rsidDel="00196F4B">
          <w:rPr>
            <w:lang w:val="en-GB"/>
          </w:rPr>
          <w:delText xml:space="preserve">reflect </w:delText>
        </w:r>
      </w:del>
      <w:ins w:id="2126" w:author="CAIZERGUES Alain" w:date="2023-09-15T15:01:00Z">
        <w:r w:rsidR="00196F4B">
          <w:rPr>
            <w:lang w:val="en-GB"/>
          </w:rPr>
          <w:t>support</w:t>
        </w:r>
      </w:ins>
      <w:ins w:id="2127" w:author="CAIZERGUES Alain" w:date="2023-09-15T15:00:00Z">
        <w:r w:rsidR="00196F4B" w:rsidRPr="00EB6FAE">
          <w:rPr>
            <w:lang w:val="en-GB"/>
          </w:rPr>
          <w:t xml:space="preserve"> </w:t>
        </w:r>
      </w:ins>
      <w:r w:rsidRPr="00EB6FAE">
        <w:rPr>
          <w:lang w:val="en-GB"/>
        </w:rPr>
        <w:t xml:space="preserve">that there </w:t>
      </w:r>
      <w:del w:id="2128" w:author="CAIZERGUES Alain" w:date="2023-09-15T15:01:00Z">
        <w:r w:rsidRPr="00EB6FAE" w:rsidDel="00196F4B">
          <w:rPr>
            <w:lang w:val="en-GB"/>
          </w:rPr>
          <w:delText xml:space="preserve">was </w:delText>
        </w:r>
      </w:del>
      <w:ins w:id="2129" w:author="CAIZERGUES Alain" w:date="2023-09-15T15:01:00Z">
        <w:r w:rsidR="00196F4B" w:rsidRPr="00EB6FAE">
          <w:rPr>
            <w:lang w:val="en-GB"/>
          </w:rPr>
          <w:t>w</w:t>
        </w:r>
        <w:r w:rsidR="00196F4B">
          <w:rPr>
            <w:lang w:val="en-GB"/>
          </w:rPr>
          <w:t>ere</w:t>
        </w:r>
        <w:r w:rsidR="00196F4B" w:rsidRPr="00EB6FAE">
          <w:rPr>
            <w:lang w:val="en-GB"/>
          </w:rPr>
          <w:t xml:space="preserve"> </w:t>
        </w:r>
      </w:ins>
      <w:r w:rsidRPr="00EB6FAE">
        <w:rPr>
          <w:lang w:val="en-GB"/>
        </w:rPr>
        <w:t>no major scaling issue</w:t>
      </w:r>
      <w:ins w:id="2130" w:author="CAIZERGUES Alain" w:date="2023-09-15T15:01:00Z">
        <w:r w:rsidR="00196F4B">
          <w:rPr>
            <w:lang w:val="en-GB"/>
          </w:rPr>
          <w:t>s</w:t>
        </w:r>
      </w:ins>
      <w:r w:rsidRPr="00EB6FAE">
        <w:rPr>
          <w:lang w:val="en-GB"/>
        </w:rPr>
        <w:t xml:space="preserve"> using count data from mid-winter</w:t>
      </w:r>
      <w:commentRangeEnd w:id="2121"/>
      <w:r w:rsidR="005C378C">
        <w:rPr>
          <w:rStyle w:val="Marquedecommentaire"/>
        </w:rPr>
        <w:commentReference w:id="2121"/>
      </w:r>
      <w:del w:id="2131" w:author="CAIZERGUES Alain" w:date="2023-09-15T15:01:00Z">
        <w:r w:rsidRPr="00EB6FAE" w:rsidDel="00196F4B">
          <w:rPr>
            <w:lang w:val="en-GB"/>
          </w:rPr>
          <w:delText xml:space="preserve"> for European Ruddy duck populations</w:delText>
        </w:r>
      </w:del>
      <w:r w:rsidRPr="00EB6FAE">
        <w:rPr>
          <w:lang w:val="en-GB"/>
        </w:rPr>
        <w:t xml:space="preserve">. </w:t>
      </w:r>
      <w:ins w:id="2132" w:author="CAIZERGUES Alain" w:date="2023-09-15T11:48:00Z">
        <w:r w:rsidR="00692A92">
          <w:rPr>
            <w:lang w:val="en-GB"/>
          </w:rPr>
          <w:t xml:space="preserve"> </w:t>
        </w:r>
      </w:ins>
      <w:ins w:id="2133" w:author="CAIZERGUES Alain" w:date="2023-09-26T11:33:00Z">
        <w:r w:rsidR="005C378C">
          <w:rPr>
            <w:lang w:val="en-GB"/>
          </w:rPr>
          <w:t xml:space="preserve">The </w:t>
        </w:r>
      </w:ins>
      <w:ins w:id="2134" w:author="CAIZERGUES Alain" w:date="2023-09-15T15:04:00Z">
        <w:r w:rsidR="00196F4B">
          <w:rPr>
            <w:lang w:val="en-GB"/>
          </w:rPr>
          <w:t>be</w:t>
        </w:r>
      </w:ins>
      <w:ins w:id="2135" w:author="CAIZERGUES Alain" w:date="2023-09-15T15:05:00Z">
        <w:r w:rsidR="00196F4B">
          <w:rPr>
            <w:lang w:val="en-GB"/>
          </w:rPr>
          <w:t>s</w:t>
        </w:r>
      </w:ins>
      <w:ins w:id="2136" w:author="CAIZERGUES Alain" w:date="2023-09-15T15:04:00Z">
        <w:r w:rsidR="00196F4B">
          <w:rPr>
            <w:lang w:val="en-GB"/>
          </w:rPr>
          <w:t xml:space="preserve">t </w:t>
        </w:r>
      </w:ins>
      <w:del w:id="2137" w:author="CAIZERGUES Alain" w:date="2023-09-15T15:03:00Z">
        <w:r w:rsidRPr="00EB6FAE" w:rsidDel="00196F4B">
          <w:rPr>
            <w:lang w:val="en-GB"/>
          </w:rPr>
          <w:delText xml:space="preserve">In any case, </w:delText>
        </w:r>
      </w:del>
      <w:del w:id="2138" w:author="CAIZERGUES Alain" w:date="2023-09-15T15:04:00Z">
        <w:r w:rsidRPr="00EB6FAE" w:rsidDel="00196F4B">
          <w:rPr>
            <w:lang w:val="en-GB"/>
          </w:rPr>
          <w:delText xml:space="preserve">the </w:delText>
        </w:r>
      </w:del>
      <w:r w:rsidRPr="00EB6FAE">
        <w:rPr>
          <w:lang w:val="en-GB"/>
        </w:rPr>
        <w:t xml:space="preserve">time window of the count surveys </w:t>
      </w:r>
      <w:del w:id="2139" w:author="CAIZERGUES Alain" w:date="2023-09-15T15:03:00Z">
        <w:r w:rsidRPr="00EB6FAE" w:rsidDel="00196F4B">
          <w:rPr>
            <w:lang w:val="en-GB"/>
          </w:rPr>
          <w:delText xml:space="preserve">must </w:delText>
        </w:r>
      </w:del>
      <w:del w:id="2140" w:author="CAIZERGUES Alain" w:date="2023-09-15T15:04:00Z">
        <w:r w:rsidRPr="00EB6FAE" w:rsidDel="00196F4B">
          <w:rPr>
            <w:lang w:val="en-GB"/>
          </w:rPr>
          <w:delText>be chosen with care</w:delText>
        </w:r>
      </w:del>
      <w:del w:id="2141" w:author="CAIZERGUES Alain" w:date="2023-09-15T14:58:00Z">
        <w:r w:rsidRPr="00EB6FAE" w:rsidDel="00FB12A7">
          <w:rPr>
            <w:lang w:val="en-GB"/>
          </w:rPr>
          <w:delText>,</w:delText>
        </w:r>
      </w:del>
      <w:del w:id="2142" w:author="CAIZERGUES Alain" w:date="2023-09-15T15:04:00Z">
        <w:r w:rsidRPr="00EB6FAE" w:rsidDel="00196F4B">
          <w:rPr>
            <w:lang w:val="en-GB"/>
          </w:rPr>
          <w:delText xml:space="preserve"> </w:delText>
        </w:r>
      </w:del>
      <w:del w:id="2143" w:author="CAIZERGUES Alain" w:date="2023-09-15T14:58:00Z">
        <w:r w:rsidRPr="00EB6FAE" w:rsidDel="00FB12A7">
          <w:rPr>
            <w:lang w:val="en-GB"/>
          </w:rPr>
          <w:delText>i.e. </w:delText>
        </w:r>
      </w:del>
      <w:ins w:id="2144" w:author="CAIZERGUES Alain" w:date="2023-09-15T14:58:00Z">
        <w:r w:rsidR="00FB12A7">
          <w:rPr>
            <w:lang w:val="en-GB"/>
          </w:rPr>
          <w:t xml:space="preserve">corresponds to the time </w:t>
        </w:r>
      </w:ins>
      <w:ins w:id="2145" w:author="CAIZERGUES Alain" w:date="2023-09-15T15:05:00Z">
        <w:r w:rsidR="00196F4B">
          <w:rPr>
            <w:lang w:val="en-GB"/>
          </w:rPr>
          <w:t xml:space="preserve">preceding </w:t>
        </w:r>
      </w:ins>
      <w:del w:id="2146" w:author="CAIZERGUES Alain" w:date="2023-09-15T15:05:00Z">
        <w:r w:rsidRPr="00EB6FAE" w:rsidDel="00196F4B">
          <w:rPr>
            <w:lang w:val="en-GB"/>
          </w:rPr>
          <w:delText xml:space="preserve">just before </w:delText>
        </w:r>
      </w:del>
      <w:r w:rsidRPr="00EB6FAE">
        <w:rPr>
          <w:lang w:val="en-GB"/>
        </w:rPr>
        <w:t xml:space="preserve">the </w:t>
      </w:r>
      <w:ins w:id="2147" w:author="CAIZERGUES Alain" w:date="2023-09-15T14:58:00Z">
        <w:r w:rsidR="00FB12A7">
          <w:rPr>
            <w:lang w:val="en-GB"/>
          </w:rPr>
          <w:t xml:space="preserve">initiation of </w:t>
        </w:r>
      </w:ins>
      <w:r w:rsidRPr="00EB6FAE">
        <w:rPr>
          <w:lang w:val="en-GB"/>
        </w:rPr>
        <w:t>moult of immature males</w:t>
      </w:r>
      <w:ins w:id="2148" w:author="CAIZERGUES Alain" w:date="2023-09-15T14:59:00Z">
        <w:r w:rsidR="00FB12A7">
          <w:rPr>
            <w:lang w:val="en-GB"/>
          </w:rPr>
          <w:t>.</w:t>
        </w:r>
      </w:ins>
      <w:del w:id="2149" w:author="CAIZERGUES Alain" w:date="2023-09-15T15:07:00Z">
        <w:r w:rsidRPr="00EB6FAE" w:rsidDel="00196F4B">
          <w:rPr>
            <w:lang w:val="en-GB"/>
          </w:rPr>
          <w:delText>, to limit the bias of the outputs.</w:delText>
        </w:r>
      </w:del>
      <w:r w:rsidRPr="00EB6FAE">
        <w:rPr>
          <w:lang w:val="en-GB"/>
        </w:rPr>
        <w:t xml:space="preserve"> </w:t>
      </w:r>
      <w:ins w:id="2150" w:author="CAIZERGUES Alain" w:date="2023-09-15T15:07:00Z">
        <w:r w:rsidR="00196F4B">
          <w:rPr>
            <w:lang w:val="en-GB"/>
          </w:rPr>
          <w:t xml:space="preserve"> In some years</w:t>
        </w:r>
      </w:ins>
      <w:ins w:id="2151" w:author="CAIZERGUES Alain" w:date="2023-09-15T15:43:00Z">
        <w:r w:rsidR="00C36D60">
          <w:rPr>
            <w:lang w:val="en-GB"/>
          </w:rPr>
          <w:t>,</w:t>
        </w:r>
      </w:ins>
      <w:ins w:id="2152" w:author="CAIZERGUES Alain" w:date="2023-09-15T15:07:00Z">
        <w:r w:rsidR="00196F4B">
          <w:rPr>
            <w:lang w:val="en-GB"/>
          </w:rPr>
          <w:t xml:space="preserve"> </w:t>
        </w:r>
      </w:ins>
      <w:del w:id="2153" w:author="CAIZERGUES Alain" w:date="2023-09-15T15:07:00Z">
        <w:r w:rsidRPr="00EB6FAE" w:rsidDel="00196F4B">
          <w:rPr>
            <w:lang w:val="en-GB"/>
          </w:rPr>
          <w:delText xml:space="preserve">On a few years, </w:delText>
        </w:r>
      </w:del>
      <w:r w:rsidRPr="00EB6FAE">
        <w:rPr>
          <w:lang w:val="en-GB"/>
        </w:rPr>
        <w:t xml:space="preserve">the </w:t>
      </w:r>
      <w:ins w:id="2154" w:author="CAIZERGUES Alain" w:date="2023-09-15T15:07:00Z">
        <w:r w:rsidR="00196F4B">
          <w:rPr>
            <w:lang w:val="en-GB"/>
          </w:rPr>
          <w:t xml:space="preserve">estimated </w:t>
        </w:r>
      </w:ins>
      <w:ins w:id="2155" w:author="CAIZERGUES Alain" w:date="2023-09-15T15:08:00Z">
        <w:r w:rsidR="00196F4B">
          <w:rPr>
            <w:lang w:val="en-GB"/>
          </w:rPr>
          <w:t>value</w:t>
        </w:r>
      </w:ins>
      <w:ins w:id="2156" w:author="CAIZERGUES Alain" w:date="2023-09-15T15:43:00Z">
        <w:r w:rsidR="00C36D60">
          <w:rPr>
            <w:lang w:val="en-GB"/>
          </w:rPr>
          <w:t>s</w:t>
        </w:r>
      </w:ins>
      <w:ins w:id="2157" w:author="CAIZERGUES Alain" w:date="2023-09-15T15:08:00Z">
        <w:r w:rsidR="00196F4B">
          <w:rPr>
            <w:lang w:val="en-GB"/>
          </w:rPr>
          <w:t xml:space="preserve"> of </w:t>
        </w:r>
      </w:ins>
      <w:del w:id="2158" w:author="CAIZERGUES Alain" w:date="2023-09-15T15:08:00Z">
        <w:r w:rsidRPr="00EB6FAE" w:rsidDel="00196F4B">
          <w:rPr>
            <w:lang w:val="en-GB"/>
          </w:rPr>
          <w:delText xml:space="preserve">values of </w:delText>
        </w:r>
      </w:del>
      <w:r w:rsidRPr="00EB6FAE">
        <w:rPr>
          <w:lang w:val="en-GB"/>
        </w:rPr>
        <w:t xml:space="preserve">adult survival </w:t>
      </w:r>
      <w:del w:id="2159" w:author="CAIZERGUES Alain" w:date="2023-09-15T15:08:00Z">
        <w:r w:rsidRPr="00EB6FAE" w:rsidDel="00196F4B">
          <w:rPr>
            <w:lang w:val="en-GB"/>
          </w:rPr>
          <w:delText xml:space="preserve">rate </w:delText>
        </w:r>
      </w:del>
      <w:r w:rsidRPr="00EB6FAE">
        <w:rPr>
          <w:lang w:val="en-GB"/>
        </w:rPr>
        <w:t xml:space="preserve">were outside the range of expected values even if they were never significantly </w:t>
      </w:r>
      <w:ins w:id="2160" w:author="CAIZERGUES Alain" w:date="2023-09-15T15:08:00Z">
        <w:r w:rsidR="00196F4B">
          <w:rPr>
            <w:lang w:val="en-GB"/>
          </w:rPr>
          <w:t>exceed</w:t>
        </w:r>
      </w:ins>
      <w:del w:id="2161" w:author="CAIZERGUES Alain" w:date="2023-09-15T15:08:00Z">
        <w:r w:rsidRPr="00EB6FAE" w:rsidDel="00196F4B">
          <w:rPr>
            <w:lang w:val="en-GB"/>
          </w:rPr>
          <w:delText>over</w:delText>
        </w:r>
      </w:del>
      <w:r w:rsidRPr="00EB6FAE">
        <w:rPr>
          <w:lang w:val="en-GB"/>
        </w:rPr>
        <w:t xml:space="preserve"> 1. </w:t>
      </w:r>
      <w:ins w:id="2162" w:author="CAIZERGUES Alain" w:date="2023-09-15T15:08:00Z">
        <w:r w:rsidR="00196F4B">
          <w:rPr>
            <w:lang w:val="en-GB"/>
          </w:rPr>
          <w:t xml:space="preserve"> </w:t>
        </w:r>
      </w:ins>
      <w:del w:id="2163" w:author="CAIZERGUES Alain" w:date="2023-09-15T15:08:00Z">
        <w:r w:rsidRPr="00EB6FAE" w:rsidDel="004E3D40">
          <w:rPr>
            <w:lang w:val="en-GB"/>
          </w:rPr>
          <w:delText>A likely</w:delText>
        </w:r>
      </w:del>
      <w:ins w:id="2164" w:author="CAIZERGUES Alain" w:date="2023-09-15T15:08:00Z">
        <w:r w:rsidR="004E3D40">
          <w:rPr>
            <w:lang w:val="en-GB"/>
          </w:rPr>
          <w:t>One possible</w:t>
        </w:r>
      </w:ins>
      <w:r w:rsidRPr="00EB6FAE">
        <w:rPr>
          <w:lang w:val="en-GB"/>
        </w:rPr>
        <w:t xml:space="preserve"> </w:t>
      </w:r>
      <w:del w:id="2165" w:author="CAIZERGUES Alain" w:date="2023-09-15T15:08:00Z">
        <w:r w:rsidRPr="00EB6FAE" w:rsidDel="004E3D40">
          <w:rPr>
            <w:lang w:val="en-GB"/>
          </w:rPr>
          <w:delText xml:space="preserve">reason </w:delText>
        </w:r>
      </w:del>
      <w:ins w:id="2166" w:author="CAIZERGUES Alain" w:date="2023-09-15T15:08:00Z">
        <w:r w:rsidR="004E3D40">
          <w:rPr>
            <w:lang w:val="en-GB"/>
          </w:rPr>
          <w:t xml:space="preserve">explanation for </w:t>
        </w:r>
      </w:ins>
      <w:del w:id="2167" w:author="CAIZERGUES Alain" w:date="2023-09-15T15:09:00Z">
        <w:r w:rsidRPr="00EB6FAE" w:rsidDel="004E3D40">
          <w:rPr>
            <w:lang w:val="en-GB"/>
          </w:rPr>
          <w:delText xml:space="preserve">to </w:delText>
        </w:r>
      </w:del>
      <w:r w:rsidRPr="00EB6FAE">
        <w:rPr>
          <w:lang w:val="en-GB"/>
        </w:rPr>
        <w:t xml:space="preserve">these </w:t>
      </w:r>
      <w:ins w:id="2168" w:author="CAIZERGUES Alain" w:date="2023-09-15T15:44:00Z">
        <w:r w:rsidR="00C36D60">
          <w:rPr>
            <w:lang w:val="en-GB"/>
          </w:rPr>
          <w:t>discrepancies</w:t>
        </w:r>
      </w:ins>
      <w:ins w:id="2169" w:author="CAIZERGUES Alain" w:date="2023-09-15T15:43:00Z">
        <w:r w:rsidR="00C36D60">
          <w:rPr>
            <w:lang w:val="en-GB"/>
          </w:rPr>
          <w:t xml:space="preserve"> </w:t>
        </w:r>
      </w:ins>
      <w:del w:id="2170" w:author="CAIZERGUES Alain" w:date="2023-09-15T15:44:00Z">
        <w:r w:rsidRPr="00EB6FAE" w:rsidDel="00C36D60">
          <w:rPr>
            <w:lang w:val="en-GB"/>
          </w:rPr>
          <w:delText xml:space="preserve">extreme values </w:delText>
        </w:r>
      </w:del>
      <w:r w:rsidRPr="00EB6FAE">
        <w:rPr>
          <w:lang w:val="en-GB"/>
        </w:rPr>
        <w:t xml:space="preserve">is </w:t>
      </w:r>
      <w:del w:id="2171" w:author="CAIZERGUES Alain" w:date="2023-09-15T15:09:00Z">
        <w:r w:rsidRPr="00EB6FAE" w:rsidDel="004E3D40">
          <w:rPr>
            <w:lang w:val="en-GB"/>
          </w:rPr>
          <w:delText>a corruption</w:delText>
        </w:r>
      </w:del>
      <w:ins w:id="2172" w:author="CAIZERGUES Alain" w:date="2023-09-15T15:09:00Z">
        <w:r w:rsidR="004E3D40">
          <w:rPr>
            <w:lang w:val="en-GB"/>
          </w:rPr>
          <w:t xml:space="preserve">a violation of </w:t>
        </w:r>
      </w:ins>
      <w:del w:id="2173" w:author="CAIZERGUES Alain" w:date="2023-09-15T15:09:00Z">
        <w:r w:rsidRPr="00EB6FAE" w:rsidDel="004E3D40">
          <w:rPr>
            <w:lang w:val="en-GB"/>
          </w:rPr>
          <w:delText xml:space="preserve"> of </w:delText>
        </w:r>
      </w:del>
      <w:r w:rsidRPr="00EB6FAE">
        <w:rPr>
          <w:lang w:val="en-GB"/>
        </w:rPr>
        <w:t xml:space="preserve">the </w:t>
      </w:r>
      <w:ins w:id="2174" w:author="CAIZERGUES Alain" w:date="2023-09-15T15:09:00Z">
        <w:r w:rsidR="004E3D40">
          <w:rPr>
            <w:lang w:val="en-GB"/>
          </w:rPr>
          <w:t>“</w:t>
        </w:r>
      </w:ins>
      <w:r w:rsidRPr="00EB6FAE">
        <w:rPr>
          <w:lang w:val="en-GB"/>
        </w:rPr>
        <w:t>closed population</w:t>
      </w:r>
      <w:ins w:id="2175" w:author="CAIZERGUES Alain" w:date="2023-09-15T15:09:00Z">
        <w:r w:rsidR="004E3D40">
          <w:rPr>
            <w:lang w:val="en-GB"/>
          </w:rPr>
          <w:t>”</w:t>
        </w:r>
      </w:ins>
      <w:r w:rsidRPr="00EB6FAE">
        <w:rPr>
          <w:lang w:val="en-GB"/>
        </w:rPr>
        <w:t xml:space="preserve"> assumption</w:t>
      </w:r>
      <w:del w:id="2176" w:author="CAIZERGUES Alain" w:date="2023-09-15T15:09:00Z">
        <w:r w:rsidRPr="00EB6FAE" w:rsidDel="004E3D40">
          <w:rPr>
            <w:lang w:val="en-GB"/>
          </w:rPr>
          <w:delText xml:space="preserve"> during some years</w:delText>
        </w:r>
      </w:del>
      <w:r w:rsidRPr="00EB6FAE">
        <w:rPr>
          <w:lang w:val="en-GB"/>
        </w:rPr>
        <w:t xml:space="preserve">. </w:t>
      </w:r>
      <w:ins w:id="2177" w:author="CAIZERGUES Alain" w:date="2023-09-15T15:46:00Z">
        <w:r w:rsidR="00173841">
          <w:rPr>
            <w:lang w:val="en-GB"/>
          </w:rPr>
          <w:t xml:space="preserve"> </w:t>
        </w:r>
      </w:ins>
      <w:r w:rsidRPr="00EB6FAE">
        <w:rPr>
          <w:lang w:val="en-GB"/>
        </w:rPr>
        <w:t xml:space="preserve">Indeed, </w:t>
      </w:r>
      <w:ins w:id="2178" w:author="CAIZERGUES Alain" w:date="2023-09-15T15:09:00Z">
        <w:r w:rsidR="004E3D40">
          <w:rPr>
            <w:lang w:val="en-GB"/>
          </w:rPr>
          <w:t xml:space="preserve">despite ringing data suggest that </w:t>
        </w:r>
      </w:ins>
      <w:ins w:id="2179" w:author="CAIZERGUES Alain" w:date="2023-09-15T15:10:00Z">
        <w:r w:rsidR="004E3D40">
          <w:rPr>
            <w:lang w:val="en-GB"/>
          </w:rPr>
          <w:t>Ruddy ducks do not undertake long-distance seasonal movements</w:t>
        </w:r>
      </w:ins>
      <w:ins w:id="2180" w:author="CAIZERGUES Alain" w:date="2023-09-15T15:11:00Z">
        <w:r w:rsidR="004E3D40">
          <w:rPr>
            <w:lang w:val="en-GB"/>
          </w:rPr>
          <w:t xml:space="preserve"> (citer les </w:t>
        </w:r>
        <w:proofErr w:type="spellStart"/>
        <w:r w:rsidR="004E3D40">
          <w:rPr>
            <w:lang w:val="en-GB"/>
          </w:rPr>
          <w:t>anglais</w:t>
        </w:r>
        <w:proofErr w:type="spellEnd"/>
        <w:r w:rsidR="004E3D40">
          <w:rPr>
            <w:lang w:val="en-GB"/>
          </w:rPr>
          <w:t>)</w:t>
        </w:r>
      </w:ins>
      <w:ins w:id="2181" w:author="CAIZERGUES Alain" w:date="2023-09-15T15:10:00Z">
        <w:r w:rsidR="004E3D40">
          <w:rPr>
            <w:lang w:val="en-GB"/>
          </w:rPr>
          <w:t xml:space="preserve">, </w:t>
        </w:r>
      </w:ins>
      <w:ins w:id="2182" w:author="CAIZERGUES Alain" w:date="2023-09-26T11:34:00Z">
        <w:r w:rsidR="005C378C">
          <w:rPr>
            <w:lang w:val="en-GB"/>
          </w:rPr>
          <w:t>one</w:t>
        </w:r>
      </w:ins>
      <w:ins w:id="2183" w:author="CAIZERGUES Alain" w:date="2023-09-15T15:09:00Z">
        <w:r w:rsidR="004E3D40">
          <w:rPr>
            <w:lang w:val="en-GB"/>
          </w:rPr>
          <w:t xml:space="preserve"> cannot </w:t>
        </w:r>
      </w:ins>
      <w:ins w:id="2184" w:author="CAIZERGUES Alain" w:date="2023-09-15T15:10:00Z">
        <w:r w:rsidR="004E3D40">
          <w:rPr>
            <w:lang w:val="en-GB"/>
          </w:rPr>
          <w:t xml:space="preserve">totally rule out </w:t>
        </w:r>
      </w:ins>
      <w:ins w:id="2185" w:author="CAIZERGUES Alain" w:date="2023-09-15T15:44:00Z">
        <w:r w:rsidR="00C36D60">
          <w:rPr>
            <w:lang w:val="en-GB"/>
          </w:rPr>
          <w:t>that immigration occurred</w:t>
        </w:r>
      </w:ins>
      <w:del w:id="2186" w:author="CAIZERGUES Alain" w:date="2023-09-15T15:44:00Z">
        <w:r w:rsidRPr="00EB6FAE" w:rsidDel="00C36D60">
          <w:rPr>
            <w:lang w:val="en-GB"/>
          </w:rPr>
          <w:delText>if there is an arrival from another Ruddy duck population</w:delText>
        </w:r>
      </w:del>
      <w:r w:rsidRPr="00EB6FAE">
        <w:rPr>
          <w:lang w:val="en-GB"/>
        </w:rPr>
        <w:t xml:space="preserve">, </w:t>
      </w:r>
      <w:ins w:id="2187" w:author="CAIZERGUES Alain" w:date="2023-09-15T15:44:00Z">
        <w:r w:rsidR="00C36D60" w:rsidRPr="00C36D60">
          <w:rPr>
            <w:highlight w:val="yellow"/>
            <w:lang w:val="en-GB"/>
            <w:rPrChange w:id="2188" w:author="CAIZERGUES Alain" w:date="2023-09-15T15:45:00Z">
              <w:rPr>
                <w:lang w:val="en-GB"/>
              </w:rPr>
            </w:rPrChange>
          </w:rPr>
          <w:t xml:space="preserve">variations in </w:t>
        </w:r>
      </w:ins>
      <w:del w:id="2189" w:author="CAIZERGUES Alain" w:date="2023-09-15T15:44:00Z">
        <w:r w:rsidRPr="00C36D60" w:rsidDel="00C36D60">
          <w:rPr>
            <w:highlight w:val="yellow"/>
            <w:lang w:val="en-GB"/>
            <w:rPrChange w:id="2190" w:author="CAIZERGUES Alain" w:date="2023-09-15T15:45:00Z">
              <w:rPr>
                <w:lang w:val="en-GB"/>
              </w:rPr>
            </w:rPrChange>
          </w:rPr>
          <w:delText xml:space="preserve">the true </w:delText>
        </w:r>
      </w:del>
      <w:r w:rsidRPr="00C36D60">
        <w:rPr>
          <w:highlight w:val="yellow"/>
          <w:lang w:val="en-GB"/>
          <w:rPrChange w:id="2191" w:author="CAIZERGUES Alain" w:date="2023-09-15T15:45:00Z">
            <w:rPr>
              <w:lang w:val="en-GB"/>
            </w:rPr>
          </w:rPrChange>
        </w:rPr>
        <w:t xml:space="preserve">recruitment cannot explain by itself the population growth and leads to an adult survival combining true adult survival and adult </w:t>
      </w:r>
      <w:commentRangeStart w:id="2192"/>
      <w:r w:rsidRPr="00C36D60">
        <w:rPr>
          <w:highlight w:val="yellow"/>
          <w:lang w:val="en-GB"/>
          <w:rPrChange w:id="2193" w:author="CAIZERGUES Alain" w:date="2023-09-15T15:45:00Z">
            <w:rPr>
              <w:lang w:val="en-GB"/>
            </w:rPr>
          </w:rPrChange>
        </w:rPr>
        <w:t>immigration</w:t>
      </w:r>
      <w:commentRangeEnd w:id="2192"/>
      <w:r w:rsidR="00C36D60">
        <w:rPr>
          <w:rStyle w:val="Marquedecommentaire"/>
        </w:rPr>
        <w:commentReference w:id="2192"/>
      </w:r>
      <w:r w:rsidRPr="00C36D60">
        <w:rPr>
          <w:highlight w:val="yellow"/>
          <w:lang w:val="en-GB"/>
          <w:rPrChange w:id="2194" w:author="CAIZERGUES Alain" w:date="2023-09-15T15:45:00Z">
            <w:rPr>
              <w:lang w:val="en-GB"/>
            </w:rPr>
          </w:rPrChange>
        </w:rPr>
        <w:t>.</w:t>
      </w:r>
      <w:r w:rsidRPr="00EB6FAE">
        <w:rPr>
          <w:lang w:val="en-GB"/>
        </w:rPr>
        <w:t xml:space="preserve"> </w:t>
      </w:r>
      <w:ins w:id="2195" w:author="CAIZERGUES Alain" w:date="2023-09-19T15:57:00Z">
        <w:r w:rsidR="00A2036B">
          <w:rPr>
            <w:lang w:val="en-GB"/>
          </w:rPr>
          <w:t xml:space="preserve"> </w:t>
        </w:r>
      </w:ins>
      <w:del w:id="2196" w:author="CAIZERGUES Alain" w:date="2023-09-19T15:57:00Z">
        <w:r w:rsidRPr="00EB6FAE" w:rsidDel="00A2036B">
          <w:rPr>
            <w:lang w:val="en-GB"/>
          </w:rPr>
          <w:delText xml:space="preserve">For </w:delText>
        </w:r>
      </w:del>
      <w:ins w:id="2197" w:author="CAIZERGUES Alain" w:date="2023-09-19T15:57:00Z">
        <w:r w:rsidR="00A2036B">
          <w:rPr>
            <w:lang w:val="en-GB"/>
          </w:rPr>
          <w:t>Concerning</w:t>
        </w:r>
        <w:r w:rsidR="00A2036B" w:rsidRPr="00EB6FAE">
          <w:rPr>
            <w:lang w:val="en-GB"/>
          </w:rPr>
          <w:t xml:space="preserve"> </w:t>
        </w:r>
      </w:ins>
      <w:r w:rsidRPr="00EB6FAE">
        <w:rPr>
          <w:lang w:val="en-GB"/>
        </w:rPr>
        <w:t xml:space="preserve">the FR population, </w:t>
      </w:r>
      <w:ins w:id="2198" w:author="CAIZERGUES Alain" w:date="2023-09-19T15:58:00Z">
        <w:r w:rsidR="00A2036B">
          <w:rPr>
            <w:lang w:val="en-GB"/>
          </w:rPr>
          <w:t xml:space="preserve">out of range </w:t>
        </w:r>
      </w:ins>
      <w:del w:id="2199" w:author="CAIZERGUES Alain" w:date="2023-09-19T15:58:00Z">
        <w:r w:rsidRPr="00EB6FAE" w:rsidDel="00A2036B">
          <w:rPr>
            <w:lang w:val="en-GB"/>
          </w:rPr>
          <w:delText xml:space="preserve">upper </w:delText>
        </w:r>
      </w:del>
      <w:r w:rsidRPr="00EB6FAE">
        <w:rPr>
          <w:lang w:val="en-GB"/>
        </w:rPr>
        <w:t xml:space="preserve">outliers of </w:t>
      </w:r>
      <w:ins w:id="2200" w:author="CAIZERGUES Alain" w:date="2023-09-19T15:58:00Z">
        <w:r w:rsidR="00A2036B">
          <w:rPr>
            <w:lang w:val="en-GB"/>
          </w:rPr>
          <w:t xml:space="preserve">both </w:t>
        </w:r>
      </w:ins>
      <w:r w:rsidRPr="00EB6FAE">
        <w:rPr>
          <w:lang w:val="en-GB"/>
        </w:rPr>
        <w:t xml:space="preserve">recruitment </w:t>
      </w:r>
      <w:del w:id="2201" w:author="CAIZERGUES Alain" w:date="2023-09-19T15:58:00Z">
        <w:r w:rsidRPr="00EB6FAE" w:rsidDel="00A2036B">
          <w:rPr>
            <w:lang w:val="en-GB"/>
          </w:rPr>
          <w:delText xml:space="preserve">rates </w:delText>
        </w:r>
      </w:del>
      <w:r w:rsidRPr="00EB6FAE">
        <w:rPr>
          <w:lang w:val="en-GB"/>
        </w:rPr>
        <w:t xml:space="preserve">and survival rates were observed in 2002 and 2012, suggesting </w:t>
      </w:r>
      <w:ins w:id="2202" w:author="CAIZERGUES Alain" w:date="2023-09-15T15:45:00Z">
        <w:r w:rsidR="00C36D60">
          <w:rPr>
            <w:lang w:val="en-GB"/>
          </w:rPr>
          <w:t xml:space="preserve">significant </w:t>
        </w:r>
      </w:ins>
      <w:r w:rsidRPr="00EB6FAE">
        <w:rPr>
          <w:lang w:val="en-GB"/>
        </w:rPr>
        <w:t>immigration events during these years.</w:t>
      </w:r>
    </w:p>
    <w:p w14:paraId="08B3A6BA" w14:textId="0184744C" w:rsidR="00AC35CD" w:rsidRPr="00EB6FAE" w:rsidRDefault="00B404E8">
      <w:pPr>
        <w:pStyle w:val="Corpsdetexte"/>
        <w:spacing w:line="480" w:lineRule="auto"/>
        <w:ind w:firstLine="720"/>
        <w:jc w:val="both"/>
        <w:rPr>
          <w:lang w:val="en-GB"/>
        </w:rPr>
        <w:pPrChange w:id="2203" w:author="CAIZERGUES Alain" w:date="2023-09-19T17:40:00Z">
          <w:pPr>
            <w:pStyle w:val="Corpsdetexte"/>
          </w:pPr>
        </w:pPrChange>
      </w:pPr>
      <w:r w:rsidRPr="00EB6FAE">
        <w:rPr>
          <w:lang w:val="en-GB"/>
        </w:rPr>
        <w:t xml:space="preserve">The theoretical maximum </w:t>
      </w:r>
      <w:del w:id="2204" w:author="CAIZERGUES Alain" w:date="2023-09-15T15:48:00Z">
        <w:r w:rsidRPr="00EB6FAE" w:rsidDel="00173841">
          <w:rPr>
            <w:lang w:val="en-GB"/>
          </w:rPr>
          <w:delText xml:space="preserve">of the </w:delText>
        </w:r>
      </w:del>
      <w:r w:rsidRPr="00EB6FAE">
        <w:rPr>
          <w:lang w:val="en-GB"/>
        </w:rPr>
        <w:t>population growth rate is a</w:t>
      </w:r>
      <w:ins w:id="2205" w:author="CAIZERGUES Alain" w:date="2023-09-15T15:49:00Z">
        <w:r w:rsidR="00173841">
          <w:rPr>
            <w:lang w:val="en-GB"/>
          </w:rPr>
          <w:t xml:space="preserve">n inherent trait related to the demographic </w:t>
        </w:r>
      </w:ins>
      <w:ins w:id="2206" w:author="CAIZERGUES Alain" w:date="2023-09-19T16:01:00Z">
        <w:r w:rsidR="00A25062">
          <w:rPr>
            <w:lang w:val="en-GB"/>
          </w:rPr>
          <w:t>characteristics of a species</w:t>
        </w:r>
      </w:ins>
      <w:ins w:id="2207" w:author="CAIZERGUES Alain" w:date="2023-09-15T15:49:00Z">
        <w:r w:rsidR="00173841">
          <w:rPr>
            <w:lang w:val="en-GB"/>
          </w:rPr>
          <w:t xml:space="preserve"> </w:t>
        </w:r>
      </w:ins>
      <w:del w:id="2208" w:author="CAIZERGUES Alain" w:date="2023-09-15T15:49:00Z">
        <w:r w:rsidRPr="00EB6FAE" w:rsidDel="00173841">
          <w:rPr>
            <w:lang w:val="en-GB"/>
          </w:rPr>
          <w:delText xml:space="preserve"> potential which is determined by intrinsic life history traits of </w:delText>
        </w:r>
      </w:del>
      <w:del w:id="2209" w:author="CAIZERGUES Alain" w:date="2023-09-15T15:50:00Z">
        <w:r w:rsidRPr="00EB6FAE" w:rsidDel="00173841">
          <w:rPr>
            <w:lang w:val="en-GB"/>
          </w:rPr>
          <w:delText xml:space="preserve">a species </w:delText>
        </w:r>
      </w:del>
      <w:r w:rsidRPr="00EB6FAE">
        <w:rPr>
          <w:lang w:val="en-GB"/>
        </w:rPr>
        <w:t>(</w:t>
      </w:r>
      <w:proofErr w:type="spellStart"/>
      <w:r w:rsidR="009D213B">
        <w:fldChar w:fldCharType="begin"/>
      </w:r>
      <w:r w:rsidR="009D213B" w:rsidRPr="007D5C72">
        <w:rPr>
          <w:lang w:val="en-GB"/>
          <w:rPrChange w:id="2210" w:author="CAIZERGUES Alain" w:date="2023-09-05T15:57:00Z">
            <w:rPr/>
          </w:rPrChange>
        </w:rPr>
        <w:instrText xml:space="preserve"> HYPERLINK \l "ref-Dmitriew2010" \h </w:instrText>
      </w:r>
      <w:r w:rsidR="009D213B">
        <w:fldChar w:fldCharType="separate"/>
      </w:r>
      <w:r w:rsidRPr="00EB6FAE">
        <w:rPr>
          <w:rStyle w:val="Lienhypertexte"/>
          <w:lang w:val="en-GB"/>
        </w:rPr>
        <w:t>Dmitriew</w:t>
      </w:r>
      <w:proofErr w:type="spellEnd"/>
      <w:r w:rsidRPr="00EB6FAE">
        <w:rPr>
          <w:rStyle w:val="Lienhypertexte"/>
          <w:lang w:val="en-GB"/>
        </w:rPr>
        <w:t>, 2010</w:t>
      </w:r>
      <w:r w:rsidR="009D213B">
        <w:rPr>
          <w:rStyle w:val="Lienhypertexte"/>
          <w:lang w:val="en-GB"/>
        </w:rPr>
        <w:fldChar w:fldCharType="end"/>
      </w:r>
      <w:r w:rsidRPr="00EB6FAE">
        <w:rPr>
          <w:lang w:val="en-GB"/>
        </w:rPr>
        <w:t xml:space="preserve">; </w:t>
      </w:r>
      <w:r w:rsidR="00B83782">
        <w:fldChar w:fldCharType="begin"/>
      </w:r>
      <w:r w:rsidR="00B83782" w:rsidRPr="00B83782">
        <w:rPr>
          <w:lang w:val="en-GB"/>
          <w:rPrChange w:id="2211" w:author="CAIZERGUES Alain" w:date="2023-06-13T10:56:00Z">
            <w:rPr/>
          </w:rPrChange>
        </w:rPr>
        <w:instrText xml:space="preserve"> HYPERLINK \l "ref-Niel2005" \h </w:instrText>
      </w:r>
      <w:r w:rsidR="00B83782">
        <w:fldChar w:fldCharType="separate"/>
      </w:r>
      <w:proofErr w:type="spellStart"/>
      <w:r w:rsidRPr="00EB6FAE">
        <w:rPr>
          <w:rStyle w:val="Lienhypertexte"/>
          <w:lang w:val="en-GB"/>
        </w:rPr>
        <w:t>Niel</w:t>
      </w:r>
      <w:proofErr w:type="spellEnd"/>
      <w:r w:rsidRPr="00EB6FAE">
        <w:rPr>
          <w:rStyle w:val="Lienhypertexte"/>
          <w:lang w:val="en-GB"/>
        </w:rPr>
        <w:t>, 2005</w:t>
      </w:r>
      <w:r w:rsidR="00B83782">
        <w:rPr>
          <w:rStyle w:val="Lienhypertexte"/>
          <w:lang w:val="en-GB"/>
        </w:rPr>
        <w:fldChar w:fldCharType="end"/>
      </w:r>
      <w:r w:rsidRPr="00EB6FAE">
        <w:rPr>
          <w:lang w:val="en-GB"/>
        </w:rPr>
        <w:t xml:space="preserve">). </w:t>
      </w:r>
      <w:ins w:id="2212" w:author="CAIZERGUES Alain" w:date="2023-09-15T15:50:00Z">
        <w:r w:rsidR="00173841">
          <w:rPr>
            <w:lang w:val="en-GB"/>
          </w:rPr>
          <w:t xml:space="preserve"> </w:t>
        </w:r>
      </w:ins>
      <w:r w:rsidRPr="00EB6FAE">
        <w:rPr>
          <w:lang w:val="en-GB"/>
        </w:rPr>
        <w:t xml:space="preserve">This </w:t>
      </w:r>
      <w:del w:id="2213" w:author="CAIZERGUES Alain" w:date="2023-09-15T15:50:00Z">
        <w:r w:rsidRPr="00EB6FAE" w:rsidDel="00173841">
          <w:rPr>
            <w:lang w:val="en-GB"/>
          </w:rPr>
          <w:delText xml:space="preserve">potential </w:delText>
        </w:r>
      </w:del>
      <w:ins w:id="2214" w:author="CAIZERGUES Alain" w:date="2023-09-15T15:50:00Z">
        <w:r w:rsidR="00173841">
          <w:rPr>
            <w:lang w:val="en-GB"/>
          </w:rPr>
          <w:t>trait</w:t>
        </w:r>
        <w:r w:rsidR="00173841" w:rsidRPr="00EB6FAE">
          <w:rPr>
            <w:lang w:val="en-GB"/>
          </w:rPr>
          <w:t xml:space="preserve"> </w:t>
        </w:r>
      </w:ins>
      <w:r w:rsidRPr="00EB6FAE">
        <w:rPr>
          <w:lang w:val="en-GB"/>
        </w:rPr>
        <w:t>is expected to be similar</w:t>
      </w:r>
      <w:ins w:id="2215" w:author="CAIZERGUES Alain" w:date="2023-09-15T15:50:00Z">
        <w:r w:rsidR="00173841">
          <w:rPr>
            <w:lang w:val="en-GB"/>
          </w:rPr>
          <w:t xml:space="preserve"> in</w:t>
        </w:r>
      </w:ins>
      <w:del w:id="2216" w:author="CAIZERGUES Alain" w:date="2023-09-15T15:50:00Z">
        <w:r w:rsidRPr="00EB6FAE" w:rsidDel="00173841">
          <w:rPr>
            <w:lang w:val="en-GB"/>
          </w:rPr>
          <w:delText xml:space="preserve"> to</w:delText>
        </w:r>
      </w:del>
      <w:r w:rsidRPr="00EB6FAE">
        <w:rPr>
          <w:lang w:val="en-GB"/>
        </w:rPr>
        <w:t xml:space="preserve"> all Ruddy duck populations anywhere in the world. </w:t>
      </w:r>
      <w:ins w:id="2217" w:author="CAIZERGUES Alain" w:date="2023-09-15T15:51:00Z">
        <w:r w:rsidR="00173841">
          <w:rPr>
            <w:lang w:val="en-GB"/>
          </w:rPr>
          <w:t xml:space="preserve"> </w:t>
        </w:r>
      </w:ins>
      <w:ins w:id="2218" w:author="CAIZERGUES Alain" w:date="2023-09-20T11:26:00Z">
        <w:r w:rsidR="00DD3C09">
          <w:rPr>
            <w:lang w:val="en-GB"/>
          </w:rPr>
          <w:t>I</w:t>
        </w:r>
      </w:ins>
      <w:ins w:id="2219" w:author="CAIZERGUES Alain" w:date="2023-09-20T11:27:00Z">
        <w:r w:rsidR="00DD3C09">
          <w:rPr>
            <w:lang w:val="en-GB"/>
          </w:rPr>
          <w:t>n</w:t>
        </w:r>
      </w:ins>
      <w:ins w:id="2220" w:author="CAIZERGUES Alain" w:date="2023-09-20T11:26:00Z">
        <w:r w:rsidR="00DD3C09">
          <w:rPr>
            <w:lang w:val="en-GB"/>
          </w:rPr>
          <w:t xml:space="preserve"> our study, </w:t>
        </w:r>
      </w:ins>
      <w:ins w:id="2221" w:author="CAIZERGUES Alain" w:date="2023-09-20T11:27:00Z">
        <w:r w:rsidR="00DD3C09">
          <w:rPr>
            <w:lang w:val="en-GB"/>
          </w:rPr>
          <w:t xml:space="preserve">we observed </w:t>
        </w:r>
      </w:ins>
      <w:del w:id="2222" w:author="CAIZERGUES Alain" w:date="2023-09-20T11:27:00Z">
        <w:r w:rsidRPr="00EB6FAE" w:rsidDel="00DD3C09">
          <w:rPr>
            <w:lang w:val="en-GB"/>
          </w:rPr>
          <w:delText xml:space="preserve">Realised </w:delText>
        </w:r>
      </w:del>
      <w:r w:rsidRPr="00EB6FAE">
        <w:rPr>
          <w:lang w:val="en-GB"/>
        </w:rPr>
        <w:t xml:space="preserve">maximum growth rates </w:t>
      </w:r>
      <w:del w:id="2223" w:author="CAIZERGUES Alain" w:date="2023-09-20T11:27:00Z">
        <w:r w:rsidRPr="00EB6FAE" w:rsidDel="00DD3C09">
          <w:rPr>
            <w:lang w:val="en-GB"/>
          </w:rPr>
          <w:delText>that were observed in this study</w:delText>
        </w:r>
      </w:del>
      <w:ins w:id="2224" w:author="CAIZERGUES Alain" w:date="2023-09-20T11:27:00Z">
        <w:r w:rsidR="00DD3C09">
          <w:rPr>
            <w:lang w:val="en-GB"/>
          </w:rPr>
          <w:t xml:space="preserve">that </w:t>
        </w:r>
      </w:ins>
      <w:del w:id="2225" w:author="CAIZERGUES Alain" w:date="2023-09-20T11:27:00Z">
        <w:r w:rsidRPr="00EB6FAE" w:rsidDel="00DD3C09">
          <w:rPr>
            <w:lang w:val="en-GB"/>
          </w:rPr>
          <w:delText xml:space="preserve"> </w:delText>
        </w:r>
      </w:del>
      <w:r w:rsidRPr="00EB6FAE">
        <w:rPr>
          <w:lang w:val="en-GB"/>
        </w:rPr>
        <w:t>were very close for the two populations</w:t>
      </w:r>
      <w:ins w:id="2226" w:author="CAIZERGUES Alain" w:date="2023-09-15T15:54:00Z">
        <w:r w:rsidR="00173841">
          <w:rPr>
            <w:lang w:val="en-GB"/>
          </w:rPr>
          <w:t>,</w:t>
        </w:r>
      </w:ins>
      <w:ins w:id="2227" w:author="CAIZERGUES Alain" w:date="2023-09-15T15:51:00Z">
        <w:r w:rsidR="00173841">
          <w:rPr>
            <w:lang w:val="en-GB"/>
          </w:rPr>
          <w:t xml:space="preserve"> which </w:t>
        </w:r>
      </w:ins>
      <w:ins w:id="2228" w:author="CAIZERGUES Alain" w:date="2023-09-15T15:54:00Z">
        <w:r w:rsidR="00173841">
          <w:rPr>
            <w:lang w:val="en-GB"/>
          </w:rPr>
          <w:t xml:space="preserve">was expected because </w:t>
        </w:r>
      </w:ins>
      <w:ins w:id="2229" w:author="CAIZERGUES Alain" w:date="2023-09-15T15:55:00Z">
        <w:r w:rsidR="00173841">
          <w:rPr>
            <w:lang w:val="en-GB"/>
          </w:rPr>
          <w:t>both populations experienced</w:t>
        </w:r>
      </w:ins>
      <w:ins w:id="2230" w:author="CAIZERGUES Alain" w:date="2023-09-15T15:51:00Z">
        <w:r w:rsidR="00173841">
          <w:rPr>
            <w:lang w:val="en-GB"/>
          </w:rPr>
          <w:t xml:space="preserve"> similar </w:t>
        </w:r>
        <w:r w:rsidR="00173841">
          <w:rPr>
            <w:lang w:val="en-GB"/>
          </w:rPr>
          <w:lastRenderedPageBreak/>
          <w:t xml:space="preserve">ecological </w:t>
        </w:r>
      </w:ins>
      <w:ins w:id="2231" w:author="CAIZERGUES Alain" w:date="2023-09-15T15:52:00Z">
        <w:r w:rsidR="00173841">
          <w:rPr>
            <w:lang w:val="en-GB"/>
          </w:rPr>
          <w:t>conditions (absence of harvesting and similar breeding conditions)</w:t>
        </w:r>
      </w:ins>
      <w:r w:rsidRPr="00EB6FAE">
        <w:rPr>
          <w:lang w:val="en-GB"/>
        </w:rPr>
        <w:t xml:space="preserve">. </w:t>
      </w:r>
      <w:ins w:id="2232" w:author="CAIZERGUES Alain" w:date="2023-09-15T15:51:00Z">
        <w:r w:rsidR="00173841">
          <w:rPr>
            <w:lang w:val="en-GB"/>
          </w:rPr>
          <w:t xml:space="preserve"> </w:t>
        </w:r>
      </w:ins>
      <w:ins w:id="2233" w:author="CAIZERGUES Alain" w:date="2023-09-15T15:55:00Z">
        <w:r w:rsidR="00173841">
          <w:rPr>
            <w:lang w:val="en-GB"/>
          </w:rPr>
          <w:t xml:space="preserve">Moreover, </w:t>
        </w:r>
      </w:ins>
      <w:ins w:id="2234" w:author="CAIZERGUES Alain" w:date="2023-09-19T16:02:00Z">
        <w:r w:rsidR="00A25062">
          <w:rPr>
            <w:lang w:val="en-GB"/>
          </w:rPr>
          <w:t xml:space="preserve">before the initiation eradication programmes </w:t>
        </w:r>
      </w:ins>
      <w:ins w:id="2235" w:author="CAIZERGUES Alain" w:date="2023-09-15T15:55:00Z">
        <w:r w:rsidR="00173841">
          <w:rPr>
            <w:lang w:val="en-GB"/>
          </w:rPr>
          <w:t>the two populations</w:t>
        </w:r>
      </w:ins>
      <w:del w:id="2236" w:author="CAIZERGUES Alain" w:date="2023-09-15T15:55:00Z">
        <w:r w:rsidRPr="00EB6FAE" w:rsidDel="00173841">
          <w:rPr>
            <w:lang w:val="en-GB"/>
          </w:rPr>
          <w:delText>This suggests that the</w:delText>
        </w:r>
      </w:del>
      <w:r w:rsidRPr="00EB6FAE">
        <w:rPr>
          <w:lang w:val="en-GB"/>
        </w:rPr>
        <w:t xml:space="preserve"> </w:t>
      </w:r>
      <w:ins w:id="2237" w:author="CAIZERGUES Alain" w:date="2023-09-15T15:56:00Z">
        <w:r w:rsidR="00173841">
          <w:rPr>
            <w:lang w:val="en-GB"/>
          </w:rPr>
          <w:t xml:space="preserve">also </w:t>
        </w:r>
      </w:ins>
      <w:del w:id="2238" w:author="CAIZERGUES Alain" w:date="2023-09-15T15:56:00Z">
        <w:r w:rsidRPr="00EB6FAE" w:rsidDel="00173841">
          <w:rPr>
            <w:lang w:val="en-GB"/>
          </w:rPr>
          <w:delText xml:space="preserve">Ruddy duck species </w:delText>
        </w:r>
      </w:del>
      <w:ins w:id="2239" w:author="CAIZERGUES Alain" w:date="2023-09-15T15:53:00Z">
        <w:r w:rsidR="00173841">
          <w:rPr>
            <w:lang w:val="en-GB"/>
          </w:rPr>
          <w:t xml:space="preserve">expressed a population dynamics </w:t>
        </w:r>
      </w:ins>
      <w:ins w:id="2240" w:author="CAIZERGUES Alain" w:date="2023-09-15T15:56:00Z">
        <w:r w:rsidR="00173841">
          <w:rPr>
            <w:lang w:val="en-GB"/>
          </w:rPr>
          <w:t xml:space="preserve">much </w:t>
        </w:r>
      </w:ins>
      <w:ins w:id="2241" w:author="CAIZERGUES Alain" w:date="2023-09-15T15:53:00Z">
        <w:r w:rsidR="00173841">
          <w:rPr>
            <w:lang w:val="en-GB"/>
          </w:rPr>
          <w:t>close</w:t>
        </w:r>
      </w:ins>
      <w:ins w:id="2242" w:author="CAIZERGUES Alain" w:date="2023-09-15T15:56:00Z">
        <w:r w:rsidR="00173841">
          <w:rPr>
            <w:lang w:val="en-GB"/>
          </w:rPr>
          <w:t xml:space="preserve">r to the </w:t>
        </w:r>
      </w:ins>
      <w:ins w:id="2243" w:author="CAIZERGUES Alain" w:date="2023-09-15T15:54:00Z">
        <w:r w:rsidR="00173841">
          <w:rPr>
            <w:lang w:val="en-GB"/>
          </w:rPr>
          <w:t xml:space="preserve">maximum expected </w:t>
        </w:r>
      </w:ins>
      <w:del w:id="2244" w:author="CAIZERGUES Alain" w:date="2023-09-15T15:53:00Z">
        <w:r w:rsidRPr="00EB6FAE" w:rsidDel="00173841">
          <w:rPr>
            <w:lang w:val="en-GB"/>
          </w:rPr>
          <w:delText xml:space="preserve">reached </w:delText>
        </w:r>
      </w:del>
      <w:del w:id="2245" w:author="CAIZERGUES Alain" w:date="2023-09-15T15:54:00Z">
        <w:r w:rsidRPr="00EB6FAE" w:rsidDel="00173841">
          <w:rPr>
            <w:lang w:val="en-GB"/>
          </w:rPr>
          <w:delText>its intrinsic biological reproduction limit</w:delText>
        </w:r>
      </w:del>
      <w:ins w:id="2246" w:author="CAIZERGUES Alain" w:date="2023-09-15T15:54:00Z">
        <w:r w:rsidR="00173841">
          <w:rPr>
            <w:lang w:val="en-GB"/>
          </w:rPr>
          <w:t>values</w:t>
        </w:r>
      </w:ins>
      <w:ins w:id="2247" w:author="CAIZERGUES Alain" w:date="2023-09-19T17:33:00Z">
        <w:r w:rsidR="001F30B3">
          <w:rPr>
            <w:lang w:val="en-GB"/>
          </w:rPr>
          <w:t xml:space="preserve"> (</w:t>
        </w:r>
      </w:ins>
      <w:ins w:id="2248" w:author="CAIZERGUES Alain" w:date="2023-09-26T11:35:00Z">
        <w:r w:rsidR="005C378C">
          <w:rPr>
            <w:lang w:val="en-GB"/>
          </w:rPr>
          <w:t>λ</w:t>
        </w:r>
      </w:ins>
      <w:ins w:id="2249" w:author="CAIZERGUES Alain" w:date="2023-09-19T17:33:00Z">
        <w:r w:rsidR="001F30B3">
          <w:rPr>
            <w:lang w:val="en-GB"/>
          </w:rPr>
          <w:t xml:space="preserve"> max)</w:t>
        </w:r>
      </w:ins>
      <w:del w:id="2250" w:author="CAIZERGUES Alain" w:date="2023-09-19T16:02:00Z">
        <w:r w:rsidRPr="00EB6FAE" w:rsidDel="00A25062">
          <w:rPr>
            <w:lang w:val="en-GB"/>
          </w:rPr>
          <w:delText>,</w:delText>
        </w:r>
      </w:del>
      <w:r w:rsidRPr="00EB6FAE">
        <w:rPr>
          <w:lang w:val="en-GB"/>
        </w:rPr>
        <w:t xml:space="preserve"> </w:t>
      </w:r>
      <w:ins w:id="2251" w:author="CAIZERGUES Alain" w:date="2023-09-15T15:56:00Z">
        <w:r w:rsidR="00AE5002">
          <w:rPr>
            <w:lang w:val="en-GB"/>
          </w:rPr>
          <w:t xml:space="preserve">than any other native ducks species </w:t>
        </w:r>
      </w:ins>
      <w:r w:rsidRPr="00EB6FAE">
        <w:rPr>
          <w:lang w:val="en-GB"/>
        </w:rPr>
        <w:t xml:space="preserve">at </w:t>
      </w:r>
      <w:ins w:id="2252" w:author="CAIZERGUES Alain" w:date="2023-09-15T15:57:00Z">
        <w:r w:rsidR="00AE5002">
          <w:rPr>
            <w:lang w:val="en-GB"/>
          </w:rPr>
          <w:t>the same period</w:t>
        </w:r>
      </w:ins>
      <w:ins w:id="2253" w:author="CAIZERGUES Alain" w:date="2023-09-19T16:07:00Z">
        <w:r w:rsidR="00A25062">
          <w:rPr>
            <w:lang w:val="en-GB"/>
          </w:rPr>
          <w:t xml:space="preserve"> in the same </w:t>
        </w:r>
      </w:ins>
      <w:ins w:id="2254" w:author="CAIZERGUES Alain" w:date="2023-09-20T11:27:00Z">
        <w:r w:rsidR="00DD3C09">
          <w:rPr>
            <w:lang w:val="en-GB"/>
          </w:rPr>
          <w:t>area</w:t>
        </w:r>
      </w:ins>
      <w:ins w:id="2255" w:author="CAIZERGUES Alain" w:date="2023-09-20T11:28:00Z">
        <w:r w:rsidR="00DD3C09">
          <w:rPr>
            <w:lang w:val="en-GB"/>
          </w:rPr>
          <w:t>s</w:t>
        </w:r>
      </w:ins>
      <w:ins w:id="2256" w:author="CAIZERGUES Alain" w:date="2023-09-15T15:57:00Z">
        <w:r w:rsidR="00AE5002">
          <w:rPr>
            <w:lang w:val="en-GB"/>
          </w:rPr>
          <w:t xml:space="preserve">.  </w:t>
        </w:r>
      </w:ins>
      <w:ins w:id="2257" w:author="CAIZERGUES Alain" w:date="2023-09-15T16:04:00Z">
        <w:r w:rsidR="00A25062">
          <w:rPr>
            <w:lang w:val="en-GB"/>
          </w:rPr>
          <w:t>In</w:t>
        </w:r>
        <w:r w:rsidR="00FD5657">
          <w:rPr>
            <w:lang w:val="en-GB"/>
          </w:rPr>
          <w:t xml:space="preserve"> the absence of culling</w:t>
        </w:r>
      </w:ins>
      <w:ins w:id="2258" w:author="CAIZERGUES Alain" w:date="2023-09-19T17:33:00Z">
        <w:r w:rsidR="001F30B3">
          <w:rPr>
            <w:lang w:val="en-GB"/>
          </w:rPr>
          <w:t>,</w:t>
        </w:r>
      </w:ins>
      <w:ins w:id="2259" w:author="CAIZERGUES Alain" w:date="2023-09-15T16:04:00Z">
        <w:r w:rsidR="00FD5657">
          <w:rPr>
            <w:lang w:val="en-GB"/>
          </w:rPr>
          <w:t xml:space="preserve"> both populations expressed survival rates in upper range</w:t>
        </w:r>
      </w:ins>
      <w:ins w:id="2260" w:author="CAIZERGUES Alain" w:date="2023-09-15T16:05:00Z">
        <w:r w:rsidR="00FD5657">
          <w:rPr>
            <w:lang w:val="en-GB"/>
          </w:rPr>
          <w:t xml:space="preserve"> </w:t>
        </w:r>
      </w:ins>
      <w:ins w:id="2261" w:author="CAIZERGUES Alain" w:date="2023-09-19T16:07:00Z">
        <w:r w:rsidR="00A25062">
          <w:rPr>
            <w:lang w:val="en-GB"/>
          </w:rPr>
          <w:t xml:space="preserve">of those observed in other diving </w:t>
        </w:r>
        <w:proofErr w:type="gramStart"/>
        <w:r w:rsidR="00A25062">
          <w:rPr>
            <w:lang w:val="en-GB"/>
          </w:rPr>
          <w:t>ducks</w:t>
        </w:r>
        <w:proofErr w:type="gramEnd"/>
        <w:r w:rsidR="00A25062">
          <w:rPr>
            <w:lang w:val="en-GB"/>
          </w:rPr>
          <w:t xml:space="preserve"> species (i</w:t>
        </w:r>
      </w:ins>
      <w:ins w:id="2262" w:author="CAIZERGUES Alain" w:date="2023-09-20T11:28:00Z">
        <w:r w:rsidR="00DD3C09">
          <w:rPr>
            <w:lang w:val="en-GB"/>
          </w:rPr>
          <w:t>.</w:t>
        </w:r>
      </w:ins>
      <w:ins w:id="2263" w:author="CAIZERGUES Alain" w:date="2023-09-19T16:07:00Z">
        <w:r w:rsidR="00A25062">
          <w:rPr>
            <w:lang w:val="en-GB"/>
          </w:rPr>
          <w:t>e</w:t>
        </w:r>
      </w:ins>
      <w:ins w:id="2264" w:author="CAIZERGUES Alain" w:date="2023-09-20T11:28:00Z">
        <w:r w:rsidR="00DD3C09">
          <w:rPr>
            <w:lang w:val="en-GB"/>
          </w:rPr>
          <w:t>.,</w:t>
        </w:r>
      </w:ins>
      <w:ins w:id="2265" w:author="CAIZERGUES Alain" w:date="2023-09-19T16:07:00Z">
        <w:r w:rsidR="00A25062">
          <w:rPr>
            <w:lang w:val="en-GB"/>
          </w:rPr>
          <w:t xml:space="preserve"> ca 0.8 </w:t>
        </w:r>
      </w:ins>
      <w:ins w:id="2266" w:author="CAIZERGUES Alain" w:date="2023-09-20T11:28:00Z">
        <w:r w:rsidR="00DD3C09">
          <w:rPr>
            <w:lang w:val="en-GB"/>
          </w:rPr>
          <w:t xml:space="preserve">for Common pochards, </w:t>
        </w:r>
      </w:ins>
      <w:ins w:id="2267" w:author="CAIZERGUES Alain" w:date="2023-09-19T16:07:00Z">
        <w:r w:rsidR="00A25062">
          <w:rPr>
            <w:lang w:val="en-GB"/>
          </w:rPr>
          <w:t xml:space="preserve">see </w:t>
        </w:r>
        <w:proofErr w:type="spellStart"/>
        <w:r w:rsidR="00A25062">
          <w:rPr>
            <w:lang w:val="en-GB"/>
          </w:rPr>
          <w:t>Folliot</w:t>
        </w:r>
        <w:proofErr w:type="spellEnd"/>
        <w:r w:rsidR="00A25062">
          <w:rPr>
            <w:lang w:val="en-GB"/>
          </w:rPr>
          <w:t xml:space="preserve"> et al</w:t>
        </w:r>
      </w:ins>
      <w:ins w:id="2268" w:author="CAIZERGUES Alain" w:date="2023-09-19T16:08:00Z">
        <w:r w:rsidR="00A25062">
          <w:rPr>
            <w:lang w:val="en-GB"/>
          </w:rPr>
          <w:t>. 202</w:t>
        </w:r>
      </w:ins>
      <w:ins w:id="2269" w:author="CAIZERGUES Alain" w:date="2023-09-19T16:09:00Z">
        <w:r w:rsidR="00A25062">
          <w:rPr>
            <w:lang w:val="en-GB"/>
          </w:rPr>
          <w:t>0</w:t>
        </w:r>
      </w:ins>
      <w:ins w:id="2270" w:author="CAIZERGUES Alain" w:date="2023-09-26T11:35:00Z">
        <w:r w:rsidR="005C378C">
          <w:rPr>
            <w:lang w:val="en-GB"/>
          </w:rPr>
          <w:t xml:space="preserve">, </w:t>
        </w:r>
        <w:proofErr w:type="spellStart"/>
        <w:r w:rsidR="005C378C">
          <w:rPr>
            <w:lang w:val="en-GB"/>
          </w:rPr>
          <w:t>Buderman</w:t>
        </w:r>
        <w:proofErr w:type="spellEnd"/>
        <w:r w:rsidR="005C378C">
          <w:rPr>
            <w:lang w:val="en-GB"/>
          </w:rPr>
          <w:t xml:space="preserve"> et al. 2023</w:t>
        </w:r>
      </w:ins>
      <w:ins w:id="2271" w:author="CAIZERGUES Alain" w:date="2023-09-19T16:08:00Z">
        <w:r w:rsidR="00A25062">
          <w:rPr>
            <w:lang w:val="en-GB"/>
          </w:rPr>
          <w:t>)</w:t>
        </w:r>
      </w:ins>
      <w:ins w:id="2272" w:author="CAIZERGUES Alain" w:date="2023-09-19T16:09:00Z">
        <w:r w:rsidR="00A25062">
          <w:rPr>
            <w:lang w:val="en-GB"/>
          </w:rPr>
          <w:t>.  Ruddy ducks tend to breed latter than both Common pochards a</w:t>
        </w:r>
      </w:ins>
      <w:ins w:id="2273" w:author="CAIZERGUES Alain" w:date="2023-09-19T16:10:00Z">
        <w:r w:rsidR="00A25062">
          <w:rPr>
            <w:lang w:val="en-GB"/>
          </w:rPr>
          <w:t>n</w:t>
        </w:r>
      </w:ins>
      <w:ins w:id="2274" w:author="CAIZERGUES Alain" w:date="2023-09-19T16:09:00Z">
        <w:r w:rsidR="00A25062">
          <w:rPr>
            <w:lang w:val="en-GB"/>
          </w:rPr>
          <w:t xml:space="preserve">d </w:t>
        </w:r>
      </w:ins>
      <w:ins w:id="2275" w:author="CAIZERGUES Alain" w:date="2023-09-19T16:10:00Z">
        <w:r w:rsidR="00A25062">
          <w:rPr>
            <w:lang w:val="en-GB"/>
          </w:rPr>
          <w:t>Tuf</w:t>
        </w:r>
      </w:ins>
      <w:ins w:id="2276" w:author="CAIZERGUES Alain" w:date="2023-09-20T11:12:00Z">
        <w:r w:rsidR="00740641">
          <w:rPr>
            <w:lang w:val="en-GB"/>
          </w:rPr>
          <w:t>t</w:t>
        </w:r>
      </w:ins>
      <w:ins w:id="2277" w:author="CAIZERGUES Alain" w:date="2023-09-19T16:10:00Z">
        <w:r w:rsidR="00A25062">
          <w:rPr>
            <w:lang w:val="en-GB"/>
          </w:rPr>
          <w:t xml:space="preserve">ed duck, yet </w:t>
        </w:r>
      </w:ins>
      <w:ins w:id="2278" w:author="CAIZERGUES Alain" w:date="2023-09-19T16:11:00Z">
        <w:r w:rsidR="00F23A97">
          <w:rPr>
            <w:lang w:val="en-GB"/>
          </w:rPr>
          <w:t xml:space="preserve">nest </w:t>
        </w:r>
      </w:ins>
      <w:ins w:id="2279" w:author="CAIZERGUES Alain" w:date="2023-09-19T16:12:00Z">
        <w:r w:rsidR="00F23A97">
          <w:rPr>
            <w:lang w:val="en-GB"/>
          </w:rPr>
          <w:t xml:space="preserve">predation has been found to decrease over the breeding success in a </w:t>
        </w:r>
      </w:ins>
      <w:ins w:id="2280" w:author="CAIZERGUES Alain" w:date="2023-09-19T17:28:00Z">
        <w:r w:rsidR="001F30B3">
          <w:rPr>
            <w:lang w:val="en-GB"/>
          </w:rPr>
          <w:t>French</w:t>
        </w:r>
      </w:ins>
      <w:ins w:id="2281" w:author="CAIZERGUES Alain" w:date="2023-09-19T16:12:00Z">
        <w:r w:rsidR="00F23A97">
          <w:rPr>
            <w:lang w:val="en-GB"/>
          </w:rPr>
          <w:t xml:space="preserve"> </w:t>
        </w:r>
      </w:ins>
      <w:ins w:id="2282" w:author="CAIZERGUES Alain" w:date="2023-09-19T16:13:00Z">
        <w:r w:rsidR="00F23A97">
          <w:rPr>
            <w:lang w:val="en-GB"/>
          </w:rPr>
          <w:t>fishponds complex (Bourdais et al</w:t>
        </w:r>
      </w:ins>
      <w:ins w:id="2283" w:author="CAIZERGUES Alain" w:date="2023-09-19T16:15:00Z">
        <w:r w:rsidR="00F23A97">
          <w:rPr>
            <w:lang w:val="en-GB"/>
          </w:rPr>
          <w:t>. 2015).</w:t>
        </w:r>
      </w:ins>
      <w:ins w:id="2284" w:author="CAIZERGUES Alain" w:date="2023-09-19T16:14:00Z">
        <w:r w:rsidR="00F23A97">
          <w:rPr>
            <w:lang w:val="en-GB"/>
          </w:rPr>
          <w:t xml:space="preserve"> </w:t>
        </w:r>
      </w:ins>
      <w:ins w:id="2285" w:author="CAIZERGUES Alain" w:date="2023-09-19T17:28:00Z">
        <w:r w:rsidR="001F30B3">
          <w:rPr>
            <w:lang w:val="en-GB"/>
          </w:rPr>
          <w:t xml:space="preserve"> Th</w:t>
        </w:r>
      </w:ins>
      <w:ins w:id="2286" w:author="CAIZERGUES Alain" w:date="2023-09-20T11:28:00Z">
        <w:r w:rsidR="00DD3C09">
          <w:rPr>
            <w:lang w:val="en-GB"/>
          </w:rPr>
          <w:t>erefore,</w:t>
        </w:r>
      </w:ins>
      <w:ins w:id="2287" w:author="CAIZERGUES Alain" w:date="2023-09-19T17:28:00Z">
        <w:r w:rsidR="001F30B3">
          <w:rPr>
            <w:lang w:val="en-GB"/>
          </w:rPr>
          <w:t xml:space="preserve"> both</w:t>
        </w:r>
      </w:ins>
      <w:ins w:id="2288" w:author="CAIZERGUES Alain" w:date="2023-09-20T11:28:00Z">
        <w:r w:rsidR="00DD3C09">
          <w:rPr>
            <w:lang w:val="en-GB"/>
          </w:rPr>
          <w:t>,</w:t>
        </w:r>
      </w:ins>
      <w:ins w:id="2289" w:author="CAIZERGUES Alain" w:date="2023-09-19T17:28:00Z">
        <w:r w:rsidR="001F30B3">
          <w:rPr>
            <w:lang w:val="en-GB"/>
          </w:rPr>
          <w:t xml:space="preserve"> increased survival and nesting success may </w:t>
        </w:r>
      </w:ins>
      <w:ins w:id="2290" w:author="CAIZERGUES Alain" w:date="2023-09-20T11:29:00Z">
        <w:r w:rsidR="00DD3C09">
          <w:rPr>
            <w:lang w:val="en-GB"/>
          </w:rPr>
          <w:t xml:space="preserve">have </w:t>
        </w:r>
      </w:ins>
      <w:ins w:id="2291" w:author="CAIZERGUES Alain" w:date="2023-09-19T17:28:00Z">
        <w:r w:rsidR="001F30B3">
          <w:rPr>
            <w:lang w:val="en-GB"/>
          </w:rPr>
          <w:t>account</w:t>
        </w:r>
      </w:ins>
      <w:ins w:id="2292" w:author="CAIZERGUES Alain" w:date="2023-09-20T11:29:00Z">
        <w:r w:rsidR="00DD3C09">
          <w:rPr>
            <w:lang w:val="en-GB"/>
          </w:rPr>
          <w:t>ed</w:t>
        </w:r>
      </w:ins>
      <w:ins w:id="2293" w:author="CAIZERGUES Alain" w:date="2023-09-19T17:28:00Z">
        <w:r w:rsidR="001F30B3">
          <w:rPr>
            <w:lang w:val="en-GB"/>
          </w:rPr>
          <w:t xml:space="preserve"> for high </w:t>
        </w:r>
      </w:ins>
      <w:ins w:id="2294" w:author="CAIZERGUES Alain" w:date="2023-09-19T17:29:00Z">
        <w:r w:rsidR="001F30B3">
          <w:rPr>
            <w:lang w:val="en-GB"/>
          </w:rPr>
          <w:t>population</w:t>
        </w:r>
      </w:ins>
      <w:ins w:id="2295" w:author="CAIZERGUES Alain" w:date="2023-09-19T17:28:00Z">
        <w:r w:rsidR="001F30B3">
          <w:rPr>
            <w:lang w:val="en-GB"/>
          </w:rPr>
          <w:t xml:space="preserve"> </w:t>
        </w:r>
      </w:ins>
      <w:ins w:id="2296" w:author="CAIZERGUES Alain" w:date="2023-09-19T17:29:00Z">
        <w:r w:rsidR="001F30B3">
          <w:rPr>
            <w:lang w:val="en-GB"/>
          </w:rPr>
          <w:t>growth rate</w:t>
        </w:r>
      </w:ins>
      <w:ins w:id="2297" w:author="CAIZERGUES Alain" w:date="2023-09-20T11:29:00Z">
        <w:r w:rsidR="00DD3C09">
          <w:rPr>
            <w:lang w:val="en-GB"/>
          </w:rPr>
          <w:t>s</w:t>
        </w:r>
      </w:ins>
      <w:ins w:id="2298" w:author="CAIZERGUES Alain" w:date="2023-09-19T17:29:00Z">
        <w:r w:rsidR="001F30B3">
          <w:rPr>
            <w:lang w:val="en-GB"/>
          </w:rPr>
          <w:t xml:space="preserve"> of Ruddy duck populations in the absence of culling</w:t>
        </w:r>
      </w:ins>
      <w:ins w:id="2299" w:author="CAIZERGUES Alain" w:date="2023-09-19T17:30:00Z">
        <w:r w:rsidR="001F30B3">
          <w:rPr>
            <w:lang w:val="en-GB"/>
          </w:rPr>
          <w:t xml:space="preserve">.  </w:t>
        </w:r>
      </w:ins>
      <w:ins w:id="2300" w:author="CAIZERGUES Alain" w:date="2023-09-19T17:34:00Z">
        <w:r w:rsidR="001F30B3">
          <w:rPr>
            <w:lang w:val="en-GB"/>
          </w:rPr>
          <w:t>Finally, i</w:t>
        </w:r>
      </w:ins>
      <w:ins w:id="2301" w:author="CAIZERGUES Alain" w:date="2023-09-19T17:30:00Z">
        <w:r w:rsidR="001F30B3">
          <w:rPr>
            <w:lang w:val="en-GB"/>
          </w:rPr>
          <w:t xml:space="preserve">t should be noted that similar population growth rates were recorded </w:t>
        </w:r>
      </w:ins>
      <w:ins w:id="2302" w:author="CAIZERGUES Alain" w:date="2023-09-20T11:30:00Z">
        <w:r w:rsidR="00DD3C09">
          <w:rPr>
            <w:lang w:val="en-GB"/>
          </w:rPr>
          <w:t>for</w:t>
        </w:r>
      </w:ins>
      <w:ins w:id="2303" w:author="CAIZERGUES Alain" w:date="2023-09-20T11:29:00Z">
        <w:r w:rsidR="00DD3C09">
          <w:rPr>
            <w:lang w:val="en-GB"/>
          </w:rPr>
          <w:t xml:space="preserve"> </w:t>
        </w:r>
      </w:ins>
      <w:ins w:id="2304" w:author="CAIZERGUES Alain" w:date="2023-09-19T17:31:00Z">
        <w:r w:rsidR="001F30B3">
          <w:rPr>
            <w:lang w:val="en-GB"/>
          </w:rPr>
          <w:t xml:space="preserve">Common pochards </w:t>
        </w:r>
      </w:ins>
      <w:ins w:id="2305" w:author="CAIZERGUES Alain" w:date="2023-09-20T14:22:00Z">
        <w:r w:rsidR="007B1330">
          <w:rPr>
            <w:lang w:val="en-GB"/>
          </w:rPr>
          <w:t xml:space="preserve">breeding </w:t>
        </w:r>
      </w:ins>
      <w:ins w:id="2306" w:author="CAIZERGUES Alain" w:date="2023-09-19T17:31:00Z">
        <w:r w:rsidR="001F30B3">
          <w:rPr>
            <w:lang w:val="en-GB"/>
          </w:rPr>
          <w:t>on Grand-lieu lake</w:t>
        </w:r>
      </w:ins>
      <w:ins w:id="2307" w:author="CAIZERGUES Alain" w:date="2023-09-20T14:22:00Z">
        <w:r w:rsidR="007B1330">
          <w:rPr>
            <w:lang w:val="en-GB"/>
          </w:rPr>
          <w:t xml:space="preserve"> (western France)</w:t>
        </w:r>
      </w:ins>
      <w:ins w:id="2308" w:author="CAIZERGUES Alain" w:date="2023-09-19T17:31:00Z">
        <w:r w:rsidR="001F30B3">
          <w:rPr>
            <w:lang w:val="en-GB"/>
          </w:rPr>
          <w:t xml:space="preserve"> during the </w:t>
        </w:r>
      </w:ins>
      <w:ins w:id="2309" w:author="CAIZERGUES Alain" w:date="2023-09-20T11:30:00Z">
        <w:r w:rsidR="00DD3C09">
          <w:rPr>
            <w:lang w:val="en-GB"/>
          </w:rPr>
          <w:t xml:space="preserve">initial </w:t>
        </w:r>
      </w:ins>
      <w:ins w:id="2310" w:author="CAIZERGUES Alain" w:date="2023-09-19T17:31:00Z">
        <w:r w:rsidR="001F30B3">
          <w:rPr>
            <w:lang w:val="en-GB"/>
          </w:rPr>
          <w:t xml:space="preserve">increasing phase of </w:t>
        </w:r>
      </w:ins>
      <w:ins w:id="2311" w:author="CAIZERGUES Alain" w:date="2023-09-20T11:30:00Z">
        <w:r w:rsidR="00DD3C09">
          <w:rPr>
            <w:lang w:val="en-GB"/>
          </w:rPr>
          <w:t xml:space="preserve">a population that was harvested </w:t>
        </w:r>
      </w:ins>
      <w:ins w:id="2312" w:author="CAIZERGUES Alain" w:date="2023-09-19T17:30:00Z">
        <w:r w:rsidR="001F30B3">
          <w:rPr>
            <w:lang w:val="en-GB"/>
          </w:rPr>
          <w:t>(</w:t>
        </w:r>
      </w:ins>
      <w:proofErr w:type="spellStart"/>
      <w:proofErr w:type="gramStart"/>
      <w:ins w:id="2313" w:author="CAIZERGUES Alain" w:date="2023-09-19T17:32:00Z">
        <w:r w:rsidR="001F30B3">
          <w:rPr>
            <w:lang w:val="en-GB"/>
          </w:rPr>
          <w:t>Reeber</w:t>
        </w:r>
        <w:proofErr w:type="spellEnd"/>
        <w:r w:rsidR="001F30B3">
          <w:rPr>
            <w:lang w:val="en-GB"/>
          </w:rPr>
          <w:t xml:space="preserve"> </w:t>
        </w:r>
      </w:ins>
      <w:ins w:id="2314" w:author="CAIZERGUES Alain" w:date="2023-09-19T17:30:00Z">
        <w:r w:rsidR="001F30B3">
          <w:rPr>
            <w:lang w:val="en-GB"/>
          </w:rPr>
          <w:t>)</w:t>
        </w:r>
      </w:ins>
      <w:proofErr w:type="gramEnd"/>
      <w:ins w:id="2315" w:author="CAIZERGUES Alain" w:date="2023-09-19T17:35:00Z">
        <w:r w:rsidR="001F30B3">
          <w:rPr>
            <w:lang w:val="en-GB"/>
          </w:rPr>
          <w:t xml:space="preserve">.  </w:t>
        </w:r>
      </w:ins>
      <w:ins w:id="2316" w:author="CAIZERGUES Alain" w:date="2023-09-26T11:36:00Z">
        <w:r w:rsidR="003B1EA2">
          <w:rPr>
            <w:lang w:val="en-GB"/>
          </w:rPr>
          <w:t>Besides</w:t>
        </w:r>
      </w:ins>
      <w:ins w:id="2317" w:author="CAIZERGUES Alain" w:date="2023-09-19T17:35:00Z">
        <w:r w:rsidR="001F30B3">
          <w:rPr>
            <w:lang w:val="en-GB"/>
          </w:rPr>
          <w:t xml:space="preserve"> providing </w:t>
        </w:r>
      </w:ins>
      <w:ins w:id="2318" w:author="CAIZERGUES Alain" w:date="2023-09-19T17:41:00Z">
        <w:r w:rsidR="00B64716">
          <w:rPr>
            <w:lang w:val="en-GB"/>
          </w:rPr>
          <w:t xml:space="preserve">estimates </w:t>
        </w:r>
      </w:ins>
      <w:ins w:id="2319" w:author="CAIZERGUES Alain" w:date="2023-09-20T14:23:00Z">
        <w:r w:rsidR="007B1330">
          <w:rPr>
            <w:lang w:val="en-GB"/>
          </w:rPr>
          <w:t xml:space="preserve">(of λ, survival, and recruitment) </w:t>
        </w:r>
      </w:ins>
      <w:ins w:id="2320" w:author="CAIZERGUES Alain" w:date="2023-09-19T17:36:00Z">
        <w:r w:rsidR="001F30B3">
          <w:rPr>
            <w:lang w:val="en-GB"/>
          </w:rPr>
          <w:t>consistent</w:t>
        </w:r>
      </w:ins>
      <w:ins w:id="2321" w:author="CAIZERGUES Alain" w:date="2023-09-19T17:35:00Z">
        <w:r w:rsidR="001F30B3">
          <w:rPr>
            <w:lang w:val="en-GB"/>
          </w:rPr>
          <w:t xml:space="preserve"> </w:t>
        </w:r>
      </w:ins>
      <w:ins w:id="2322" w:author="CAIZERGUES Alain" w:date="2023-09-19T17:42:00Z">
        <w:r w:rsidR="00B64716">
          <w:rPr>
            <w:lang w:val="en-GB"/>
          </w:rPr>
          <w:t>with</w:t>
        </w:r>
      </w:ins>
      <w:ins w:id="2323" w:author="CAIZERGUES Alain" w:date="2023-09-19T17:35:00Z">
        <w:r w:rsidR="001F30B3">
          <w:rPr>
            <w:lang w:val="en-GB"/>
          </w:rPr>
          <w:t xml:space="preserve"> </w:t>
        </w:r>
      </w:ins>
      <w:ins w:id="2324" w:author="CAIZERGUES Alain" w:date="2023-09-20T14:23:00Z">
        <w:r w:rsidR="007B1330">
          <w:rPr>
            <w:lang w:val="en-GB"/>
          </w:rPr>
          <w:t xml:space="preserve">observed increasing </w:t>
        </w:r>
      </w:ins>
      <w:ins w:id="2325" w:author="CAIZERGUES Alain" w:date="2023-09-19T17:42:00Z">
        <w:r w:rsidR="00B64716">
          <w:rPr>
            <w:lang w:val="en-GB"/>
          </w:rPr>
          <w:t>population sizes</w:t>
        </w:r>
      </w:ins>
      <w:ins w:id="2326" w:author="CAIZERGUES Alain" w:date="2023-09-19T17:35:00Z">
        <w:r w:rsidR="001F30B3">
          <w:rPr>
            <w:lang w:val="en-GB"/>
          </w:rPr>
          <w:t xml:space="preserve">, our method </w:t>
        </w:r>
      </w:ins>
      <w:ins w:id="2327" w:author="CAIZERGUES Alain" w:date="2023-09-19T17:42:00Z">
        <w:r w:rsidR="00B64716">
          <w:rPr>
            <w:lang w:val="en-GB"/>
          </w:rPr>
          <w:t xml:space="preserve">also </w:t>
        </w:r>
      </w:ins>
      <w:ins w:id="2328" w:author="CAIZERGUES Alain" w:date="2023-09-19T17:37:00Z">
        <w:r w:rsidR="001F30B3">
          <w:rPr>
            <w:lang w:val="en-GB"/>
          </w:rPr>
          <w:t>provide</w:t>
        </w:r>
      </w:ins>
      <w:ins w:id="2329" w:author="CAIZERGUES Alain" w:date="2023-09-19T17:35:00Z">
        <w:r w:rsidR="001F30B3">
          <w:rPr>
            <w:lang w:val="en-GB"/>
          </w:rPr>
          <w:t>d estimate</w:t>
        </w:r>
      </w:ins>
      <w:ins w:id="2330" w:author="CAIZERGUES Alain" w:date="2023-09-19T17:37:00Z">
        <w:r w:rsidR="001F30B3">
          <w:rPr>
            <w:lang w:val="en-GB"/>
          </w:rPr>
          <w:t xml:space="preserve">s </w:t>
        </w:r>
      </w:ins>
      <w:ins w:id="2331" w:author="CAIZERGUES Alain" w:date="2023-09-19T17:43:00Z">
        <w:r w:rsidR="00B64716">
          <w:rPr>
            <w:lang w:val="en-GB"/>
          </w:rPr>
          <w:t xml:space="preserve">consistent with both, the decreasing phases </w:t>
        </w:r>
      </w:ins>
      <w:ins w:id="2332" w:author="CAIZERGUES Alain" w:date="2023-09-19T17:38:00Z">
        <w:r w:rsidR="001F30B3">
          <w:rPr>
            <w:lang w:val="en-GB"/>
          </w:rPr>
          <w:t xml:space="preserve">of the time series </w:t>
        </w:r>
      </w:ins>
      <w:ins w:id="2333" w:author="CAIZERGUES Alain" w:date="2023-09-19T17:44:00Z">
        <w:r w:rsidR="00B64716">
          <w:rPr>
            <w:lang w:val="en-GB"/>
          </w:rPr>
          <w:t>(</w:t>
        </w:r>
      </w:ins>
      <w:ins w:id="2334" w:author="CAIZERGUES Alain" w:date="2023-09-19T17:38:00Z">
        <w:r w:rsidR="001F30B3">
          <w:rPr>
            <w:lang w:val="en-GB"/>
          </w:rPr>
          <w:t>i.e., after the imple</w:t>
        </w:r>
      </w:ins>
      <w:ins w:id="2335" w:author="CAIZERGUES Alain" w:date="2023-09-19T17:44:00Z">
        <w:r w:rsidR="00B64716">
          <w:rPr>
            <w:lang w:val="en-GB"/>
          </w:rPr>
          <w:t>mentation of eradication programmes)</w:t>
        </w:r>
      </w:ins>
      <w:ins w:id="2336" w:author="CAIZERGUES Alain" w:date="2023-09-19T17:39:00Z">
        <w:r w:rsidR="00B64716">
          <w:rPr>
            <w:lang w:val="en-GB"/>
          </w:rPr>
          <w:t xml:space="preserve"> </w:t>
        </w:r>
      </w:ins>
      <w:ins w:id="2337" w:author="CAIZERGUES Alain" w:date="2023-09-19T17:44:00Z">
        <w:r w:rsidR="00B64716">
          <w:rPr>
            <w:lang w:val="en-GB"/>
          </w:rPr>
          <w:t xml:space="preserve">and </w:t>
        </w:r>
      </w:ins>
      <w:ins w:id="2338" w:author="CAIZERGUES Alain" w:date="2023-09-19T17:39:00Z">
        <w:r w:rsidR="00B64716">
          <w:rPr>
            <w:lang w:val="en-GB"/>
          </w:rPr>
          <w:t>the observed differences in populations growth</w:t>
        </w:r>
      </w:ins>
      <w:ins w:id="2339" w:author="CAIZERGUES Alain" w:date="2023-09-19T17:44:00Z">
        <w:r w:rsidR="00B64716">
          <w:rPr>
            <w:lang w:val="en-GB"/>
          </w:rPr>
          <w:t xml:space="preserve"> rates </w:t>
        </w:r>
      </w:ins>
      <w:ins w:id="2340" w:author="CAIZERGUES Alain" w:date="2023-09-19T17:39:00Z">
        <w:r w:rsidR="00B64716">
          <w:rPr>
            <w:lang w:val="en-GB"/>
          </w:rPr>
          <w:t xml:space="preserve">between </w:t>
        </w:r>
      </w:ins>
      <w:ins w:id="2341" w:author="CAIZERGUES Alain" w:date="2023-09-20T11:32:00Z">
        <w:r w:rsidR="002563DB">
          <w:rPr>
            <w:lang w:val="en-GB"/>
          </w:rPr>
          <w:t>under differing culling strategies</w:t>
        </w:r>
      </w:ins>
      <w:ins w:id="2342" w:author="CAIZERGUES Alain" w:date="2023-09-19T17:40:00Z">
        <w:r w:rsidR="00B64716">
          <w:rPr>
            <w:lang w:val="en-GB"/>
          </w:rPr>
          <w:t xml:space="preserve">. </w:t>
        </w:r>
      </w:ins>
      <w:del w:id="2343" w:author="CAIZERGUES Alain" w:date="2023-09-19T17:40:00Z">
        <w:r w:rsidRPr="00EB6FAE" w:rsidDel="00B64716">
          <w:rPr>
            <w:lang w:val="en-GB"/>
          </w:rPr>
          <w:delText xml:space="preserve">least given the environmental conditions of the western Palearctic, i.e. about 0.6 recruits per breeder. The consistency of this intermediate result suggests that the population size estimation was quite accurate for both populations and demonstrates that their changes were well tracked even with relatively few individuals. </w:delText>
        </w:r>
      </w:del>
      <w:ins w:id="2344" w:author="CAIZERGUES Alain" w:date="2023-09-19T17:40:00Z">
        <w:r w:rsidR="00B64716">
          <w:rPr>
            <w:lang w:val="en-GB"/>
          </w:rPr>
          <w:t xml:space="preserve"> </w:t>
        </w:r>
      </w:ins>
      <w:ins w:id="2345" w:author="CAIZERGUES Alain" w:date="2023-09-19T17:44:00Z">
        <w:r w:rsidR="002563DB">
          <w:rPr>
            <w:lang w:val="en-GB"/>
          </w:rPr>
          <w:t>As ex</w:t>
        </w:r>
        <w:r w:rsidR="00BD60E5">
          <w:rPr>
            <w:lang w:val="en-GB"/>
          </w:rPr>
          <w:t xml:space="preserve">pected, </w:t>
        </w:r>
      </w:ins>
      <w:ins w:id="2346" w:author="CAIZERGUES Alain" w:date="2023-09-19T17:45:00Z">
        <w:r w:rsidR="00BD60E5">
          <w:rPr>
            <w:lang w:val="en-GB"/>
          </w:rPr>
          <w:t xml:space="preserve">higher </w:t>
        </w:r>
      </w:ins>
      <w:ins w:id="2347" w:author="CAIZERGUES Alain" w:date="2023-09-20T11:33:00Z">
        <w:r w:rsidR="002563DB">
          <w:rPr>
            <w:lang w:val="en-GB"/>
          </w:rPr>
          <w:t>values of λ</w:t>
        </w:r>
      </w:ins>
      <w:ins w:id="2348" w:author="CAIZERGUES Alain" w:date="2023-09-19T17:45:00Z">
        <w:r w:rsidR="00BD60E5">
          <w:rPr>
            <w:lang w:val="en-GB"/>
          </w:rPr>
          <w:t>, survival and recruitment were observed when the culling strategy focused on post</w:t>
        </w:r>
      </w:ins>
      <w:ins w:id="2349" w:author="CAIZERGUES Alain" w:date="2023-09-19T17:46:00Z">
        <w:r w:rsidR="00BD60E5">
          <w:rPr>
            <w:lang w:val="en-GB"/>
          </w:rPr>
          <w:t>-</w:t>
        </w:r>
      </w:ins>
      <w:ins w:id="2350" w:author="CAIZERGUES Alain" w:date="2023-09-19T17:45:00Z">
        <w:r w:rsidR="00BD60E5">
          <w:rPr>
            <w:lang w:val="en-GB"/>
          </w:rPr>
          <w:t xml:space="preserve">rather </w:t>
        </w:r>
      </w:ins>
      <w:ins w:id="2351" w:author="CAIZERGUES Alain" w:date="2023-09-19T17:46:00Z">
        <w:r w:rsidR="002563DB">
          <w:rPr>
            <w:lang w:val="en-GB"/>
          </w:rPr>
          <w:t>than pre-breeding.</w:t>
        </w:r>
      </w:ins>
      <w:del w:id="2352" w:author="CAIZERGUES Alain" w:date="2023-09-19T17:40:00Z">
        <w:r w:rsidRPr="00EB6FAE" w:rsidDel="00B64716">
          <w:rPr>
            <w:lang w:val="en-GB"/>
          </w:rPr>
          <w:delText>T</w:delText>
        </w:r>
      </w:del>
      <w:del w:id="2353" w:author="CAIZERGUES Alain" w:date="2023-09-19T17:47:00Z">
        <w:r w:rsidRPr="00EB6FAE" w:rsidDel="00BD60E5">
          <w:rPr>
            <w:lang w:val="en-GB"/>
          </w:rPr>
          <w:delText xml:space="preserve">he average recruitment </w:delText>
        </w:r>
        <w:r w:rsidRPr="00EB6FAE" w:rsidDel="00BD60E5">
          <w:rPr>
            <w:lang w:val="en-GB"/>
          </w:rPr>
          <w:lastRenderedPageBreak/>
          <w:delText>rates estimated from the count-based method, with and without culling pressure, were never higher to the proxies of maximum recruitment rate for both populations. The assumption on the accuracy of the count-based method is then again not excluded considering the consistency of this result.</w:delText>
        </w:r>
      </w:del>
    </w:p>
    <w:p w14:paraId="6F0FF2BA" w14:textId="6DE8BA7E" w:rsidR="00AC35CD" w:rsidRPr="00EB6FAE" w:rsidRDefault="00B404E8">
      <w:pPr>
        <w:pStyle w:val="Corpsdetexte"/>
        <w:spacing w:line="480" w:lineRule="auto"/>
        <w:ind w:firstLine="720"/>
        <w:jc w:val="both"/>
        <w:rPr>
          <w:lang w:val="en-GB"/>
        </w:rPr>
        <w:pPrChange w:id="2354" w:author="CAIZERGUES Alain" w:date="2023-09-15T11:35:00Z">
          <w:pPr>
            <w:pStyle w:val="Corpsdetexte"/>
          </w:pPr>
        </w:pPrChange>
      </w:pPr>
      <w:r w:rsidRPr="00EB6FAE">
        <w:rPr>
          <w:lang w:val="en-GB"/>
        </w:rPr>
        <w:t>Assuming that removal data provide</w:t>
      </w:r>
      <w:del w:id="2355" w:author="CAIZERGUES Alain" w:date="2023-09-20T11:38:00Z">
        <w:r w:rsidRPr="00EB6FAE" w:rsidDel="002563DB">
          <w:rPr>
            <w:lang w:val="en-GB"/>
          </w:rPr>
          <w:delText>d</w:delText>
        </w:r>
      </w:del>
      <w:r w:rsidRPr="00EB6FAE">
        <w:rPr>
          <w:lang w:val="en-GB"/>
        </w:rPr>
        <w:t xml:space="preserve"> a good picture of the year-to-year variability of age structure</w:t>
      </w:r>
      <w:del w:id="2356" w:author="CAIZERGUES Alain" w:date="2023-09-20T11:34:00Z">
        <w:r w:rsidRPr="00EB6FAE" w:rsidDel="002563DB">
          <w:rPr>
            <w:lang w:val="en-GB"/>
          </w:rPr>
          <w:delText xml:space="preserve"> of a population</w:delText>
        </w:r>
      </w:del>
      <w:del w:id="2357" w:author="CAIZERGUES Alain" w:date="2023-09-20T11:36:00Z">
        <w:r w:rsidRPr="00EB6FAE" w:rsidDel="002563DB">
          <w:rPr>
            <w:lang w:val="en-GB"/>
          </w:rPr>
          <w:delText xml:space="preserve">, </w:delText>
        </w:r>
      </w:del>
      <w:ins w:id="2358" w:author="CAIZERGUES Alain" w:date="2023-09-20T11:36:00Z">
        <w:r w:rsidR="002563DB">
          <w:rPr>
            <w:lang w:val="en-GB"/>
          </w:rPr>
          <w:t xml:space="preserve"> (</w:t>
        </w:r>
      </w:ins>
      <w:proofErr w:type="spellStart"/>
      <w:ins w:id="2359" w:author="CAIZERGUES Alain" w:date="2023-09-20T11:38:00Z">
        <w:r w:rsidR="002563DB">
          <w:rPr>
            <w:lang w:val="en-GB"/>
          </w:rPr>
          <w:t>réfs</w:t>
        </w:r>
      </w:ins>
      <w:proofErr w:type="spellEnd"/>
      <w:del w:id="2360" w:author="CAIZERGUES Alain" w:date="2023-09-20T11:38:00Z">
        <w:r w:rsidRPr="00EB6FAE" w:rsidDel="002563DB">
          <w:rPr>
            <w:lang w:val="en-GB"/>
          </w:rPr>
          <w:delText xml:space="preserve">that </w:delText>
        </w:r>
      </w:del>
      <w:del w:id="2361" w:author="CAIZERGUES Alain" w:date="2023-09-20T11:35:00Z">
        <w:r w:rsidRPr="00EB6FAE" w:rsidDel="002563DB">
          <w:rPr>
            <w:lang w:val="en-GB"/>
          </w:rPr>
          <w:delText xml:space="preserve">is, </w:delText>
        </w:r>
      </w:del>
      <w:del w:id="2362" w:author="CAIZERGUES Alain" w:date="2023-09-20T11:38:00Z">
        <w:r w:rsidRPr="00EB6FAE" w:rsidDel="002563DB">
          <w:rPr>
            <w:lang w:val="en-GB"/>
          </w:rPr>
          <w:delText xml:space="preserve">any </w:delText>
        </w:r>
      </w:del>
      <w:del w:id="2363" w:author="CAIZERGUES Alain" w:date="2023-09-20T11:35:00Z">
        <w:r w:rsidRPr="00EB6FAE" w:rsidDel="002563DB">
          <w:rPr>
            <w:lang w:val="en-GB"/>
          </w:rPr>
          <w:delText xml:space="preserve">bias of </w:delText>
        </w:r>
      </w:del>
      <w:del w:id="2364" w:author="CAIZERGUES Alain" w:date="2023-09-20T11:38:00Z">
        <w:r w:rsidRPr="00EB6FAE" w:rsidDel="002563DB">
          <w:rPr>
            <w:lang w:val="en-GB"/>
          </w:rPr>
          <w:delText>shooting towards a given age or sex category is relatively stable over time</w:delText>
        </w:r>
      </w:del>
      <w:ins w:id="2365" w:author="CAIZERGUES Alain" w:date="2023-09-20T11:36:00Z">
        <w:r w:rsidR="002563DB">
          <w:rPr>
            <w:lang w:val="en-GB"/>
          </w:rPr>
          <w:t>),</w:t>
        </w:r>
      </w:ins>
      <w:del w:id="2366" w:author="CAIZERGUES Alain" w:date="2023-09-20T11:36:00Z">
        <w:r w:rsidRPr="00EB6FAE" w:rsidDel="002563DB">
          <w:rPr>
            <w:lang w:val="en-GB"/>
          </w:rPr>
          <w:delText>,</w:delText>
        </w:r>
      </w:del>
      <w:r w:rsidRPr="00EB6FAE">
        <w:rPr>
          <w:lang w:val="en-GB"/>
        </w:rPr>
        <w:t xml:space="preserve"> the strong correlation </w:t>
      </w:r>
      <w:ins w:id="2367" w:author="CAIZERGUES Alain" w:date="2023-09-20T11:38:00Z">
        <w:r w:rsidR="002563DB">
          <w:rPr>
            <w:lang w:val="en-GB"/>
          </w:rPr>
          <w:t xml:space="preserve">between estimates derived from counts and those derived from hunting bags </w:t>
        </w:r>
      </w:ins>
      <w:del w:id="2368" w:author="CAIZERGUES Alain" w:date="2023-09-20T11:38:00Z">
        <w:r w:rsidRPr="00EB6FAE" w:rsidDel="002563DB">
          <w:rPr>
            <w:lang w:val="en-GB"/>
          </w:rPr>
          <w:delText xml:space="preserve">with the outputs of our method </w:delText>
        </w:r>
      </w:del>
      <w:r w:rsidRPr="00EB6FAE">
        <w:rPr>
          <w:lang w:val="en-GB"/>
        </w:rPr>
        <w:t xml:space="preserve">demonstrates </w:t>
      </w:r>
      <w:ins w:id="2369" w:author="CAIZERGUES Alain" w:date="2023-09-20T11:39:00Z">
        <w:r w:rsidR="002563DB">
          <w:rPr>
            <w:lang w:val="en-GB"/>
          </w:rPr>
          <w:t xml:space="preserve">the ability of the count approach </w:t>
        </w:r>
      </w:ins>
      <w:del w:id="2370" w:author="CAIZERGUES Alain" w:date="2023-09-20T11:40:00Z">
        <w:r w:rsidRPr="00EB6FAE" w:rsidDel="002563DB">
          <w:rPr>
            <w:lang w:val="en-GB"/>
          </w:rPr>
          <w:delText xml:space="preserve">its ability </w:delText>
        </w:r>
      </w:del>
      <w:r w:rsidRPr="00EB6FAE">
        <w:rPr>
          <w:lang w:val="en-GB"/>
        </w:rPr>
        <w:t xml:space="preserve">to </w:t>
      </w:r>
      <w:ins w:id="2371" w:author="CAIZERGUES Alain" w:date="2023-09-20T11:40:00Z">
        <w:r w:rsidR="002563DB">
          <w:rPr>
            <w:lang w:val="en-GB"/>
          </w:rPr>
          <w:t xml:space="preserve">properly </w:t>
        </w:r>
      </w:ins>
      <w:r w:rsidRPr="00EB6FAE">
        <w:rPr>
          <w:lang w:val="en-GB"/>
        </w:rPr>
        <w:t>track inter</w:t>
      </w:r>
      <w:ins w:id="2372" w:author="CAIZERGUES Alain" w:date="2023-09-19T17:47:00Z">
        <w:r w:rsidR="00BD60E5">
          <w:rPr>
            <w:lang w:val="en-GB"/>
          </w:rPr>
          <w:t>-</w:t>
        </w:r>
      </w:ins>
      <w:r w:rsidRPr="00EB6FAE">
        <w:rPr>
          <w:lang w:val="en-GB"/>
        </w:rPr>
        <w:t>annual fluctuations</w:t>
      </w:r>
      <w:ins w:id="2373" w:author="CAIZERGUES Alain" w:date="2023-09-19T17:47:00Z">
        <w:r w:rsidR="00BD60E5">
          <w:rPr>
            <w:lang w:val="en-GB"/>
          </w:rPr>
          <w:t xml:space="preserve"> in demographic parameters </w:t>
        </w:r>
      </w:ins>
      <w:ins w:id="2374" w:author="CAIZERGUES Alain" w:date="2023-09-20T11:41:00Z">
        <w:r w:rsidR="002563DB">
          <w:rPr>
            <w:lang w:val="en-GB"/>
          </w:rPr>
          <w:t>such as survival and recruitment</w:t>
        </w:r>
      </w:ins>
      <w:r w:rsidRPr="00EB6FAE">
        <w:rPr>
          <w:lang w:val="en-GB"/>
        </w:rPr>
        <w:t>.</w:t>
      </w:r>
      <w:del w:id="2375" w:author="CAIZERGUES Alain" w:date="2023-09-19T17:48:00Z">
        <w:r w:rsidRPr="00EB6FAE" w:rsidDel="00BD60E5">
          <w:rPr>
            <w:lang w:val="en-GB"/>
          </w:rPr>
          <w:delText xml:space="preserve"> </w:delText>
        </w:r>
      </w:del>
      <w:ins w:id="2376" w:author="CAIZERGUES Alain" w:date="2023-09-19T17:48:00Z">
        <w:r w:rsidR="00BD60E5">
          <w:rPr>
            <w:lang w:val="en-GB"/>
          </w:rPr>
          <w:t xml:space="preserve">  </w:t>
        </w:r>
      </w:ins>
      <w:ins w:id="2377" w:author="CAIZERGUES Alain" w:date="2023-09-20T11:41:00Z">
        <w:r w:rsidR="002563DB">
          <w:rPr>
            <w:lang w:val="en-GB"/>
          </w:rPr>
          <w:t xml:space="preserve">The fact that </w:t>
        </w:r>
        <w:r w:rsidR="00C47584">
          <w:rPr>
            <w:lang w:val="en-GB"/>
          </w:rPr>
          <w:t xml:space="preserve">the observed correlation was strong despite </w:t>
        </w:r>
      </w:ins>
      <w:ins w:id="2378" w:author="CAIZERGUES Alain" w:date="2023-09-20T11:42:00Z">
        <w:r w:rsidR="00C47584" w:rsidRPr="00EB6FAE">
          <w:rPr>
            <w:lang w:val="en-GB"/>
          </w:rPr>
          <w:t xml:space="preserve">being based on a short time series </w:t>
        </w:r>
      </w:ins>
      <w:del w:id="2379" w:author="CAIZERGUES Alain" w:date="2023-09-20T11:42:00Z">
        <w:r w:rsidRPr="00EB6FAE" w:rsidDel="00C47584">
          <w:rPr>
            <w:lang w:val="en-GB"/>
          </w:rPr>
          <w:delText xml:space="preserve">This result is </w:delText>
        </w:r>
      </w:del>
      <w:ins w:id="2380" w:author="CAIZERGUES Alain" w:date="2023-09-20T11:43:00Z">
        <w:r w:rsidR="00C47584">
          <w:rPr>
            <w:lang w:val="en-GB"/>
          </w:rPr>
          <w:t>strengthen</w:t>
        </w:r>
      </w:ins>
      <w:ins w:id="2381" w:author="CAIZERGUES Alain" w:date="2023-09-20T11:42:00Z">
        <w:r w:rsidR="00C47584">
          <w:rPr>
            <w:lang w:val="en-GB"/>
          </w:rPr>
          <w:t xml:space="preserve"> its robustness</w:t>
        </w:r>
      </w:ins>
      <w:del w:id="2382" w:author="CAIZERGUES Alain" w:date="2023-09-20T11:42:00Z">
        <w:r w:rsidRPr="00EB6FAE" w:rsidDel="00C47584">
          <w:rPr>
            <w:lang w:val="en-GB"/>
          </w:rPr>
          <w:delText xml:space="preserve">robust because such correlation was </w:delText>
        </w:r>
      </w:del>
      <w:del w:id="2383" w:author="CAIZERGUES Alain" w:date="2023-09-19T17:48:00Z">
        <w:r w:rsidRPr="00EB6FAE" w:rsidDel="00BD60E5">
          <w:rPr>
            <w:lang w:val="en-GB"/>
          </w:rPr>
          <w:delText xml:space="preserve">obvious </w:delText>
        </w:r>
      </w:del>
      <w:del w:id="2384" w:author="CAIZERGUES Alain" w:date="2023-09-20T11:42:00Z">
        <w:r w:rsidRPr="00EB6FAE" w:rsidDel="00C47584">
          <w:rPr>
            <w:lang w:val="en-GB"/>
          </w:rPr>
          <w:delText>despite being based on a short time series</w:delText>
        </w:r>
      </w:del>
      <w:r w:rsidRPr="00EB6FAE">
        <w:rPr>
          <w:lang w:val="en-GB"/>
        </w:rPr>
        <w:t xml:space="preserve">. </w:t>
      </w:r>
      <w:ins w:id="2385" w:author="CAIZERGUES Alain" w:date="2023-09-19T17:48:00Z">
        <w:r w:rsidR="00BD60E5">
          <w:rPr>
            <w:lang w:val="en-GB"/>
          </w:rPr>
          <w:t xml:space="preserve"> </w:t>
        </w:r>
      </w:ins>
      <w:ins w:id="2386" w:author="CAIZERGUES Alain" w:date="2023-09-20T11:43:00Z">
        <w:r w:rsidR="00C47584">
          <w:rPr>
            <w:lang w:val="en-GB"/>
          </w:rPr>
          <w:t xml:space="preserve">Furthermore, the strength of the relationship between parameters obtained through the two approaches also support </w:t>
        </w:r>
      </w:ins>
      <w:ins w:id="2387" w:author="CAIZERGUES Alain" w:date="2023-09-26T11:37:00Z">
        <w:r w:rsidR="003B1EA2">
          <w:rPr>
            <w:lang w:val="en-GB"/>
          </w:rPr>
          <w:t xml:space="preserve">that </w:t>
        </w:r>
      </w:ins>
      <w:ins w:id="2388" w:author="CAIZERGUES Alain" w:date="2023-09-20T11:46:00Z">
        <w:r w:rsidR="00C47584">
          <w:rPr>
            <w:lang w:val="en-GB"/>
          </w:rPr>
          <w:t>important</w:t>
        </w:r>
      </w:ins>
      <w:ins w:id="2389" w:author="CAIZERGUES Alain" w:date="2023-09-20T11:45:00Z">
        <w:r w:rsidR="00C47584">
          <w:rPr>
            <w:lang w:val="en-GB"/>
          </w:rPr>
          <w:t xml:space="preserve"> </w:t>
        </w:r>
      </w:ins>
      <w:del w:id="2390" w:author="CAIZERGUES Alain" w:date="2023-09-19T17:49:00Z">
        <w:r w:rsidRPr="00EB6FAE" w:rsidDel="00BD60E5">
          <w:rPr>
            <w:lang w:val="en-GB"/>
          </w:rPr>
          <w:delText xml:space="preserve">This </w:delText>
        </w:r>
      </w:del>
      <w:del w:id="2391" w:author="CAIZERGUES Alain" w:date="2023-09-20T11:44:00Z">
        <w:r w:rsidRPr="00EB6FAE" w:rsidDel="00C47584">
          <w:rPr>
            <w:lang w:val="en-GB"/>
          </w:rPr>
          <w:delText xml:space="preserve">strong relationship </w:delText>
        </w:r>
      </w:del>
      <w:del w:id="2392" w:author="CAIZERGUES Alain" w:date="2023-09-19T17:49:00Z">
        <w:r w:rsidRPr="00EB6FAE" w:rsidDel="00BD60E5">
          <w:rPr>
            <w:lang w:val="en-GB"/>
          </w:rPr>
          <w:delText xml:space="preserve">was also satisfying because it </w:delText>
        </w:r>
      </w:del>
      <w:del w:id="2393" w:author="CAIZERGUES Alain" w:date="2023-09-19T17:50:00Z">
        <w:r w:rsidRPr="00EB6FAE" w:rsidDel="00BD60E5">
          <w:rPr>
            <w:lang w:val="en-GB"/>
          </w:rPr>
          <w:delText>demonstrates</w:delText>
        </w:r>
      </w:del>
      <w:del w:id="2394" w:author="CAIZERGUES Alain" w:date="2023-09-20T11:44:00Z">
        <w:r w:rsidRPr="00EB6FAE" w:rsidDel="00C47584">
          <w:rPr>
            <w:lang w:val="en-GB"/>
          </w:rPr>
          <w:delText xml:space="preserve"> that </w:delText>
        </w:r>
      </w:del>
      <w:del w:id="2395" w:author="CAIZERGUES Alain" w:date="2023-09-20T11:45:00Z">
        <w:r w:rsidRPr="00EB6FAE" w:rsidDel="00C47584">
          <w:rPr>
            <w:lang w:val="en-GB"/>
          </w:rPr>
          <w:delText xml:space="preserve">the </w:delText>
        </w:r>
      </w:del>
      <w:r w:rsidRPr="00EB6FAE">
        <w:rPr>
          <w:lang w:val="en-GB"/>
        </w:rPr>
        <w:t>assumption</w:t>
      </w:r>
      <w:ins w:id="2396" w:author="CAIZERGUES Alain" w:date="2023-09-20T11:46:00Z">
        <w:r w:rsidR="00C47584">
          <w:rPr>
            <w:lang w:val="en-GB"/>
          </w:rPr>
          <w:t>s</w:t>
        </w:r>
      </w:ins>
      <w:ins w:id="2397" w:author="CAIZERGUES Alain" w:date="2023-09-20T11:45:00Z">
        <w:r w:rsidR="00C47584">
          <w:rPr>
            <w:lang w:val="en-GB"/>
          </w:rPr>
          <w:t xml:space="preserve"> of our model (</w:t>
        </w:r>
      </w:ins>
      <w:del w:id="2398" w:author="CAIZERGUES Alain" w:date="2023-09-20T11:46:00Z">
        <w:r w:rsidRPr="00EB6FAE" w:rsidDel="00C47584">
          <w:rPr>
            <w:lang w:val="en-GB"/>
          </w:rPr>
          <w:delText xml:space="preserve"> of a</w:delText>
        </w:r>
      </w:del>
      <w:ins w:id="2399" w:author="CAIZERGUES Alain" w:date="2023-09-20T11:46:00Z">
        <w:r w:rsidR="00C47584">
          <w:rPr>
            <w:lang w:val="en-GB"/>
          </w:rPr>
          <w:t>e.g.,</w:t>
        </w:r>
      </w:ins>
      <w:r w:rsidRPr="00EB6FAE">
        <w:rPr>
          <w:lang w:val="en-GB"/>
        </w:rPr>
        <w:t xml:space="preserve"> constant adult sex ratio</w:t>
      </w:r>
      <w:ins w:id="2400" w:author="CAIZERGUES Alain" w:date="2023-09-20T11:46:00Z">
        <w:r w:rsidR="00C47584">
          <w:rPr>
            <w:lang w:val="en-GB"/>
          </w:rPr>
          <w:t>)</w:t>
        </w:r>
      </w:ins>
      <w:r w:rsidRPr="00EB6FAE">
        <w:rPr>
          <w:lang w:val="en-GB"/>
        </w:rPr>
        <w:t xml:space="preserve"> </w:t>
      </w:r>
      <w:del w:id="2401" w:author="CAIZERGUES Alain" w:date="2023-09-20T11:46:00Z">
        <w:r w:rsidRPr="00EB6FAE" w:rsidDel="00C47584">
          <w:rPr>
            <w:lang w:val="en-GB"/>
          </w:rPr>
          <w:delText xml:space="preserve">is </w:delText>
        </w:r>
      </w:del>
      <w:ins w:id="2402" w:author="CAIZERGUES Alain" w:date="2023-09-20T11:46:00Z">
        <w:r w:rsidR="00C47584">
          <w:rPr>
            <w:lang w:val="en-GB"/>
          </w:rPr>
          <w:t xml:space="preserve">were </w:t>
        </w:r>
      </w:ins>
      <w:ins w:id="2403" w:author="CAIZERGUES Alain" w:date="2023-09-20T11:47:00Z">
        <w:r w:rsidR="00C47584">
          <w:rPr>
            <w:lang w:val="en-GB"/>
          </w:rPr>
          <w:t>met</w:t>
        </w:r>
      </w:ins>
      <w:del w:id="2404" w:author="CAIZERGUES Alain" w:date="2023-09-20T11:46:00Z">
        <w:r w:rsidRPr="00EB6FAE" w:rsidDel="00C47584">
          <w:rPr>
            <w:lang w:val="en-GB"/>
          </w:rPr>
          <w:delText xml:space="preserve">not </w:delText>
        </w:r>
      </w:del>
      <w:del w:id="2405" w:author="CAIZERGUES Alain" w:date="2023-09-19T17:50:00Z">
        <w:r w:rsidRPr="00EB6FAE" w:rsidDel="00BD60E5">
          <w:rPr>
            <w:lang w:val="en-GB"/>
          </w:rPr>
          <w:delText>corrupted</w:delText>
        </w:r>
      </w:del>
      <w:r w:rsidRPr="00EB6FAE">
        <w:rPr>
          <w:lang w:val="en-GB"/>
        </w:rPr>
        <w:t>.</w:t>
      </w:r>
      <w:ins w:id="2406" w:author="CAIZERGUES Alain" w:date="2023-09-19T17:50:00Z">
        <w:r w:rsidR="00BD60E5">
          <w:rPr>
            <w:lang w:val="en-GB"/>
          </w:rPr>
          <w:t xml:space="preserve"> </w:t>
        </w:r>
      </w:ins>
      <w:r w:rsidRPr="00EB6FAE">
        <w:rPr>
          <w:lang w:val="en-GB"/>
        </w:rPr>
        <w:t xml:space="preserve"> The temporal autocorrelation of the adult sex ratio might be explained by the fact that it integrates many age-cohorts, which makes it structurally strong. </w:t>
      </w:r>
      <w:ins w:id="2407" w:author="CAIZERGUES Alain" w:date="2023-09-19T17:50:00Z">
        <w:r w:rsidR="00BD60E5">
          <w:rPr>
            <w:lang w:val="en-GB"/>
          </w:rPr>
          <w:t xml:space="preserve"> </w:t>
        </w:r>
      </w:ins>
      <w:del w:id="2408" w:author="CAIZERGUES Alain" w:date="2023-09-20T11:48:00Z">
        <w:r w:rsidRPr="00EB6FAE" w:rsidDel="00C47584">
          <w:rPr>
            <w:lang w:val="en-GB"/>
          </w:rPr>
          <w:delText>Even if s</w:delText>
        </w:r>
      </w:del>
      <w:ins w:id="2409" w:author="CAIZERGUES Alain" w:date="2023-09-20T11:48:00Z">
        <w:r w:rsidR="00C47584">
          <w:rPr>
            <w:lang w:val="en-GB"/>
          </w:rPr>
          <w:t>S</w:t>
        </w:r>
      </w:ins>
      <w:r w:rsidRPr="00EB6FAE">
        <w:rPr>
          <w:lang w:val="en-GB"/>
        </w:rPr>
        <w:t xml:space="preserve">ignificant variations of the adult sex ratio can </w:t>
      </w:r>
      <w:del w:id="2410" w:author="CAIZERGUES Alain" w:date="2023-09-19T17:51:00Z">
        <w:r w:rsidRPr="00EB6FAE" w:rsidDel="000C16DA">
          <w:rPr>
            <w:lang w:val="en-GB"/>
          </w:rPr>
          <w:delText xml:space="preserve">still </w:delText>
        </w:r>
      </w:del>
      <w:r w:rsidRPr="00EB6FAE">
        <w:rPr>
          <w:lang w:val="en-GB"/>
        </w:rPr>
        <w:t xml:space="preserve">occur over </w:t>
      </w:r>
      <w:ins w:id="2411" w:author="CAIZERGUES Alain" w:date="2023-09-20T11:48:00Z">
        <w:r w:rsidR="00C47584">
          <w:rPr>
            <w:lang w:val="en-GB"/>
          </w:rPr>
          <w:t xml:space="preserve">the </w:t>
        </w:r>
      </w:ins>
      <w:r w:rsidRPr="00EB6FAE">
        <w:rPr>
          <w:lang w:val="en-GB"/>
        </w:rPr>
        <w:t>long t</w:t>
      </w:r>
      <w:ins w:id="2412" w:author="CAIZERGUES Alain" w:date="2023-09-20T11:48:00Z">
        <w:r w:rsidR="00C47584">
          <w:rPr>
            <w:lang w:val="en-GB"/>
          </w:rPr>
          <w:t>erm</w:t>
        </w:r>
      </w:ins>
      <w:del w:id="2413" w:author="CAIZERGUES Alain" w:date="2023-09-20T11:48:00Z">
        <w:r w:rsidRPr="00EB6FAE" w:rsidDel="00C47584">
          <w:rPr>
            <w:lang w:val="en-GB"/>
          </w:rPr>
          <w:delText>ime periods</w:delText>
        </w:r>
      </w:del>
      <w:r w:rsidRPr="00EB6FAE">
        <w:rPr>
          <w:lang w:val="en-GB"/>
        </w:rPr>
        <w:t>,</w:t>
      </w:r>
      <w:ins w:id="2414" w:author="CAIZERGUES Alain" w:date="2023-09-20T11:48:00Z">
        <w:r w:rsidR="00C47584">
          <w:rPr>
            <w:lang w:val="en-GB"/>
          </w:rPr>
          <w:t xml:space="preserve"> but</w:t>
        </w:r>
      </w:ins>
      <w:r w:rsidRPr="00EB6FAE">
        <w:rPr>
          <w:lang w:val="en-GB"/>
        </w:rPr>
        <w:t xml:space="preserve"> </w:t>
      </w:r>
      <w:ins w:id="2415" w:author="CAIZERGUES Alain" w:date="2023-09-19T17:51:00Z">
        <w:r w:rsidR="000C16DA">
          <w:rPr>
            <w:lang w:val="en-GB"/>
          </w:rPr>
          <w:t xml:space="preserve">our results </w:t>
        </w:r>
      </w:ins>
      <w:del w:id="2416" w:author="CAIZERGUES Alain" w:date="2023-09-19T17:51:00Z">
        <w:r w:rsidRPr="00EB6FAE" w:rsidDel="000C16DA">
          <w:rPr>
            <w:lang w:val="en-GB"/>
          </w:rPr>
          <w:delText>this result demonstrates</w:delText>
        </w:r>
      </w:del>
      <w:ins w:id="2417" w:author="CAIZERGUES Alain" w:date="2023-09-19T17:51:00Z">
        <w:r w:rsidR="000C16DA">
          <w:rPr>
            <w:lang w:val="en-GB"/>
          </w:rPr>
          <w:t>suggest</w:t>
        </w:r>
      </w:ins>
      <w:ins w:id="2418" w:author="CAIZERGUES Alain" w:date="2023-09-20T11:48:00Z">
        <w:r w:rsidR="00C47584">
          <w:rPr>
            <w:lang w:val="en-GB"/>
          </w:rPr>
          <w:t>s</w:t>
        </w:r>
      </w:ins>
      <w:r w:rsidRPr="00EB6FAE">
        <w:rPr>
          <w:lang w:val="en-GB"/>
        </w:rPr>
        <w:t xml:space="preserve"> that it is not necessary to monitor and update it on a yearly basis. </w:t>
      </w:r>
      <w:ins w:id="2419" w:author="CAIZERGUES Alain" w:date="2023-09-19T17:51:00Z">
        <w:r w:rsidR="000C16DA">
          <w:rPr>
            <w:lang w:val="en-GB"/>
          </w:rPr>
          <w:t xml:space="preserve"> </w:t>
        </w:r>
      </w:ins>
      <w:ins w:id="2420" w:author="CAIZERGUES Alain" w:date="2023-09-19T17:54:00Z">
        <w:r w:rsidR="000D34B6">
          <w:rPr>
            <w:lang w:val="en-GB"/>
          </w:rPr>
          <w:t>Proportions of males</w:t>
        </w:r>
      </w:ins>
      <w:ins w:id="2421" w:author="CAIZERGUES Alain" w:date="2023-09-19T17:52:00Z">
        <w:r w:rsidR="000C16DA">
          <w:rPr>
            <w:lang w:val="en-GB"/>
          </w:rPr>
          <w:t xml:space="preserve"> </w:t>
        </w:r>
      </w:ins>
      <w:ins w:id="2422" w:author="CAIZERGUES Alain" w:date="2023-09-19T17:54:00Z">
        <w:r w:rsidR="000D34B6">
          <w:rPr>
            <w:lang w:val="en-GB"/>
          </w:rPr>
          <w:t xml:space="preserve">in </w:t>
        </w:r>
      </w:ins>
      <w:ins w:id="2423" w:author="CAIZERGUES Alain" w:date="2023-09-19T17:52:00Z">
        <w:r w:rsidR="000C16DA">
          <w:rPr>
            <w:lang w:val="en-GB"/>
          </w:rPr>
          <w:t>adult</w:t>
        </w:r>
      </w:ins>
      <w:ins w:id="2424" w:author="CAIZERGUES Alain" w:date="2023-09-19T17:54:00Z">
        <w:r w:rsidR="000D34B6">
          <w:rPr>
            <w:lang w:val="en-GB"/>
          </w:rPr>
          <w:t>s</w:t>
        </w:r>
      </w:ins>
      <w:del w:id="2425" w:author="CAIZERGUES Alain" w:date="2023-09-19T17:52:00Z">
        <w:r w:rsidRPr="00EB6FAE" w:rsidDel="000C16DA">
          <w:rPr>
            <w:lang w:val="en-GB"/>
          </w:rPr>
          <w:delText>The adult</w:delText>
        </w:r>
      </w:del>
      <w:del w:id="2426" w:author="CAIZERGUES Alain" w:date="2023-09-19T17:54:00Z">
        <w:r w:rsidRPr="00EB6FAE" w:rsidDel="000D34B6">
          <w:rPr>
            <w:lang w:val="en-GB"/>
          </w:rPr>
          <w:delText xml:space="preserve"> sex ratio</w:delText>
        </w:r>
      </w:del>
      <w:r w:rsidRPr="00EB6FAE">
        <w:rPr>
          <w:lang w:val="en-GB"/>
        </w:rPr>
        <w:t xml:space="preserve"> </w:t>
      </w:r>
      <w:del w:id="2427" w:author="CAIZERGUES Alain" w:date="2023-09-19T17:52:00Z">
        <w:r w:rsidRPr="00EB6FAE" w:rsidDel="000C16DA">
          <w:rPr>
            <w:lang w:val="en-GB"/>
          </w:rPr>
          <w:delText xml:space="preserve">found </w:delText>
        </w:r>
      </w:del>
      <w:ins w:id="2428" w:author="CAIZERGUES Alain" w:date="2023-09-19T17:52:00Z">
        <w:r w:rsidR="000C16DA">
          <w:rPr>
            <w:lang w:val="en-GB"/>
          </w:rPr>
          <w:t>estimated in the present paper</w:t>
        </w:r>
        <w:r w:rsidR="000C16DA" w:rsidRPr="00EB6FAE">
          <w:rPr>
            <w:lang w:val="en-GB"/>
          </w:rPr>
          <w:t xml:space="preserve"> </w:t>
        </w:r>
        <w:r w:rsidR="000C16DA">
          <w:rPr>
            <w:lang w:val="en-GB"/>
          </w:rPr>
          <w:t>(i.e</w:t>
        </w:r>
      </w:ins>
      <w:ins w:id="2429" w:author="CAIZERGUES Alain" w:date="2023-09-19T17:53:00Z">
        <w:r w:rsidR="000C16DA">
          <w:rPr>
            <w:lang w:val="en-GB"/>
          </w:rPr>
          <w:t xml:space="preserve">., </w:t>
        </w:r>
      </w:ins>
      <w:ins w:id="2430" w:author="CAIZERGUES Alain" w:date="2023-09-19T17:52:00Z">
        <w:r w:rsidR="000C16DA">
          <w:rPr>
            <w:lang w:val="en-GB"/>
          </w:rPr>
          <w:t xml:space="preserve">) </w:t>
        </w:r>
      </w:ins>
      <w:del w:id="2431" w:author="CAIZERGUES Alain" w:date="2023-09-19T17:52:00Z">
        <w:r w:rsidRPr="00EB6FAE" w:rsidDel="000C16DA">
          <w:rPr>
            <w:lang w:val="en-GB"/>
          </w:rPr>
          <w:delText xml:space="preserve">here on a restricted time period is in </w:delText>
        </w:r>
      </w:del>
      <w:ins w:id="2432" w:author="CAIZERGUES Alain" w:date="2023-09-19T17:52:00Z">
        <w:r w:rsidR="000C16DA">
          <w:rPr>
            <w:lang w:val="en-GB"/>
          </w:rPr>
          <w:t>are with</w:t>
        </w:r>
      </w:ins>
      <w:ins w:id="2433" w:author="CAIZERGUES Alain" w:date="2023-09-19T17:53:00Z">
        <w:r w:rsidR="000C16DA">
          <w:rPr>
            <w:lang w:val="en-GB"/>
          </w:rPr>
          <w:t>in</w:t>
        </w:r>
      </w:ins>
      <w:ins w:id="2434" w:author="CAIZERGUES Alain" w:date="2023-09-19T17:52:00Z">
        <w:r w:rsidR="000C16DA">
          <w:rPr>
            <w:lang w:val="en-GB"/>
          </w:rPr>
          <w:t xml:space="preserve"> the range of those </w:t>
        </w:r>
      </w:ins>
      <w:del w:id="2435" w:author="CAIZERGUES Alain" w:date="2023-09-19T17:53:00Z">
        <w:r w:rsidRPr="00EB6FAE" w:rsidDel="000C16DA">
          <w:rPr>
            <w:lang w:val="en-GB"/>
          </w:rPr>
          <w:delText>line with</w:delText>
        </w:r>
      </w:del>
      <w:ins w:id="2436" w:author="CAIZERGUES Alain" w:date="2023-09-19T17:53:00Z">
        <w:r w:rsidR="000C16DA">
          <w:rPr>
            <w:lang w:val="en-GB"/>
          </w:rPr>
          <w:t>observed in native</w:t>
        </w:r>
      </w:ins>
      <w:r w:rsidRPr="00EB6FAE">
        <w:rPr>
          <w:lang w:val="en-GB"/>
        </w:rPr>
        <w:t xml:space="preserve"> </w:t>
      </w:r>
      <w:del w:id="2437" w:author="CAIZERGUES Alain" w:date="2023-09-19T17:53:00Z">
        <w:r w:rsidRPr="00EB6FAE" w:rsidDel="000C16DA">
          <w:rPr>
            <w:lang w:val="en-GB"/>
          </w:rPr>
          <w:delText xml:space="preserve">the </w:delText>
        </w:r>
      </w:del>
      <w:r w:rsidRPr="00EB6FAE">
        <w:rPr>
          <w:lang w:val="en-GB"/>
        </w:rPr>
        <w:t xml:space="preserve">Ruddy duck </w:t>
      </w:r>
      <w:del w:id="2438" w:author="CAIZERGUES Alain" w:date="2023-09-19T17:53:00Z">
        <w:r w:rsidRPr="00EB6FAE" w:rsidDel="000C16DA">
          <w:rPr>
            <w:lang w:val="en-GB"/>
          </w:rPr>
          <w:delText>in its native area</w:delText>
        </w:r>
      </w:del>
      <w:ins w:id="2439" w:author="CAIZERGUES Alain" w:date="2023-09-19T17:53:00Z">
        <w:r w:rsidR="000C16DA">
          <w:rPr>
            <w:lang w:val="en-GB"/>
          </w:rPr>
          <w:t>populations of North America</w:t>
        </w:r>
      </w:ins>
      <w:r w:rsidRPr="00EB6FAE">
        <w:rPr>
          <w:lang w:val="en-GB"/>
        </w:rPr>
        <w:t xml:space="preserve"> (0.62 in </w:t>
      </w:r>
      <w:r w:rsidR="00B83782">
        <w:fldChar w:fldCharType="begin"/>
      </w:r>
      <w:r w:rsidR="00B83782" w:rsidRPr="00B83782">
        <w:rPr>
          <w:lang w:val="en-GB"/>
          <w:rPrChange w:id="2440" w:author="CAIZERGUES Alain" w:date="2023-06-13T10:56:00Z">
            <w:rPr/>
          </w:rPrChange>
        </w:rPr>
        <w:instrText xml:space="preserve"> HYPERLINK \l "ref-Bellrose1980" \h </w:instrText>
      </w:r>
      <w:r w:rsidR="00B83782">
        <w:fldChar w:fldCharType="separate"/>
      </w:r>
      <w:proofErr w:type="spellStart"/>
      <w:r w:rsidRPr="00EB6FAE">
        <w:rPr>
          <w:rStyle w:val="Lienhypertexte"/>
          <w:lang w:val="en-GB"/>
        </w:rPr>
        <w:t>Bellrose</w:t>
      </w:r>
      <w:proofErr w:type="spellEnd"/>
      <w:r w:rsidRPr="00EB6FAE">
        <w:rPr>
          <w:rStyle w:val="Lienhypertexte"/>
          <w:lang w:val="en-GB"/>
        </w:rPr>
        <w:t>, 1980</w:t>
      </w:r>
      <w:r w:rsidR="00B83782">
        <w:rPr>
          <w:rStyle w:val="Lienhypertexte"/>
          <w:lang w:val="en-GB"/>
        </w:rPr>
        <w:fldChar w:fldCharType="end"/>
      </w:r>
      <w:r w:rsidRPr="00EB6FAE">
        <w:rPr>
          <w:lang w:val="en-GB"/>
        </w:rPr>
        <w:t xml:space="preserve">) and </w:t>
      </w:r>
      <w:del w:id="2441" w:author="CAIZERGUES Alain" w:date="2023-09-20T11:49:00Z">
        <w:r w:rsidRPr="00EB6FAE" w:rsidDel="00C47584">
          <w:rPr>
            <w:lang w:val="en-GB"/>
          </w:rPr>
          <w:delText xml:space="preserve">with </w:delText>
        </w:r>
      </w:del>
      <w:ins w:id="2442" w:author="CAIZERGUES Alain" w:date="2023-09-20T11:49:00Z">
        <w:r w:rsidR="00C47584">
          <w:rPr>
            <w:lang w:val="en-GB"/>
          </w:rPr>
          <w:t>in</w:t>
        </w:r>
        <w:r w:rsidR="00C47584" w:rsidRPr="00EB6FAE">
          <w:rPr>
            <w:lang w:val="en-GB"/>
          </w:rPr>
          <w:t xml:space="preserve"> </w:t>
        </w:r>
      </w:ins>
      <w:r w:rsidRPr="00EB6FAE">
        <w:rPr>
          <w:lang w:val="en-GB"/>
        </w:rPr>
        <w:t xml:space="preserve">other duck species </w:t>
      </w:r>
      <w:r w:rsidRPr="00EB6FAE">
        <w:rPr>
          <w:lang w:val="en-GB"/>
        </w:rPr>
        <w:lastRenderedPageBreak/>
        <w:t>(</w:t>
      </w:r>
      <w:r w:rsidR="00B83782">
        <w:fldChar w:fldCharType="begin"/>
      </w:r>
      <w:r w:rsidR="00B83782" w:rsidRPr="00B83782">
        <w:rPr>
          <w:lang w:val="en-GB"/>
          <w:rPrChange w:id="2443" w:author="CAIZERGUES Alain" w:date="2023-06-13T10:56:00Z">
            <w:rPr/>
          </w:rPrChange>
        </w:rPr>
        <w:instrText xml:space="preserve"> HYPERLINK \l "ref-Wood2021" \h </w:instrText>
      </w:r>
      <w:r w:rsidR="00B83782">
        <w:fldChar w:fldCharType="separate"/>
      </w:r>
      <w:r w:rsidRPr="00EB6FAE">
        <w:rPr>
          <w:rStyle w:val="Lienhypertexte"/>
          <w:lang w:val="en-GB"/>
        </w:rPr>
        <w:t>Wood et al., 2021</w:t>
      </w:r>
      <w:r w:rsidR="00B83782">
        <w:rPr>
          <w:rStyle w:val="Lienhypertexte"/>
          <w:lang w:val="en-GB"/>
        </w:rPr>
        <w:fldChar w:fldCharType="end"/>
      </w:r>
      <w:r w:rsidRPr="00EB6FAE">
        <w:rPr>
          <w:lang w:val="en-GB"/>
        </w:rPr>
        <w:t xml:space="preserve">). </w:t>
      </w:r>
      <w:ins w:id="2444" w:author="CAIZERGUES Alain" w:date="2023-09-19T17:54:00Z">
        <w:r w:rsidR="000C16DA">
          <w:rPr>
            <w:lang w:val="en-GB"/>
          </w:rPr>
          <w:t xml:space="preserve"> </w:t>
        </w:r>
      </w:ins>
      <w:r w:rsidRPr="00EB6FAE">
        <w:rPr>
          <w:lang w:val="en-GB"/>
        </w:rPr>
        <w:t xml:space="preserve">The </w:t>
      </w:r>
      <w:ins w:id="2445" w:author="CAIZERGUES Alain" w:date="2023-09-20T11:49:00Z">
        <w:r w:rsidR="00C47584">
          <w:rPr>
            <w:lang w:val="en-GB"/>
          </w:rPr>
          <w:t>“</w:t>
        </w:r>
      </w:ins>
      <w:r w:rsidRPr="00EB6FAE">
        <w:rPr>
          <w:lang w:val="en-GB"/>
        </w:rPr>
        <w:t>count-</w:t>
      </w:r>
      <w:ins w:id="2446" w:author="CAIZERGUES Alain" w:date="2023-09-20T11:49:00Z">
        <w:r w:rsidR="00C47584">
          <w:rPr>
            <w:lang w:val="en-GB"/>
          </w:rPr>
          <w:t xml:space="preserve">changing sex ratio” </w:t>
        </w:r>
      </w:ins>
      <w:del w:id="2447" w:author="CAIZERGUES Alain" w:date="2023-09-20T11:49:00Z">
        <w:r w:rsidRPr="00EB6FAE" w:rsidDel="00C47584">
          <w:rPr>
            <w:lang w:val="en-GB"/>
          </w:rPr>
          <w:delText xml:space="preserve">based </w:delText>
        </w:r>
      </w:del>
      <w:r w:rsidRPr="00EB6FAE">
        <w:rPr>
          <w:lang w:val="en-GB"/>
        </w:rPr>
        <w:t>method</w:t>
      </w:r>
      <w:ins w:id="2448" w:author="CAIZERGUES Alain" w:date="2023-09-26T11:38:00Z">
        <w:r w:rsidR="003B1EA2">
          <w:rPr>
            <w:lang w:val="en-GB"/>
          </w:rPr>
          <w:t xml:space="preserve"> presented here</w:t>
        </w:r>
      </w:ins>
      <w:r w:rsidRPr="00EB6FAE">
        <w:rPr>
          <w:lang w:val="en-GB"/>
        </w:rPr>
        <w:t xml:space="preserve"> always provided recruitment rates significantly lower than the method based on removal data</w:t>
      </w:r>
      <w:ins w:id="2449" w:author="CAIZERGUES Alain" w:date="2023-09-26T11:38:00Z">
        <w:r w:rsidR="003B1EA2">
          <w:rPr>
            <w:lang w:val="en-GB"/>
          </w:rPr>
          <w:t xml:space="preserve"> (hunting bags)</w:t>
        </w:r>
      </w:ins>
      <w:r w:rsidRPr="00EB6FAE">
        <w:rPr>
          <w:lang w:val="en-GB"/>
        </w:rPr>
        <w:t xml:space="preserve"> by a factor close to two, a result that is </w:t>
      </w:r>
      <w:del w:id="2450" w:author="CAIZERGUES Alain" w:date="2023-09-20T11:58:00Z">
        <w:r w:rsidRPr="00EB6FAE" w:rsidDel="00317D91">
          <w:rPr>
            <w:lang w:val="en-GB"/>
          </w:rPr>
          <w:delText>in line</w:delText>
        </w:r>
      </w:del>
      <w:ins w:id="2451" w:author="CAIZERGUES Alain" w:date="2023-09-20T11:58:00Z">
        <w:r w:rsidR="00317D91">
          <w:rPr>
            <w:lang w:val="en-GB"/>
          </w:rPr>
          <w:t xml:space="preserve">compatible with </w:t>
        </w:r>
      </w:ins>
      <w:del w:id="2452" w:author="CAIZERGUES Alain" w:date="2023-09-20T11:58:00Z">
        <w:r w:rsidRPr="00EB6FAE" w:rsidDel="00317D91">
          <w:rPr>
            <w:lang w:val="en-GB"/>
          </w:rPr>
          <w:delText xml:space="preserve"> with the hypothesis that</w:delText>
        </w:r>
      </w:del>
      <w:ins w:id="2453" w:author="CAIZERGUES Alain" w:date="2023-09-20T11:58:00Z">
        <w:r w:rsidR="00317D91">
          <w:rPr>
            <w:lang w:val="en-GB"/>
          </w:rPr>
          <w:t xml:space="preserve">a higher </w:t>
        </w:r>
      </w:ins>
      <w:ins w:id="2454" w:author="CAIZERGUES Alain" w:date="2023-09-20T11:59:00Z">
        <w:r w:rsidR="00317D91">
          <w:rPr>
            <w:lang w:val="en-GB"/>
          </w:rPr>
          <w:t xml:space="preserve">vulnerability of </w:t>
        </w:r>
      </w:ins>
      <w:del w:id="2455" w:author="CAIZERGUES Alain" w:date="2023-09-20T11:59:00Z">
        <w:r w:rsidRPr="00EB6FAE" w:rsidDel="00317D91">
          <w:rPr>
            <w:lang w:val="en-GB"/>
          </w:rPr>
          <w:delText xml:space="preserve"> </w:delText>
        </w:r>
      </w:del>
      <w:del w:id="2456" w:author="CAIZERGUES Alain" w:date="2023-09-20T11:50:00Z">
        <w:r w:rsidRPr="00EB6FAE" w:rsidDel="00C47584">
          <w:rPr>
            <w:lang w:val="en-GB"/>
          </w:rPr>
          <w:delText xml:space="preserve">the </w:delText>
        </w:r>
      </w:del>
      <w:ins w:id="2457" w:author="CAIZERGUES Alain" w:date="2023-09-20T11:50:00Z">
        <w:r w:rsidR="00C47584">
          <w:rPr>
            <w:lang w:val="en-GB"/>
          </w:rPr>
          <w:t xml:space="preserve">immatures </w:t>
        </w:r>
      </w:ins>
      <w:ins w:id="2458" w:author="CAIZERGUES Alain" w:date="2023-09-20T11:59:00Z">
        <w:r w:rsidR="00317D91">
          <w:rPr>
            <w:lang w:val="en-GB"/>
          </w:rPr>
          <w:t>than adults to shooting</w:t>
        </w:r>
      </w:ins>
      <w:del w:id="2459" w:author="CAIZERGUES Alain" w:date="2023-09-20T11:59:00Z">
        <w:r w:rsidRPr="00EB6FAE" w:rsidDel="00317D91">
          <w:rPr>
            <w:lang w:val="en-GB"/>
          </w:rPr>
          <w:delText xml:space="preserve">shooting </w:delText>
        </w:r>
      </w:del>
      <w:del w:id="2460" w:author="CAIZERGUES Alain" w:date="2023-09-20T11:51:00Z">
        <w:r w:rsidRPr="00EB6FAE" w:rsidDel="00C47584">
          <w:rPr>
            <w:lang w:val="en-GB"/>
          </w:rPr>
          <w:delText>is generally selective towards immature individuals in waterfowl because they are more vulnerable to hunters than adults</w:delText>
        </w:r>
      </w:del>
      <w:r w:rsidRPr="00EB6FAE">
        <w:rPr>
          <w:lang w:val="en-GB"/>
        </w:rPr>
        <w:t xml:space="preserve"> (</w:t>
      </w:r>
      <w:ins w:id="2461" w:author="CAIZERGUES Alain" w:date="2023-09-20T12:00:00Z">
        <w:r w:rsidR="00317D91">
          <w:rPr>
            <w:lang w:val="en-GB"/>
          </w:rPr>
          <w:t xml:space="preserve">see </w:t>
        </w:r>
      </w:ins>
      <w:r w:rsidR="009D213B">
        <w:fldChar w:fldCharType="begin"/>
      </w:r>
      <w:r w:rsidR="009D213B" w:rsidRPr="007D5C72">
        <w:rPr>
          <w:lang w:val="en-GB"/>
          <w:rPrChange w:id="2462" w:author="CAIZERGUES Alain" w:date="2023-09-05T15:57:00Z">
            <w:rPr/>
          </w:rPrChange>
        </w:rPr>
        <w:instrText xml:space="preserve"> HYPERLINK \l "ref-Bellrose1980" \h </w:instrText>
      </w:r>
      <w:r w:rsidR="009D213B">
        <w:fldChar w:fldCharType="separate"/>
      </w:r>
      <w:proofErr w:type="spellStart"/>
      <w:r w:rsidRPr="00EB6FAE">
        <w:rPr>
          <w:rStyle w:val="Lienhypertexte"/>
          <w:lang w:val="en-GB"/>
        </w:rPr>
        <w:t>Bellrose</w:t>
      </w:r>
      <w:proofErr w:type="spellEnd"/>
      <w:r w:rsidRPr="00EB6FAE">
        <w:rPr>
          <w:rStyle w:val="Lienhypertexte"/>
          <w:lang w:val="en-GB"/>
        </w:rPr>
        <w:t>, 1980</w:t>
      </w:r>
      <w:r w:rsidR="009D213B">
        <w:rPr>
          <w:rStyle w:val="Lienhypertexte"/>
          <w:lang w:val="en-GB"/>
        </w:rPr>
        <w:fldChar w:fldCharType="end"/>
      </w:r>
      <w:r w:rsidRPr="00EB6FAE">
        <w:rPr>
          <w:lang w:val="en-GB"/>
        </w:rPr>
        <w:t xml:space="preserve">; </w:t>
      </w:r>
      <w:r w:rsidR="00B83782">
        <w:fldChar w:fldCharType="begin"/>
      </w:r>
      <w:r w:rsidR="00B83782" w:rsidRPr="00B83782">
        <w:rPr>
          <w:lang w:val="en-GB"/>
          <w:rPrChange w:id="2463" w:author="CAIZERGUES Alain" w:date="2023-06-13T10:56:00Z">
            <w:rPr/>
          </w:rPrChange>
        </w:rPr>
        <w:instrText xml:space="preserve"> HYPERLINK \l "ref-Fox2014" \h </w:instrText>
      </w:r>
      <w:r w:rsidR="00B83782">
        <w:fldChar w:fldCharType="separate"/>
      </w:r>
      <w:r w:rsidRPr="00EB6FAE">
        <w:rPr>
          <w:rStyle w:val="Lienhypertexte"/>
          <w:lang w:val="en-GB"/>
        </w:rPr>
        <w:t>Fox et al., 2014</w:t>
      </w:r>
      <w:r w:rsidR="00B83782">
        <w:rPr>
          <w:rStyle w:val="Lienhypertexte"/>
          <w:lang w:val="en-GB"/>
        </w:rPr>
        <w:fldChar w:fldCharType="end"/>
      </w:r>
      <w:r w:rsidRPr="00EB6FAE">
        <w:rPr>
          <w:lang w:val="en-GB"/>
        </w:rPr>
        <w:t xml:space="preserve">). </w:t>
      </w:r>
      <w:ins w:id="2464" w:author="CAIZERGUES Alain" w:date="2023-09-20T11:53:00Z">
        <w:r w:rsidR="001362C2">
          <w:rPr>
            <w:lang w:val="en-GB"/>
          </w:rPr>
          <w:t xml:space="preserve">In </w:t>
        </w:r>
      </w:ins>
      <w:ins w:id="2465" w:author="CAIZERGUES Alain" w:date="2023-09-20T12:02:00Z">
        <w:r w:rsidR="00317D91">
          <w:rPr>
            <w:lang w:val="en-GB"/>
          </w:rPr>
          <w:t>N</w:t>
        </w:r>
      </w:ins>
      <w:ins w:id="2466" w:author="CAIZERGUES Alain" w:date="2023-09-20T12:00:00Z">
        <w:r w:rsidR="00317D91">
          <w:rPr>
            <w:lang w:val="en-GB"/>
          </w:rPr>
          <w:t xml:space="preserve">orth America, immatures have </w:t>
        </w:r>
      </w:ins>
      <w:ins w:id="2467" w:author="CAIZERGUES Alain" w:date="2023-09-20T12:01:00Z">
        <w:r w:rsidR="00317D91">
          <w:rPr>
            <w:lang w:val="en-GB"/>
          </w:rPr>
          <w:t xml:space="preserve">been found to be </w:t>
        </w:r>
      </w:ins>
      <w:del w:id="2468" w:author="CAIZERGUES Alain" w:date="2023-09-20T11:54:00Z">
        <w:r w:rsidRPr="00EB6FAE" w:rsidDel="001362C2">
          <w:rPr>
            <w:lang w:val="en-GB"/>
          </w:rPr>
          <w:delText xml:space="preserve">The </w:delText>
        </w:r>
      </w:del>
      <w:del w:id="2469" w:author="CAIZERGUES Alain" w:date="2023-09-20T11:51:00Z">
        <w:r w:rsidRPr="00EB6FAE" w:rsidDel="00C47584">
          <w:rPr>
            <w:lang w:val="en-GB"/>
          </w:rPr>
          <w:delText xml:space="preserve">gap </w:delText>
        </w:r>
      </w:del>
      <w:del w:id="2470" w:author="CAIZERGUES Alain" w:date="2023-09-20T11:54:00Z">
        <w:r w:rsidRPr="00EB6FAE" w:rsidDel="001362C2">
          <w:rPr>
            <w:lang w:val="en-GB"/>
          </w:rPr>
          <w:delText xml:space="preserve">of vulnerability </w:delText>
        </w:r>
      </w:del>
      <w:del w:id="2471" w:author="CAIZERGUES Alain" w:date="2023-09-20T11:51:00Z">
        <w:r w:rsidRPr="00EB6FAE" w:rsidDel="00C47584">
          <w:rPr>
            <w:lang w:val="en-GB"/>
          </w:rPr>
          <w:delText xml:space="preserve">among </w:delText>
        </w:r>
      </w:del>
      <w:del w:id="2472" w:author="CAIZERGUES Alain" w:date="2023-09-20T11:54:00Z">
        <w:r w:rsidRPr="00EB6FAE" w:rsidDel="001362C2">
          <w:rPr>
            <w:lang w:val="en-GB"/>
          </w:rPr>
          <w:delText>age</w:delText>
        </w:r>
      </w:del>
      <w:del w:id="2473" w:author="CAIZERGUES Alain" w:date="2023-09-20T11:51:00Z">
        <w:r w:rsidRPr="00EB6FAE" w:rsidDel="00C47584">
          <w:rPr>
            <w:lang w:val="en-GB"/>
          </w:rPr>
          <w:delText>s</w:delText>
        </w:r>
      </w:del>
      <w:del w:id="2474" w:author="CAIZERGUES Alain" w:date="2023-09-20T11:54:00Z">
        <w:r w:rsidRPr="00EB6FAE" w:rsidDel="001362C2">
          <w:rPr>
            <w:lang w:val="en-GB"/>
          </w:rPr>
          <w:delText xml:space="preserve"> </w:delText>
        </w:r>
      </w:del>
      <w:del w:id="2475" w:author="CAIZERGUES Alain" w:date="2023-09-20T11:51:00Z">
        <w:r w:rsidRPr="00EB6FAE" w:rsidDel="00C47584">
          <w:rPr>
            <w:lang w:val="en-GB"/>
          </w:rPr>
          <w:delText>observed here</w:delText>
        </w:r>
      </w:del>
      <w:del w:id="2476" w:author="CAIZERGUES Alain" w:date="2023-09-20T11:54:00Z">
        <w:r w:rsidRPr="00EB6FAE" w:rsidDel="001362C2">
          <w:rPr>
            <w:lang w:val="en-GB"/>
          </w:rPr>
          <w:delText xml:space="preserve"> is realistic because the culling-induced mortality on first-year immatures compared to adults is higher by a factor ranging from </w:delText>
        </w:r>
      </w:del>
      <w:r w:rsidRPr="00EB6FAE">
        <w:rPr>
          <w:lang w:val="en-GB"/>
        </w:rPr>
        <w:t>1.3 to 2.6</w:t>
      </w:r>
      <w:ins w:id="2477" w:author="CAIZERGUES Alain" w:date="2023-09-20T12:01:00Z">
        <w:r w:rsidR="00317D91">
          <w:rPr>
            <w:lang w:val="en-GB"/>
          </w:rPr>
          <w:t xml:space="preserve"> times more vulnerable to hunting than adults in waterfowl </w:t>
        </w:r>
      </w:ins>
      <w:ins w:id="2478" w:author="CAIZERGUES Alain" w:date="2023-09-20T11:55:00Z">
        <w:r w:rsidR="00317D91">
          <w:rPr>
            <w:lang w:val="en-GB"/>
          </w:rPr>
          <w:t>(</w:t>
        </w:r>
      </w:ins>
      <w:proofErr w:type="spellStart"/>
      <w:del w:id="2479" w:author="CAIZERGUES Alain" w:date="2023-09-20T12:01:00Z">
        <w:r w:rsidRPr="00EB6FAE" w:rsidDel="00317D91">
          <w:rPr>
            <w:lang w:val="en-GB"/>
          </w:rPr>
          <w:delText xml:space="preserve"> </w:delText>
        </w:r>
      </w:del>
      <w:del w:id="2480" w:author="CAIZERGUES Alain" w:date="2023-09-20T11:55:00Z">
        <w:r w:rsidRPr="00EB6FAE" w:rsidDel="001362C2">
          <w:rPr>
            <w:lang w:val="en-GB"/>
          </w:rPr>
          <w:delText>for hunted duck species in North America (</w:delText>
        </w:r>
      </w:del>
      <w:r w:rsidR="009D213B">
        <w:fldChar w:fldCharType="begin"/>
      </w:r>
      <w:r w:rsidR="009D213B" w:rsidRPr="007D5C72">
        <w:rPr>
          <w:lang w:val="en-GB"/>
          <w:rPrChange w:id="2481" w:author="CAIZERGUES Alain" w:date="2023-09-05T15:57:00Z">
            <w:rPr/>
          </w:rPrChange>
        </w:rPr>
        <w:instrText xml:space="preserve"> HYPERLINK \l "ref-Bellrose1980" \h </w:instrText>
      </w:r>
      <w:r w:rsidR="009D213B">
        <w:fldChar w:fldCharType="separate"/>
      </w:r>
      <w:r w:rsidRPr="00EB6FAE">
        <w:rPr>
          <w:rStyle w:val="Lienhypertexte"/>
          <w:lang w:val="en-GB"/>
        </w:rPr>
        <w:t>Bellrose</w:t>
      </w:r>
      <w:proofErr w:type="spellEnd"/>
      <w:r w:rsidRPr="00EB6FAE">
        <w:rPr>
          <w:rStyle w:val="Lienhypertexte"/>
          <w:lang w:val="en-GB"/>
        </w:rPr>
        <w:t>, 1980</w:t>
      </w:r>
      <w:r w:rsidR="009D213B">
        <w:rPr>
          <w:rStyle w:val="Lienhypertexte"/>
          <w:lang w:val="en-GB"/>
        </w:rPr>
        <w:fldChar w:fldCharType="end"/>
      </w:r>
      <w:r w:rsidRPr="00EB6FAE">
        <w:rPr>
          <w:lang w:val="en-GB"/>
        </w:rPr>
        <w:t>).</w:t>
      </w:r>
    </w:p>
    <w:p w14:paraId="51DFBC82" w14:textId="3C495AF6" w:rsidR="00AC35CD" w:rsidRPr="00EB6FAE" w:rsidRDefault="002C6A05">
      <w:pPr>
        <w:pStyle w:val="Corpsdetexte"/>
        <w:spacing w:line="480" w:lineRule="auto"/>
        <w:ind w:firstLine="720"/>
        <w:jc w:val="both"/>
        <w:rPr>
          <w:lang w:val="en-GB"/>
        </w:rPr>
        <w:pPrChange w:id="2482" w:author="CAIZERGUES Alain" w:date="2023-09-20T11:55:00Z">
          <w:pPr>
            <w:pStyle w:val="Corpsdetexte"/>
          </w:pPr>
        </w:pPrChange>
      </w:pPr>
      <w:ins w:id="2483" w:author="CAIZERGUES Alain" w:date="2023-09-20T12:03:00Z">
        <w:r>
          <w:rPr>
            <w:lang w:val="en-GB"/>
          </w:rPr>
          <w:t>Because, estimated of survival were not available in the literature</w:t>
        </w:r>
      </w:ins>
      <w:ins w:id="2484" w:author="CAIZERGUES Alain" w:date="2023-09-26T11:39:00Z">
        <w:r w:rsidR="003B1EA2">
          <w:rPr>
            <w:lang w:val="en-GB"/>
          </w:rPr>
          <w:t xml:space="preserve"> (see </w:t>
        </w:r>
        <w:proofErr w:type="spellStart"/>
        <w:r w:rsidR="003B1EA2">
          <w:rPr>
            <w:lang w:val="en-GB"/>
          </w:rPr>
          <w:t>Buderman</w:t>
        </w:r>
        <w:proofErr w:type="spellEnd"/>
        <w:r w:rsidR="003B1EA2">
          <w:rPr>
            <w:lang w:val="en-GB"/>
          </w:rPr>
          <w:t xml:space="preserve"> et al. 2023)</w:t>
        </w:r>
      </w:ins>
      <w:ins w:id="2485" w:author="CAIZERGUES Alain" w:date="2023-09-20T12:03:00Z">
        <w:r>
          <w:rPr>
            <w:lang w:val="en-GB"/>
          </w:rPr>
          <w:t xml:space="preserve">, </w:t>
        </w:r>
      </w:ins>
      <w:ins w:id="2486" w:author="CAIZERGUES Alain" w:date="2023-09-20T12:04:00Z">
        <w:r>
          <w:rPr>
            <w:lang w:val="en-GB"/>
          </w:rPr>
          <w:t>we could</w:t>
        </w:r>
      </w:ins>
      <w:ins w:id="2487" w:author="CAIZERGUES Alain" w:date="2023-09-20T12:15:00Z">
        <w:r w:rsidR="00901B4C">
          <w:rPr>
            <w:lang w:val="en-GB"/>
          </w:rPr>
          <w:t xml:space="preserve"> </w:t>
        </w:r>
      </w:ins>
      <w:ins w:id="2488" w:author="CAIZERGUES Alain" w:date="2023-09-20T12:04:00Z">
        <w:r>
          <w:rPr>
            <w:lang w:val="en-GB"/>
          </w:rPr>
          <w:t>n</w:t>
        </w:r>
        <w:r w:rsidR="00901B4C">
          <w:rPr>
            <w:lang w:val="en-GB"/>
          </w:rPr>
          <w:t>o</w:t>
        </w:r>
        <w:r>
          <w:rPr>
            <w:lang w:val="en-GB"/>
          </w:rPr>
          <w:t xml:space="preserve">t </w:t>
        </w:r>
      </w:ins>
      <w:ins w:id="2489" w:author="CAIZERGUES Alain" w:date="2023-09-20T12:15:00Z">
        <w:r w:rsidR="00901B4C">
          <w:rPr>
            <w:lang w:val="en-GB"/>
          </w:rPr>
          <w:t xml:space="preserve">properly </w:t>
        </w:r>
      </w:ins>
      <w:ins w:id="2490" w:author="CAIZERGUES Alain" w:date="2023-09-20T12:04:00Z">
        <w:r>
          <w:rPr>
            <w:lang w:val="en-GB"/>
          </w:rPr>
          <w:t xml:space="preserve">assess the </w:t>
        </w:r>
      </w:ins>
      <w:del w:id="2491" w:author="CAIZERGUES Alain" w:date="2023-09-20T12:04:00Z">
        <w:r w:rsidR="00B404E8" w:rsidRPr="00EB6FAE" w:rsidDel="002C6A05">
          <w:rPr>
            <w:lang w:val="en-GB"/>
          </w:rPr>
          <w:delText xml:space="preserve">Overall, even if the true values of vital rates are not known to properly test the </w:delText>
        </w:r>
      </w:del>
      <w:r w:rsidR="00B404E8" w:rsidRPr="00EB6FAE">
        <w:rPr>
          <w:lang w:val="en-GB"/>
        </w:rPr>
        <w:t xml:space="preserve">accuracy of the </w:t>
      </w:r>
      <w:ins w:id="2492" w:author="CAIZERGUES Alain" w:date="2023-09-20T12:16:00Z">
        <w:r w:rsidR="00901B4C">
          <w:rPr>
            <w:lang w:val="en-GB"/>
          </w:rPr>
          <w:t>“</w:t>
        </w:r>
      </w:ins>
      <w:r w:rsidR="00B404E8" w:rsidRPr="00EB6FAE">
        <w:rPr>
          <w:lang w:val="en-GB"/>
        </w:rPr>
        <w:t>count-</w:t>
      </w:r>
      <w:ins w:id="2493" w:author="CAIZERGUES Alain" w:date="2023-09-26T11:40:00Z">
        <w:r w:rsidR="003B1EA2" w:rsidRPr="003B1EA2">
          <w:rPr>
            <w:lang w:val="en-GB"/>
          </w:rPr>
          <w:t xml:space="preserve"> </w:t>
        </w:r>
        <w:r w:rsidR="003B1EA2">
          <w:rPr>
            <w:lang w:val="en-GB"/>
          </w:rPr>
          <w:t>changing sex ratio”</w:t>
        </w:r>
        <w:r w:rsidR="003B1EA2" w:rsidRPr="00EB6FAE" w:rsidDel="003B1EA2">
          <w:rPr>
            <w:lang w:val="en-GB"/>
          </w:rPr>
          <w:t xml:space="preserve"> </w:t>
        </w:r>
      </w:ins>
      <w:del w:id="2494" w:author="CAIZERGUES Alain" w:date="2023-09-26T11:40:00Z">
        <w:r w:rsidR="00B404E8" w:rsidRPr="00EB6FAE" w:rsidDel="003B1EA2">
          <w:rPr>
            <w:lang w:val="en-GB"/>
          </w:rPr>
          <w:delText>based</w:delText>
        </w:r>
      </w:del>
      <w:del w:id="2495" w:author="CAIZERGUES Alain" w:date="2023-09-26T11:41:00Z">
        <w:r w:rsidR="00B404E8" w:rsidRPr="00EB6FAE" w:rsidDel="003B1EA2">
          <w:rPr>
            <w:lang w:val="en-GB"/>
          </w:rPr>
          <w:delText xml:space="preserve"> </w:delText>
        </w:r>
      </w:del>
      <w:r w:rsidR="00B404E8" w:rsidRPr="00EB6FAE">
        <w:rPr>
          <w:lang w:val="en-GB"/>
        </w:rPr>
        <w:t>method</w:t>
      </w:r>
      <w:ins w:id="2496" w:author="CAIZERGUES Alain" w:date="2023-09-20T12:04:00Z">
        <w:r>
          <w:rPr>
            <w:lang w:val="en-GB"/>
          </w:rPr>
          <w:t xml:space="preserve"> for estimating this parameter. </w:t>
        </w:r>
      </w:ins>
      <w:ins w:id="2497" w:author="CAIZERGUES Alain" w:date="2023-09-26T11:39:00Z">
        <w:r w:rsidR="003B1EA2">
          <w:rPr>
            <w:lang w:val="en-GB"/>
          </w:rPr>
          <w:t xml:space="preserve"> </w:t>
        </w:r>
      </w:ins>
      <w:ins w:id="2498" w:author="CAIZERGUES Alain" w:date="2023-09-20T12:04:00Z">
        <w:r>
          <w:rPr>
            <w:lang w:val="en-GB"/>
          </w:rPr>
          <w:t>Nevertheless</w:t>
        </w:r>
      </w:ins>
      <w:r w:rsidR="00B404E8" w:rsidRPr="00EB6FAE">
        <w:rPr>
          <w:lang w:val="en-GB"/>
        </w:rPr>
        <w:t xml:space="preserve">, </w:t>
      </w:r>
      <w:del w:id="2499" w:author="CAIZERGUES Alain" w:date="2023-09-20T12:05:00Z">
        <w:r w:rsidR="00B404E8" w:rsidRPr="00EB6FAE" w:rsidDel="002C6A05">
          <w:rPr>
            <w:lang w:val="en-GB"/>
          </w:rPr>
          <w:delText xml:space="preserve">a beam </w:delText>
        </w:r>
      </w:del>
      <w:ins w:id="2500" w:author="CAIZERGUES Alain" w:date="2023-09-20T12:05:00Z">
        <w:r>
          <w:rPr>
            <w:lang w:val="en-GB"/>
          </w:rPr>
          <w:t>circumstantial</w:t>
        </w:r>
      </w:ins>
      <w:ins w:id="2501" w:author="CAIZERGUES Alain" w:date="2023-09-20T12:06:00Z">
        <w:r>
          <w:rPr>
            <w:lang w:val="en-GB"/>
          </w:rPr>
          <w:t xml:space="preserve"> evidence</w:t>
        </w:r>
      </w:ins>
      <w:del w:id="2502" w:author="CAIZERGUES Alain" w:date="2023-09-20T12:05:00Z">
        <w:r w:rsidR="00B404E8" w:rsidRPr="00EB6FAE" w:rsidDel="002C6A05">
          <w:rPr>
            <w:lang w:val="en-GB"/>
          </w:rPr>
          <w:delText>of arguments</w:delText>
        </w:r>
      </w:del>
      <w:r w:rsidR="00B404E8" w:rsidRPr="00EB6FAE">
        <w:rPr>
          <w:lang w:val="en-GB"/>
        </w:rPr>
        <w:t xml:space="preserve"> support</w:t>
      </w:r>
      <w:del w:id="2503" w:author="CAIZERGUES Alain" w:date="2023-09-20T12:06:00Z">
        <w:r w:rsidR="00B404E8" w:rsidRPr="00EB6FAE" w:rsidDel="002C6A05">
          <w:rPr>
            <w:lang w:val="en-GB"/>
          </w:rPr>
          <w:delText>s</w:delText>
        </w:r>
      </w:del>
      <w:r w:rsidR="00B404E8" w:rsidRPr="00EB6FAE">
        <w:rPr>
          <w:lang w:val="en-GB"/>
        </w:rPr>
        <w:t xml:space="preserve"> that the method is not </w:t>
      </w:r>
      <w:ins w:id="2504" w:author="CAIZERGUES Alain" w:date="2023-09-26T11:40:00Z">
        <w:r w:rsidR="003B1EA2">
          <w:rPr>
            <w:lang w:val="en-GB"/>
          </w:rPr>
          <w:t xml:space="preserve">heavily </w:t>
        </w:r>
      </w:ins>
      <w:del w:id="2505" w:author="CAIZERGUES Alain" w:date="2023-09-26T11:39:00Z">
        <w:r w:rsidR="00B404E8" w:rsidRPr="00EB6FAE" w:rsidDel="003B1EA2">
          <w:rPr>
            <w:lang w:val="en-GB"/>
          </w:rPr>
          <w:delText>heavily</w:delText>
        </w:r>
      </w:del>
      <w:del w:id="2506" w:author="CAIZERGUES Alain" w:date="2023-09-26T11:40:00Z">
        <w:r w:rsidR="00B404E8" w:rsidRPr="00EB6FAE" w:rsidDel="003B1EA2">
          <w:rPr>
            <w:lang w:val="en-GB"/>
          </w:rPr>
          <w:delText xml:space="preserve"> </w:delText>
        </w:r>
      </w:del>
      <w:r w:rsidR="00B404E8" w:rsidRPr="00EB6FAE">
        <w:rPr>
          <w:lang w:val="en-GB"/>
        </w:rPr>
        <w:t>biased</w:t>
      </w:r>
      <w:ins w:id="2507" w:author="CAIZERGUES Alain" w:date="2023-09-20T12:06:00Z">
        <w:r>
          <w:rPr>
            <w:lang w:val="en-GB"/>
          </w:rPr>
          <w:t xml:space="preserve"> (see above)</w:t>
        </w:r>
      </w:ins>
      <w:r w:rsidR="00B404E8" w:rsidRPr="00EB6FAE">
        <w:rPr>
          <w:lang w:val="en-GB"/>
        </w:rPr>
        <w:t xml:space="preserve">. </w:t>
      </w:r>
      <w:ins w:id="2508" w:author="CAIZERGUES Alain" w:date="2023-09-20T12:06:00Z">
        <w:r>
          <w:rPr>
            <w:lang w:val="en-GB"/>
          </w:rPr>
          <w:t xml:space="preserve"> </w:t>
        </w:r>
      </w:ins>
      <w:r w:rsidR="00B404E8" w:rsidRPr="00EB6FAE">
        <w:rPr>
          <w:lang w:val="en-GB"/>
        </w:rPr>
        <w:t>Th</w:t>
      </w:r>
      <w:del w:id="2509" w:author="CAIZERGUES Alain" w:date="2023-09-20T12:10:00Z">
        <w:r w:rsidR="00B404E8" w:rsidRPr="00EB6FAE" w:rsidDel="002C6A05">
          <w:rPr>
            <w:lang w:val="en-GB"/>
          </w:rPr>
          <w:delText xml:space="preserve">is </w:delText>
        </w:r>
      </w:del>
      <w:ins w:id="2510" w:author="CAIZERGUES Alain" w:date="2023-09-20T12:10:00Z">
        <w:r>
          <w:rPr>
            <w:lang w:val="en-GB"/>
          </w:rPr>
          <w:t>us the “</w:t>
        </w:r>
        <w:r w:rsidRPr="00EB6FAE">
          <w:rPr>
            <w:lang w:val="en-GB"/>
          </w:rPr>
          <w:t>count-</w:t>
        </w:r>
        <w:r>
          <w:rPr>
            <w:lang w:val="en-GB"/>
          </w:rPr>
          <w:t xml:space="preserve">changing sex ratio” </w:t>
        </w:r>
        <w:r w:rsidRPr="00EB6FAE">
          <w:rPr>
            <w:lang w:val="en-GB"/>
          </w:rPr>
          <w:t>method</w:t>
        </w:r>
      </w:ins>
      <w:ins w:id="2511" w:author="CAIZERGUES Alain" w:date="2023-09-20T12:07:00Z">
        <w:r>
          <w:rPr>
            <w:lang w:val="en-GB"/>
          </w:rPr>
          <w:t xml:space="preserve"> </w:t>
        </w:r>
      </w:ins>
      <w:ins w:id="2512" w:author="CAIZERGUES Alain" w:date="2023-09-20T12:10:00Z">
        <w:r>
          <w:rPr>
            <w:lang w:val="en-GB"/>
          </w:rPr>
          <w:t xml:space="preserve">would be much more efficient </w:t>
        </w:r>
      </w:ins>
      <w:ins w:id="2513" w:author="CAIZERGUES Alain" w:date="2023-09-20T12:11:00Z">
        <w:r>
          <w:rPr>
            <w:lang w:val="en-GB"/>
          </w:rPr>
          <w:t>for monitoring key demographic param</w:t>
        </w:r>
      </w:ins>
      <w:ins w:id="2514" w:author="CAIZERGUES Alain" w:date="2023-09-20T12:12:00Z">
        <w:r>
          <w:rPr>
            <w:lang w:val="en-GB"/>
          </w:rPr>
          <w:t>e</w:t>
        </w:r>
      </w:ins>
      <w:ins w:id="2515" w:author="CAIZERGUES Alain" w:date="2023-09-20T12:11:00Z">
        <w:r>
          <w:rPr>
            <w:lang w:val="en-GB"/>
          </w:rPr>
          <w:t xml:space="preserve">ters </w:t>
        </w:r>
      </w:ins>
      <w:ins w:id="2516" w:author="CAIZERGUES Alain" w:date="2023-09-20T12:10:00Z">
        <w:r>
          <w:rPr>
            <w:lang w:val="en-GB"/>
          </w:rPr>
          <w:t xml:space="preserve">than </w:t>
        </w:r>
      </w:ins>
      <w:ins w:id="2517" w:author="CAIZERGUES Alain" w:date="2023-09-20T12:11:00Z">
        <w:r>
          <w:rPr>
            <w:lang w:val="en-GB"/>
          </w:rPr>
          <w:t xml:space="preserve">alternative methods </w:t>
        </w:r>
      </w:ins>
      <w:ins w:id="2518" w:author="CAIZERGUES Alain" w:date="2023-09-20T12:12:00Z">
        <w:r>
          <w:rPr>
            <w:lang w:val="en-GB"/>
          </w:rPr>
          <w:t xml:space="preserve">such as </w:t>
        </w:r>
      </w:ins>
      <w:ins w:id="2519" w:author="CAIZERGUES Alain" w:date="2023-09-20T12:11:00Z">
        <w:r>
          <w:rPr>
            <w:lang w:val="en-GB"/>
          </w:rPr>
          <w:t xml:space="preserve">those </w:t>
        </w:r>
      </w:ins>
      <w:del w:id="2520" w:author="CAIZERGUES Alain" w:date="2023-09-20T12:09:00Z">
        <w:r w:rsidR="00B404E8" w:rsidRPr="00EB6FAE" w:rsidDel="002C6A05">
          <w:rPr>
            <w:lang w:val="en-GB"/>
          </w:rPr>
          <w:delText xml:space="preserve">consists in a big difference with </w:delText>
        </w:r>
      </w:del>
      <w:del w:id="2521" w:author="CAIZERGUES Alain" w:date="2023-09-20T12:11:00Z">
        <w:r w:rsidR="00B404E8" w:rsidRPr="00EB6FAE" w:rsidDel="002C6A05">
          <w:rPr>
            <w:lang w:val="en-GB"/>
          </w:rPr>
          <w:delText xml:space="preserve">methods </w:delText>
        </w:r>
      </w:del>
      <w:r w:rsidR="00B404E8" w:rsidRPr="00EB6FAE">
        <w:rPr>
          <w:lang w:val="en-GB"/>
        </w:rPr>
        <w:t xml:space="preserve">based on </w:t>
      </w:r>
      <w:del w:id="2522" w:author="CAIZERGUES Alain" w:date="2023-09-20T12:07:00Z">
        <w:r w:rsidR="00B404E8" w:rsidRPr="00EB6FAE" w:rsidDel="002C6A05">
          <w:rPr>
            <w:lang w:val="en-GB"/>
          </w:rPr>
          <w:delText>removal/</w:delText>
        </w:r>
      </w:del>
      <w:r w:rsidR="00B404E8" w:rsidRPr="00EB6FAE">
        <w:rPr>
          <w:lang w:val="en-GB"/>
        </w:rPr>
        <w:t xml:space="preserve">hunting bag data </w:t>
      </w:r>
      <w:ins w:id="2523" w:author="CAIZERGUES Alain" w:date="2023-09-20T12:15:00Z">
        <w:r w:rsidR="00901B4C">
          <w:rPr>
            <w:lang w:val="en-GB"/>
          </w:rPr>
          <w:t xml:space="preserve">that proved unreliable </w:t>
        </w:r>
      </w:ins>
      <w:ins w:id="2524" w:author="CAIZERGUES Alain" w:date="2023-09-20T12:13:00Z">
        <w:r w:rsidR="00901B4C">
          <w:rPr>
            <w:lang w:val="en-GB"/>
          </w:rPr>
          <w:t>(</w:t>
        </w:r>
        <w:r w:rsidR="00901B4C" w:rsidRPr="00EB6FAE">
          <w:rPr>
            <w:lang w:val="en-GB"/>
          </w:rPr>
          <w:t>Fox et al. (</w:t>
        </w:r>
        <w:r w:rsidR="00901B4C">
          <w:fldChar w:fldCharType="begin"/>
        </w:r>
        <w:r w:rsidR="00901B4C" w:rsidRPr="00A15270">
          <w:rPr>
            <w:lang w:val="en-GB"/>
          </w:rPr>
          <w:instrText xml:space="preserve"> HYPERLINK \l "ref-Fox2014" \h </w:instrText>
        </w:r>
        <w:r w:rsidR="00901B4C">
          <w:fldChar w:fldCharType="separate"/>
        </w:r>
        <w:r w:rsidR="00901B4C" w:rsidRPr="00EB6FAE">
          <w:rPr>
            <w:rStyle w:val="Lienhypertexte"/>
            <w:lang w:val="en-GB"/>
          </w:rPr>
          <w:t>2014</w:t>
        </w:r>
        <w:r w:rsidR="00901B4C">
          <w:rPr>
            <w:rStyle w:val="Lienhypertexte"/>
            <w:lang w:val="en-GB"/>
          </w:rPr>
          <w:fldChar w:fldCharType="end"/>
        </w:r>
        <w:r w:rsidR="00901B4C" w:rsidRPr="00EB6FAE">
          <w:rPr>
            <w:lang w:val="en-GB"/>
          </w:rPr>
          <w:t>)</w:t>
        </w:r>
        <w:r w:rsidR="00901B4C">
          <w:rPr>
            <w:lang w:val="en-GB"/>
          </w:rPr>
          <w:t xml:space="preserve"> even when </w:t>
        </w:r>
      </w:ins>
      <w:del w:id="2525" w:author="CAIZERGUES Alain" w:date="2023-09-20T12:13:00Z">
        <w:r w:rsidR="00B404E8" w:rsidRPr="00EB6FAE" w:rsidDel="00901B4C">
          <w:rPr>
            <w:lang w:val="en-GB"/>
          </w:rPr>
          <w:delText>as demonstrated in Fox et al. (</w:delText>
        </w:r>
        <w:r w:rsidR="00B83782" w:rsidDel="00901B4C">
          <w:fldChar w:fldCharType="begin"/>
        </w:r>
        <w:r w:rsidR="00B83782" w:rsidRPr="00B83782" w:rsidDel="00901B4C">
          <w:rPr>
            <w:lang w:val="en-GB"/>
            <w:rPrChange w:id="2526" w:author="CAIZERGUES Alain" w:date="2023-06-13T10:56:00Z">
              <w:rPr/>
            </w:rPrChange>
          </w:rPr>
          <w:delInstrText xml:space="preserve"> HYPERLINK \l "ref-Fox2014" \h </w:delInstrText>
        </w:r>
        <w:r w:rsidR="00B83782" w:rsidDel="00901B4C">
          <w:fldChar w:fldCharType="separate"/>
        </w:r>
        <w:r w:rsidR="00B404E8" w:rsidRPr="00EB6FAE" w:rsidDel="00901B4C">
          <w:rPr>
            <w:rStyle w:val="Lienhypertexte"/>
            <w:lang w:val="en-GB"/>
          </w:rPr>
          <w:delText>2014</w:delText>
        </w:r>
        <w:r w:rsidR="00B83782" w:rsidDel="00901B4C">
          <w:rPr>
            <w:rStyle w:val="Lienhypertexte"/>
            <w:lang w:val="en-GB"/>
          </w:rPr>
          <w:fldChar w:fldCharType="end"/>
        </w:r>
        <w:r w:rsidR="00B404E8" w:rsidRPr="00EB6FAE" w:rsidDel="00901B4C">
          <w:rPr>
            <w:lang w:val="en-GB"/>
          </w:rPr>
          <w:delText xml:space="preserve">), even when one considers an age structure </w:delText>
        </w:r>
      </w:del>
      <w:ins w:id="2527" w:author="CAIZERGUES Alain" w:date="2023-09-20T12:13:00Z">
        <w:r w:rsidR="00901B4C">
          <w:rPr>
            <w:lang w:val="en-GB"/>
          </w:rPr>
          <w:t xml:space="preserve">they </w:t>
        </w:r>
      </w:ins>
      <w:ins w:id="2528" w:author="CAIZERGUES Alain" w:date="2023-09-20T12:14:00Z">
        <w:r w:rsidR="00901B4C">
          <w:rPr>
            <w:lang w:val="en-GB"/>
          </w:rPr>
          <w:t>focused on</w:t>
        </w:r>
      </w:ins>
      <w:ins w:id="2529" w:author="CAIZERGUES Alain" w:date="2023-09-20T12:13:00Z">
        <w:r w:rsidR="00901B4C">
          <w:rPr>
            <w:lang w:val="en-GB"/>
          </w:rPr>
          <w:t xml:space="preserve"> </w:t>
        </w:r>
      </w:ins>
      <w:ins w:id="2530" w:author="CAIZERGUES Alain" w:date="2023-09-20T12:15:00Z">
        <w:r w:rsidR="00901B4C">
          <w:rPr>
            <w:lang w:val="en-GB"/>
          </w:rPr>
          <w:t xml:space="preserve">the </w:t>
        </w:r>
      </w:ins>
      <w:ins w:id="2531" w:author="CAIZERGUES Alain" w:date="2023-09-20T12:14:00Z">
        <w:r w:rsidR="00901B4C">
          <w:rPr>
            <w:lang w:val="en-GB"/>
          </w:rPr>
          <w:t xml:space="preserve">end </w:t>
        </w:r>
      </w:ins>
      <w:del w:id="2532" w:author="CAIZERGUES Alain" w:date="2023-09-20T12:15:00Z">
        <w:r w:rsidR="00B404E8" w:rsidRPr="00EB6FAE" w:rsidDel="00901B4C">
          <w:rPr>
            <w:lang w:val="en-GB"/>
          </w:rPr>
          <w:delText xml:space="preserve">picture that is limited to the end of </w:delText>
        </w:r>
      </w:del>
      <w:r w:rsidR="00B404E8" w:rsidRPr="00EB6FAE">
        <w:rPr>
          <w:lang w:val="en-GB"/>
        </w:rPr>
        <w:t>the hunting season to limit</w:t>
      </w:r>
      <w:ins w:id="2533" w:author="CAIZERGUES Alain" w:date="2023-09-20T12:15:00Z">
        <w:r w:rsidR="00901B4C">
          <w:rPr>
            <w:lang w:val="en-GB"/>
          </w:rPr>
          <w:t xml:space="preserve"> possible</w:t>
        </w:r>
      </w:ins>
      <w:r w:rsidR="00B404E8" w:rsidRPr="00EB6FAE">
        <w:rPr>
          <w:lang w:val="en-GB"/>
        </w:rPr>
        <w:t xml:space="preserve"> </w:t>
      </w:r>
      <w:del w:id="2534" w:author="CAIZERGUES Alain" w:date="2023-09-20T12:14:00Z">
        <w:r w:rsidR="00B404E8" w:rsidRPr="00EB6FAE" w:rsidDel="00901B4C">
          <w:rPr>
            <w:lang w:val="en-GB"/>
          </w:rPr>
          <w:delText xml:space="preserve">the </w:delText>
        </w:r>
      </w:del>
      <w:r w:rsidR="00B404E8" w:rsidRPr="00EB6FAE">
        <w:rPr>
          <w:lang w:val="en-GB"/>
        </w:rPr>
        <w:t>bias</w:t>
      </w:r>
      <w:ins w:id="2535" w:author="CAIZERGUES Alain" w:date="2023-09-20T12:14:00Z">
        <w:r w:rsidR="00901B4C">
          <w:rPr>
            <w:lang w:val="en-GB"/>
          </w:rPr>
          <w:t>es</w:t>
        </w:r>
      </w:ins>
      <w:r w:rsidR="00B404E8" w:rsidRPr="00EB6FAE">
        <w:rPr>
          <w:lang w:val="en-GB"/>
        </w:rPr>
        <w:t xml:space="preserve"> (</w:t>
      </w:r>
      <w:r w:rsidR="00B83782">
        <w:fldChar w:fldCharType="begin"/>
      </w:r>
      <w:r w:rsidR="00B83782" w:rsidRPr="00B83782">
        <w:rPr>
          <w:lang w:val="en-GB"/>
          <w:rPrChange w:id="2536" w:author="CAIZERGUES Alain" w:date="2023-06-13T10:56:00Z">
            <w:rPr/>
          </w:rPrChange>
        </w:rPr>
        <w:instrText xml:space="preserve"> HYPERLINK \l "ref-Fox2016" \h </w:instrText>
      </w:r>
      <w:r w:rsidR="00B83782">
        <w:fldChar w:fldCharType="separate"/>
      </w:r>
      <w:r w:rsidR="00B404E8" w:rsidRPr="00EB6FAE">
        <w:rPr>
          <w:rStyle w:val="Lienhypertexte"/>
          <w:lang w:val="en-GB"/>
        </w:rPr>
        <w:t>Fox et al., 2016</w:t>
      </w:r>
      <w:r w:rsidR="00B83782">
        <w:rPr>
          <w:rStyle w:val="Lienhypertexte"/>
          <w:lang w:val="en-GB"/>
        </w:rPr>
        <w:fldChar w:fldCharType="end"/>
      </w:r>
      <w:r w:rsidR="00B404E8" w:rsidRPr="00EB6FAE">
        <w:rPr>
          <w:lang w:val="en-GB"/>
        </w:rPr>
        <w:t>).</w:t>
      </w:r>
    </w:p>
    <w:p w14:paraId="0F4FB9A5" w14:textId="349056C0" w:rsidR="00AC35CD" w:rsidRPr="00EB6FAE" w:rsidRDefault="00B404E8">
      <w:pPr>
        <w:pStyle w:val="Titre2"/>
        <w:spacing w:line="480" w:lineRule="auto"/>
        <w:jc w:val="both"/>
        <w:rPr>
          <w:lang w:val="en-GB"/>
        </w:rPr>
        <w:pPrChange w:id="2537" w:author="CAIZERGUES Alain" w:date="2023-09-13T15:01:00Z">
          <w:pPr>
            <w:pStyle w:val="Titre2"/>
          </w:pPr>
        </w:pPrChange>
      </w:pPr>
      <w:bookmarkStart w:id="2538" w:name="Xad58407692d6984595ff4212aec930a42486869"/>
      <w:bookmarkEnd w:id="2006"/>
      <w:r w:rsidRPr="00EB6FAE">
        <w:rPr>
          <w:rStyle w:val="SectionNumber"/>
          <w:lang w:val="en-GB"/>
        </w:rPr>
        <w:lastRenderedPageBreak/>
        <w:t>4.2</w:t>
      </w:r>
      <w:r w:rsidRPr="00EB6FAE">
        <w:rPr>
          <w:lang w:val="en-GB"/>
        </w:rPr>
        <w:tab/>
      </w:r>
      <w:del w:id="2539" w:author="CAIZERGUES Alain" w:date="2023-09-20T12:16:00Z">
        <w:r w:rsidRPr="00EB6FAE" w:rsidDel="001E50DD">
          <w:rPr>
            <w:lang w:val="en-GB"/>
          </w:rPr>
          <w:delText>Population response to</w:delText>
        </w:r>
      </w:del>
      <w:ins w:id="2540" w:author="CAIZERGUES Alain" w:date="2023-09-20T12:16:00Z">
        <w:r w:rsidR="001E50DD">
          <w:rPr>
            <w:lang w:val="en-GB"/>
          </w:rPr>
          <w:t>Assessing</w:t>
        </w:r>
      </w:ins>
      <w:r w:rsidRPr="00EB6FAE">
        <w:rPr>
          <w:lang w:val="en-GB"/>
        </w:rPr>
        <w:t xml:space="preserve"> </w:t>
      </w:r>
      <w:del w:id="2541" w:author="CAIZERGUES Alain" w:date="2023-09-19T17:28:00Z">
        <w:r w:rsidRPr="00EB6FAE" w:rsidDel="001F30B3">
          <w:rPr>
            <w:lang w:val="en-GB"/>
          </w:rPr>
          <w:delText>management measures</w:delText>
        </w:r>
      </w:del>
      <w:ins w:id="2542" w:author="CAIZERGUES Alain" w:date="2023-09-19T17:28:00Z">
        <w:r w:rsidR="001F30B3">
          <w:rPr>
            <w:lang w:val="en-GB"/>
          </w:rPr>
          <w:t>eradication strategies</w:t>
        </w:r>
      </w:ins>
    </w:p>
    <w:p w14:paraId="0091B06F" w14:textId="17E790E7" w:rsidR="00AC35CD" w:rsidRPr="00EB6FAE" w:rsidDel="00264B64" w:rsidRDefault="00B404E8">
      <w:pPr>
        <w:pStyle w:val="FirstParagraph"/>
        <w:spacing w:line="480" w:lineRule="auto"/>
        <w:jc w:val="both"/>
        <w:rPr>
          <w:del w:id="2543" w:author="CAIZERGUES Alain" w:date="2023-09-20T13:58:00Z"/>
          <w:lang w:val="en-GB"/>
        </w:rPr>
        <w:pPrChange w:id="2544" w:author="CAIZERGUES Alain" w:date="2023-09-13T15:01:00Z">
          <w:pPr>
            <w:pStyle w:val="FirstParagraph"/>
          </w:pPr>
        </w:pPrChange>
      </w:pPr>
      <w:r w:rsidRPr="00EB6FAE">
        <w:rPr>
          <w:lang w:val="en-GB"/>
        </w:rPr>
        <w:t xml:space="preserve">Both populations responded to culling pressure by a </w:t>
      </w:r>
      <w:del w:id="2545" w:author="CAIZERGUES Alain" w:date="2023-09-20T13:50:00Z">
        <w:r w:rsidRPr="00EB6FAE" w:rsidDel="00264B64">
          <w:rPr>
            <w:lang w:val="en-GB"/>
          </w:rPr>
          <w:delText xml:space="preserve">large </w:delText>
        </w:r>
      </w:del>
      <w:ins w:id="2546" w:author="CAIZERGUES Alain" w:date="2023-09-20T13:50:00Z">
        <w:r w:rsidR="00264B64">
          <w:rPr>
            <w:lang w:val="en-GB"/>
          </w:rPr>
          <w:t>significant</w:t>
        </w:r>
        <w:r w:rsidR="00264B64" w:rsidRPr="00EB6FAE">
          <w:rPr>
            <w:lang w:val="en-GB"/>
          </w:rPr>
          <w:t xml:space="preserve"> </w:t>
        </w:r>
        <w:r w:rsidR="00264B64">
          <w:rPr>
            <w:lang w:val="en-GB"/>
          </w:rPr>
          <w:t>decrease in λ</w:t>
        </w:r>
      </w:ins>
      <w:del w:id="2547" w:author="CAIZERGUES Alain" w:date="2023-09-20T13:50:00Z">
        <w:r w:rsidRPr="00EB6FAE" w:rsidDel="00264B64">
          <w:rPr>
            <w:lang w:val="en-GB"/>
          </w:rPr>
          <w:delText>drop of their growth rate</w:delText>
        </w:r>
      </w:del>
      <w:r w:rsidRPr="00EB6FAE">
        <w:rPr>
          <w:lang w:val="en-GB"/>
        </w:rPr>
        <w:t xml:space="preserve">, meaning that </w:t>
      </w:r>
      <w:ins w:id="2548" w:author="CAIZERGUES Alain" w:date="2023-09-20T13:51:00Z">
        <w:r w:rsidR="00264B64">
          <w:rPr>
            <w:lang w:val="en-GB"/>
          </w:rPr>
          <w:t xml:space="preserve">increasing </w:t>
        </w:r>
      </w:ins>
      <w:ins w:id="2549" w:author="CAIZERGUES Alain" w:date="2023-09-20T13:50:00Z">
        <w:r w:rsidR="00264B64">
          <w:rPr>
            <w:lang w:val="en-GB"/>
          </w:rPr>
          <w:t xml:space="preserve">mortality </w:t>
        </w:r>
      </w:ins>
      <w:ins w:id="2550" w:author="CAIZERGUES Alain" w:date="2023-09-20T13:51:00Z">
        <w:r w:rsidR="00264B64">
          <w:rPr>
            <w:lang w:val="en-GB"/>
          </w:rPr>
          <w:t xml:space="preserve">due to culling </w:t>
        </w:r>
      </w:ins>
      <w:ins w:id="2551" w:author="CAIZERGUES Alain" w:date="2023-09-20T13:50:00Z">
        <w:r w:rsidR="00264B64">
          <w:rPr>
            <w:lang w:val="en-GB"/>
          </w:rPr>
          <w:t xml:space="preserve">was </w:t>
        </w:r>
      </w:ins>
      <w:ins w:id="2552" w:author="CAIZERGUES Alain" w:date="2023-09-21T13:48:00Z">
        <w:r w:rsidR="006C1AEE">
          <w:rPr>
            <w:lang w:val="en-GB"/>
          </w:rPr>
          <w:t xml:space="preserve">neither </w:t>
        </w:r>
      </w:ins>
      <w:ins w:id="2553" w:author="CAIZERGUES Alain" w:date="2023-09-26T11:41:00Z">
        <w:r w:rsidR="001048B1">
          <w:rPr>
            <w:lang w:val="en-GB"/>
          </w:rPr>
          <w:t xml:space="preserve">compensated </w:t>
        </w:r>
      </w:ins>
      <w:ins w:id="2554" w:author="CAIZERGUES Alain" w:date="2023-09-20T13:51:00Z">
        <w:r w:rsidR="00264B64">
          <w:rPr>
            <w:lang w:val="en-GB"/>
          </w:rPr>
          <w:t xml:space="preserve">by </w:t>
        </w:r>
      </w:ins>
      <w:ins w:id="2555" w:author="CAIZERGUES Alain" w:date="2023-09-20T13:52:00Z">
        <w:r w:rsidR="00264B64">
          <w:rPr>
            <w:lang w:val="en-GB"/>
          </w:rPr>
          <w:t xml:space="preserve">increasing natural </w:t>
        </w:r>
      </w:ins>
      <w:ins w:id="2556" w:author="CAIZERGUES Alain" w:date="2023-09-20T13:51:00Z">
        <w:r w:rsidR="00264B64">
          <w:rPr>
            <w:lang w:val="en-GB"/>
          </w:rPr>
          <w:t>survival</w:t>
        </w:r>
      </w:ins>
      <w:ins w:id="2557" w:author="CAIZERGUES Alain" w:date="2023-09-20T14:25:00Z">
        <w:r w:rsidR="007B1330">
          <w:rPr>
            <w:lang w:val="en-GB"/>
          </w:rPr>
          <w:t xml:space="preserve"> nor </w:t>
        </w:r>
      </w:ins>
      <w:ins w:id="2558" w:author="CAIZERGUES Alain" w:date="2023-09-21T13:48:00Z">
        <w:r w:rsidR="006C1AEE">
          <w:rPr>
            <w:lang w:val="en-GB"/>
          </w:rPr>
          <w:t>by improved</w:t>
        </w:r>
      </w:ins>
      <w:ins w:id="2559" w:author="CAIZERGUES Alain" w:date="2023-09-20T14:25:00Z">
        <w:r w:rsidR="007B1330">
          <w:rPr>
            <w:lang w:val="en-GB"/>
          </w:rPr>
          <w:t xml:space="preserve"> breeding success</w:t>
        </w:r>
      </w:ins>
      <w:del w:id="2560" w:author="CAIZERGUES Alain" w:date="2023-09-20T13:51:00Z">
        <w:r w:rsidRPr="00EB6FAE" w:rsidDel="00264B64">
          <w:rPr>
            <w:lang w:val="en-GB"/>
          </w:rPr>
          <w:delText>the compensation of the population to culling mortality was limited if not null</w:delText>
        </w:r>
      </w:del>
      <w:r w:rsidRPr="00EB6FAE">
        <w:rPr>
          <w:lang w:val="en-GB"/>
        </w:rPr>
        <w:t>.</w:t>
      </w:r>
      <w:del w:id="2561" w:author="CAIZERGUES Alain" w:date="2023-09-20T14:25:00Z">
        <w:r w:rsidRPr="00EB6FAE" w:rsidDel="007B1330">
          <w:rPr>
            <w:lang w:val="en-GB"/>
          </w:rPr>
          <w:delText xml:space="preserve"> </w:delText>
        </w:r>
      </w:del>
      <w:ins w:id="2562" w:author="CAIZERGUES Alain" w:date="2023-09-20T14:25:00Z">
        <w:r w:rsidR="007B1330">
          <w:rPr>
            <w:lang w:val="en-GB"/>
          </w:rPr>
          <w:t xml:space="preserve"> </w:t>
        </w:r>
      </w:ins>
      <w:ins w:id="2563" w:author="CAIZERGUES Alain" w:date="2023-09-20T13:51:00Z">
        <w:r w:rsidR="00264B64">
          <w:rPr>
            <w:lang w:val="en-GB"/>
          </w:rPr>
          <w:t xml:space="preserve"> </w:t>
        </w:r>
      </w:ins>
      <w:r w:rsidRPr="00EB6FAE">
        <w:rPr>
          <w:lang w:val="en-GB"/>
        </w:rPr>
        <w:t xml:space="preserve">The </w:t>
      </w:r>
      <w:del w:id="2564" w:author="CAIZERGUES Alain" w:date="2023-09-20T13:52:00Z">
        <w:r w:rsidRPr="00EB6FAE" w:rsidDel="00264B64">
          <w:rPr>
            <w:lang w:val="en-GB"/>
          </w:rPr>
          <w:delText xml:space="preserve">eradication </w:delText>
        </w:r>
      </w:del>
      <w:ins w:id="2565" w:author="CAIZERGUES Alain" w:date="2023-09-20T13:52:00Z">
        <w:r w:rsidR="00264B64">
          <w:rPr>
            <w:lang w:val="en-GB"/>
          </w:rPr>
          <w:t>culling</w:t>
        </w:r>
        <w:r w:rsidR="00264B64" w:rsidRPr="00EB6FAE">
          <w:rPr>
            <w:lang w:val="en-GB"/>
          </w:rPr>
          <w:t xml:space="preserve"> </w:t>
        </w:r>
      </w:ins>
      <w:r w:rsidRPr="00EB6FAE">
        <w:rPr>
          <w:lang w:val="en-GB"/>
        </w:rPr>
        <w:t xml:space="preserve">effort </w:t>
      </w:r>
      <w:ins w:id="2566" w:author="CAIZERGUES Alain" w:date="2023-09-20T13:52:00Z">
        <w:r w:rsidR="00264B64">
          <w:rPr>
            <w:lang w:val="en-GB"/>
          </w:rPr>
          <w:t xml:space="preserve">was </w:t>
        </w:r>
      </w:ins>
      <w:del w:id="2567" w:author="CAIZERGUES Alain" w:date="2023-09-20T13:52:00Z">
        <w:r w:rsidRPr="00EB6FAE" w:rsidDel="00264B64">
          <w:rPr>
            <w:lang w:val="en-GB"/>
          </w:rPr>
          <w:delText xml:space="preserve">as implemented here was </w:delText>
        </w:r>
      </w:del>
      <w:r w:rsidRPr="00EB6FAE">
        <w:rPr>
          <w:lang w:val="en-GB"/>
        </w:rPr>
        <w:t xml:space="preserve">therefore efficient to </w:t>
      </w:r>
      <w:del w:id="2568" w:author="CAIZERGUES Alain" w:date="2023-09-20T13:53:00Z">
        <w:r w:rsidRPr="00EB6FAE" w:rsidDel="00264B64">
          <w:rPr>
            <w:lang w:val="en-GB"/>
          </w:rPr>
          <w:delText xml:space="preserve">impact </w:delText>
        </w:r>
      </w:del>
      <w:ins w:id="2569" w:author="CAIZERGUES Alain" w:date="2023-09-20T13:53:00Z">
        <w:r w:rsidR="00264B64">
          <w:rPr>
            <w:lang w:val="en-GB"/>
          </w:rPr>
          <w:t>affect</w:t>
        </w:r>
        <w:r w:rsidR="00264B64" w:rsidRPr="00EB6FAE">
          <w:rPr>
            <w:lang w:val="en-GB"/>
          </w:rPr>
          <w:t xml:space="preserve"> </w:t>
        </w:r>
      </w:ins>
      <w:del w:id="2570" w:author="CAIZERGUES Alain" w:date="2023-09-20T13:53:00Z">
        <w:r w:rsidRPr="00EB6FAE" w:rsidDel="00264B64">
          <w:rPr>
            <w:lang w:val="en-GB"/>
          </w:rPr>
          <w:delText xml:space="preserve">this </w:delText>
        </w:r>
      </w:del>
      <w:ins w:id="2571" w:author="CAIZERGUES Alain" w:date="2023-09-20T13:52:00Z">
        <w:r w:rsidR="00264B64">
          <w:rPr>
            <w:lang w:val="en-GB"/>
          </w:rPr>
          <w:t xml:space="preserve">the demographic trajectory </w:t>
        </w:r>
      </w:ins>
      <w:ins w:id="2572" w:author="CAIZERGUES Alain" w:date="2023-09-20T13:53:00Z">
        <w:r w:rsidR="00264B64">
          <w:rPr>
            <w:lang w:val="en-GB"/>
          </w:rPr>
          <w:t>of Ruddy ducks in both context</w:t>
        </w:r>
      </w:ins>
      <w:ins w:id="2573" w:author="CAIZERGUES Alain" w:date="2023-09-20T14:25:00Z">
        <w:r w:rsidR="007B1330">
          <w:rPr>
            <w:lang w:val="en-GB"/>
          </w:rPr>
          <w:t>s</w:t>
        </w:r>
      </w:ins>
      <w:del w:id="2574" w:author="CAIZERGUES Alain" w:date="2023-09-20T13:53:00Z">
        <w:r w:rsidRPr="00EB6FAE" w:rsidDel="00264B64">
          <w:rPr>
            <w:lang w:val="en-GB"/>
          </w:rPr>
          <w:delText>species</w:delText>
        </w:r>
      </w:del>
      <w:r w:rsidRPr="00EB6FAE">
        <w:rPr>
          <w:lang w:val="en-GB"/>
        </w:rPr>
        <w:t xml:space="preserve">. </w:t>
      </w:r>
      <w:ins w:id="2575" w:author="CAIZERGUES Alain" w:date="2023-09-20T13:53:00Z">
        <w:r w:rsidR="00264B64">
          <w:rPr>
            <w:lang w:val="en-GB"/>
          </w:rPr>
          <w:t xml:space="preserve"> </w:t>
        </w:r>
      </w:ins>
      <w:ins w:id="2576" w:author="CAIZERGUES Alain" w:date="2023-09-20T14:25:00Z">
        <w:r w:rsidR="007B1330">
          <w:rPr>
            <w:lang w:val="en-GB"/>
          </w:rPr>
          <w:t>However, t</w:t>
        </w:r>
      </w:ins>
      <w:del w:id="2577" w:author="CAIZERGUES Alain" w:date="2023-09-20T14:25:00Z">
        <w:r w:rsidRPr="00EB6FAE" w:rsidDel="007B1330">
          <w:rPr>
            <w:lang w:val="en-GB"/>
          </w:rPr>
          <w:delText>T</w:delText>
        </w:r>
      </w:del>
      <w:del w:id="2578" w:author="CAIZERGUES Alain" w:date="2023-09-20T13:54:00Z">
        <w:r w:rsidRPr="00EB6FAE" w:rsidDel="00264B64">
          <w:rPr>
            <w:lang w:val="en-GB"/>
          </w:rPr>
          <w:delText>he response of t</w:delText>
        </w:r>
      </w:del>
      <w:r w:rsidRPr="00EB6FAE">
        <w:rPr>
          <w:lang w:val="en-GB"/>
        </w:rPr>
        <w:t xml:space="preserve">he </w:t>
      </w:r>
      <w:ins w:id="2579" w:author="CAIZERGUES Alain" w:date="2023-09-20T13:54:00Z">
        <w:r w:rsidR="00264B64">
          <w:rPr>
            <w:lang w:val="en-GB"/>
          </w:rPr>
          <w:t xml:space="preserve">decrease in λ was much stronger in </w:t>
        </w:r>
      </w:ins>
      <w:r w:rsidRPr="00EB6FAE">
        <w:rPr>
          <w:lang w:val="en-GB"/>
        </w:rPr>
        <w:t>GB</w:t>
      </w:r>
      <w:ins w:id="2580" w:author="CAIZERGUES Alain" w:date="2023-09-21T13:48:00Z">
        <w:r w:rsidR="006C1AEE">
          <w:rPr>
            <w:lang w:val="en-GB"/>
          </w:rPr>
          <w:t>,</w:t>
        </w:r>
      </w:ins>
      <w:r w:rsidRPr="00EB6FAE">
        <w:rPr>
          <w:lang w:val="en-GB"/>
        </w:rPr>
        <w:t xml:space="preserve"> </w:t>
      </w:r>
      <w:ins w:id="2581" w:author="CAIZERGUES Alain" w:date="2023-09-20T13:54:00Z">
        <w:r w:rsidR="00264B64">
          <w:rPr>
            <w:lang w:val="en-GB"/>
          </w:rPr>
          <w:t xml:space="preserve">where the </w:t>
        </w:r>
      </w:ins>
      <w:r w:rsidRPr="00EB6FAE">
        <w:rPr>
          <w:lang w:val="en-GB"/>
        </w:rPr>
        <w:t xml:space="preserve">population </w:t>
      </w:r>
      <w:ins w:id="2582" w:author="CAIZERGUES Alain" w:date="2023-09-20T13:55:00Z">
        <w:r w:rsidR="00264B64">
          <w:rPr>
            <w:lang w:val="en-GB"/>
          </w:rPr>
          <w:t>displayed a sharp decrease</w:t>
        </w:r>
      </w:ins>
      <w:ins w:id="2583" w:author="CAIZERGUES Alain" w:date="2023-09-21T13:49:00Z">
        <w:r w:rsidR="006C1AEE">
          <w:rPr>
            <w:lang w:val="en-GB"/>
          </w:rPr>
          <w:t>,</w:t>
        </w:r>
      </w:ins>
      <w:ins w:id="2584" w:author="CAIZERGUES Alain" w:date="2023-09-20T13:55:00Z">
        <w:r w:rsidR="00264B64">
          <w:rPr>
            <w:lang w:val="en-GB"/>
          </w:rPr>
          <w:t xml:space="preserve"> than </w:t>
        </w:r>
      </w:ins>
      <w:del w:id="2585" w:author="CAIZERGUES Alain" w:date="2023-09-20T13:55:00Z">
        <w:r w:rsidRPr="00EB6FAE" w:rsidDel="00264B64">
          <w:rPr>
            <w:lang w:val="en-GB"/>
          </w:rPr>
          <w:delText>differed from the</w:delText>
        </w:r>
      </w:del>
      <w:ins w:id="2586" w:author="CAIZERGUES Alain" w:date="2023-09-20T13:55:00Z">
        <w:r w:rsidR="00264B64">
          <w:rPr>
            <w:lang w:val="en-GB"/>
          </w:rPr>
          <w:t>in</w:t>
        </w:r>
      </w:ins>
      <w:r w:rsidRPr="00EB6FAE">
        <w:rPr>
          <w:lang w:val="en-GB"/>
        </w:rPr>
        <w:t xml:space="preserve"> FR </w:t>
      </w:r>
      <w:ins w:id="2587" w:author="CAIZERGUES Alain" w:date="2023-09-20T13:55:00Z">
        <w:r w:rsidR="00264B64">
          <w:rPr>
            <w:lang w:val="en-GB"/>
          </w:rPr>
          <w:t xml:space="preserve">where the increase was stopped </w:t>
        </w:r>
      </w:ins>
      <w:del w:id="2588" w:author="CAIZERGUES Alain" w:date="2023-09-20T13:55:00Z">
        <w:r w:rsidRPr="00EB6FAE" w:rsidDel="00264B64">
          <w:rPr>
            <w:lang w:val="en-GB"/>
          </w:rPr>
          <w:delText>one because it showed a strong decrease when the FR population got stabilized</w:delText>
        </w:r>
      </w:del>
      <w:ins w:id="2589" w:author="CAIZERGUES Alain" w:date="2023-09-20T13:55:00Z">
        <w:r w:rsidR="00264B64">
          <w:rPr>
            <w:lang w:val="en-GB"/>
          </w:rPr>
          <w:t xml:space="preserve">and </w:t>
        </w:r>
      </w:ins>
      <w:ins w:id="2590" w:author="CAIZERGUES Alain" w:date="2023-09-20T13:56:00Z">
        <w:r w:rsidR="00264B64">
          <w:rPr>
            <w:lang w:val="en-GB"/>
          </w:rPr>
          <w:t>population size remained more or less stable</w:t>
        </w:r>
      </w:ins>
      <w:r w:rsidRPr="00EB6FAE">
        <w:rPr>
          <w:lang w:val="en-GB"/>
        </w:rPr>
        <w:t>.</w:t>
      </w:r>
      <w:ins w:id="2591" w:author="CAIZERGUES Alain" w:date="2023-09-20T13:56:00Z">
        <w:r w:rsidR="00264B64">
          <w:rPr>
            <w:lang w:val="en-GB"/>
          </w:rPr>
          <w:t xml:space="preserve"> </w:t>
        </w:r>
      </w:ins>
      <w:r w:rsidRPr="00EB6FAE">
        <w:rPr>
          <w:lang w:val="en-GB"/>
        </w:rPr>
        <w:t xml:space="preserve"> </w:t>
      </w:r>
      <w:del w:id="2592" w:author="CAIZERGUES Alain" w:date="2023-09-20T13:56:00Z">
        <w:r w:rsidRPr="00EB6FAE" w:rsidDel="00264B64">
          <w:rPr>
            <w:lang w:val="en-GB"/>
          </w:rPr>
          <w:delText>The analysis of the growth rate alone did not provide clues to understand the mechanisms explaining the difference of the responses between the two populations. Indeed, t</w:delText>
        </w:r>
      </w:del>
      <w:ins w:id="2593" w:author="CAIZERGUES Alain" w:date="2023-09-20T13:56:00Z">
        <w:r w:rsidR="00264B64">
          <w:rPr>
            <w:lang w:val="en-GB"/>
          </w:rPr>
          <w:t>T</w:t>
        </w:r>
      </w:ins>
      <w:r w:rsidRPr="00EB6FAE">
        <w:rPr>
          <w:lang w:val="en-GB"/>
        </w:rPr>
        <w:t xml:space="preserve">he </w:t>
      </w:r>
      <w:ins w:id="2594" w:author="CAIZERGUES Alain" w:date="2023-09-20T13:56:00Z">
        <w:r w:rsidR="00264B64">
          <w:rPr>
            <w:lang w:val="en-GB"/>
          </w:rPr>
          <w:t xml:space="preserve">greater decline in </w:t>
        </w:r>
      </w:ins>
      <w:ins w:id="2595" w:author="CAIZERGUES Alain" w:date="2023-09-20T13:57:00Z">
        <w:r w:rsidR="00264B64">
          <w:rPr>
            <w:lang w:val="en-GB"/>
          </w:rPr>
          <w:t xml:space="preserve">λ observed in GB compared to FR </w:t>
        </w:r>
      </w:ins>
      <w:del w:id="2596" w:author="CAIZERGUES Alain" w:date="2023-09-20T13:57:00Z">
        <w:r w:rsidRPr="00EB6FAE" w:rsidDel="00264B64">
          <w:rPr>
            <w:lang w:val="en-GB"/>
          </w:rPr>
          <w:delText>bigger drop of growth rate of the GB population might be explained either</w:delText>
        </w:r>
      </w:del>
      <w:ins w:id="2597" w:author="CAIZERGUES Alain" w:date="2023-09-20T13:57:00Z">
        <w:r w:rsidR="00264B64">
          <w:rPr>
            <w:lang w:val="en-GB"/>
          </w:rPr>
          <w:t>was due to greater decline in both adult survival and recruitment ra</w:t>
        </w:r>
      </w:ins>
      <w:ins w:id="2598" w:author="CAIZERGUES Alain" w:date="2023-09-20T13:58:00Z">
        <w:r w:rsidR="00264B64">
          <w:rPr>
            <w:lang w:val="en-GB"/>
          </w:rPr>
          <w:t>t</w:t>
        </w:r>
      </w:ins>
      <w:ins w:id="2599" w:author="CAIZERGUES Alain" w:date="2023-09-20T13:57:00Z">
        <w:r w:rsidR="00264B64">
          <w:rPr>
            <w:lang w:val="en-GB"/>
          </w:rPr>
          <w:t>es</w:t>
        </w:r>
      </w:ins>
      <w:del w:id="2600" w:author="CAIZERGUES Alain" w:date="2023-09-20T13:58:00Z">
        <w:r w:rsidRPr="00EB6FAE" w:rsidDel="00264B64">
          <w:rPr>
            <w:lang w:val="en-GB"/>
          </w:rPr>
          <w:delText xml:space="preserve"> by a decrease of adult survival or reproduction success, or both components.</w:delText>
        </w:r>
      </w:del>
      <w:ins w:id="2601" w:author="CAIZERGUES Alain" w:date="2023-09-20T13:58:00Z">
        <w:r w:rsidR="00264B64">
          <w:rPr>
            <w:lang w:val="en-GB"/>
          </w:rPr>
          <w:t xml:space="preserve">.  </w:t>
        </w:r>
      </w:ins>
    </w:p>
    <w:p w14:paraId="702A3C5B" w14:textId="29AEB8FF" w:rsidR="00AC35CD" w:rsidRPr="00EB6FAE" w:rsidRDefault="00264B64">
      <w:pPr>
        <w:pStyle w:val="FirstParagraph"/>
        <w:spacing w:line="480" w:lineRule="auto"/>
        <w:jc w:val="both"/>
        <w:rPr>
          <w:lang w:val="en-GB"/>
        </w:rPr>
        <w:pPrChange w:id="2602" w:author="CAIZERGUES Alain" w:date="2023-09-20T13:58:00Z">
          <w:pPr>
            <w:pStyle w:val="Corpsdetexte"/>
          </w:pPr>
        </w:pPrChange>
      </w:pPr>
      <w:ins w:id="2603" w:author="CAIZERGUES Alain" w:date="2023-09-20T13:58:00Z">
        <w:r>
          <w:rPr>
            <w:lang w:val="en-GB"/>
          </w:rPr>
          <w:t xml:space="preserve">Overall, in both countries, </w:t>
        </w:r>
      </w:ins>
      <w:ins w:id="2604" w:author="CAIZERGUES Alain" w:date="2023-09-20T13:59:00Z">
        <w:r>
          <w:rPr>
            <w:lang w:val="en-GB"/>
          </w:rPr>
          <w:t xml:space="preserve">adult </w:t>
        </w:r>
      </w:ins>
      <w:ins w:id="2605" w:author="CAIZERGUES Alain" w:date="2023-09-20T13:58:00Z">
        <w:r>
          <w:rPr>
            <w:lang w:val="en-GB"/>
          </w:rPr>
          <w:t xml:space="preserve">survival </w:t>
        </w:r>
      </w:ins>
      <w:ins w:id="2606" w:author="CAIZERGUES Alain" w:date="2023-09-20T13:59:00Z">
        <w:r>
          <w:rPr>
            <w:lang w:val="en-GB"/>
          </w:rPr>
          <w:t xml:space="preserve">and recruitment rates seemed significantly affected by culling. </w:t>
        </w:r>
      </w:ins>
      <w:ins w:id="2607" w:author="CAIZERGUES Alain" w:date="2023-09-21T13:49:00Z">
        <w:r w:rsidR="006C1AEE">
          <w:rPr>
            <w:lang w:val="en-GB"/>
          </w:rPr>
          <w:t xml:space="preserve"> </w:t>
        </w:r>
      </w:ins>
      <w:del w:id="2608" w:author="CAIZERGUES Alain" w:date="2023-09-20T13:58:00Z">
        <w:r w:rsidR="00B404E8" w:rsidRPr="00EB6FAE" w:rsidDel="00264B64">
          <w:rPr>
            <w:lang w:val="en-GB"/>
          </w:rPr>
          <w:delText xml:space="preserve">The </w:delText>
        </w:r>
      </w:del>
      <w:del w:id="2609" w:author="CAIZERGUES Alain" w:date="2023-09-20T13:59:00Z">
        <w:r w:rsidR="00B404E8" w:rsidRPr="00EB6FAE" w:rsidDel="00527F97">
          <w:rPr>
            <w:lang w:val="en-GB"/>
          </w:rPr>
          <w:delText>vital rates that were estimated thanks to the count-based method supported that the eradication pressure affected negatively both adult survival and recruitment rates in the two populations on average.</w:delText>
        </w:r>
      </w:del>
      <w:ins w:id="2610" w:author="CAIZERGUES Alain" w:date="2023-09-20T13:59:00Z">
        <w:r w:rsidR="00527F97">
          <w:rPr>
            <w:lang w:val="en-GB"/>
          </w:rPr>
          <w:t xml:space="preserve">However, the culling </w:t>
        </w:r>
      </w:ins>
      <w:del w:id="2611" w:author="CAIZERGUES Alain" w:date="2023-09-20T14:00:00Z">
        <w:r w:rsidR="00B404E8" w:rsidRPr="00EB6FAE" w:rsidDel="00527F97">
          <w:rPr>
            <w:lang w:val="en-GB"/>
          </w:rPr>
          <w:delText xml:space="preserve"> The culling </w:delText>
        </w:r>
      </w:del>
      <w:r w:rsidR="00B404E8" w:rsidRPr="00EB6FAE">
        <w:rPr>
          <w:lang w:val="en-GB"/>
        </w:rPr>
        <w:t xml:space="preserve">pressure occurring </w:t>
      </w:r>
      <w:del w:id="2612" w:author="CAIZERGUES Alain" w:date="2023-09-20T14:00:00Z">
        <w:r w:rsidR="00B404E8" w:rsidRPr="00EB6FAE" w:rsidDel="00527F97">
          <w:rPr>
            <w:lang w:val="en-GB"/>
          </w:rPr>
          <w:delText xml:space="preserve">mostly </w:delText>
        </w:r>
      </w:del>
      <w:r w:rsidR="00B404E8" w:rsidRPr="00EB6FAE">
        <w:rPr>
          <w:lang w:val="en-GB"/>
        </w:rPr>
        <w:t xml:space="preserve">before the breeding </w:t>
      </w:r>
      <w:ins w:id="2613" w:author="CAIZERGUES Alain" w:date="2023-09-20T14:00:00Z">
        <w:r w:rsidR="00527F97">
          <w:rPr>
            <w:lang w:val="en-GB"/>
          </w:rPr>
          <w:t>(GB culling strategy), that affected future breeders</w:t>
        </w:r>
      </w:ins>
      <w:ins w:id="2614" w:author="CAIZERGUES Alain" w:date="2023-09-20T14:02:00Z">
        <w:r w:rsidR="00527F97">
          <w:rPr>
            <w:lang w:val="en-GB"/>
          </w:rPr>
          <w:t>,</w:t>
        </w:r>
      </w:ins>
      <w:ins w:id="2615" w:author="CAIZERGUES Alain" w:date="2023-09-20T14:00:00Z">
        <w:r w:rsidR="00527F97">
          <w:rPr>
            <w:lang w:val="en-GB"/>
          </w:rPr>
          <w:t xml:space="preserve"> seemed </w:t>
        </w:r>
      </w:ins>
      <w:ins w:id="2616" w:author="CAIZERGUES Alain" w:date="2023-09-20T14:01:00Z">
        <w:r w:rsidR="00527F97">
          <w:rPr>
            <w:lang w:val="en-GB"/>
          </w:rPr>
          <w:t>much more efficient in limiting both survival and recrui</w:t>
        </w:r>
      </w:ins>
      <w:ins w:id="2617" w:author="CAIZERGUES Alain" w:date="2023-09-20T14:02:00Z">
        <w:r w:rsidR="00527F97">
          <w:rPr>
            <w:lang w:val="en-GB"/>
          </w:rPr>
          <w:t>t</w:t>
        </w:r>
      </w:ins>
      <w:ins w:id="2618" w:author="CAIZERGUES Alain" w:date="2023-09-20T14:01:00Z">
        <w:r w:rsidR="00527F97">
          <w:rPr>
            <w:lang w:val="en-GB"/>
          </w:rPr>
          <w:t>m</w:t>
        </w:r>
      </w:ins>
      <w:ins w:id="2619" w:author="CAIZERGUES Alain" w:date="2023-09-20T14:02:00Z">
        <w:r w:rsidR="00527F97">
          <w:rPr>
            <w:lang w:val="en-GB"/>
          </w:rPr>
          <w:t>e</w:t>
        </w:r>
      </w:ins>
      <w:ins w:id="2620" w:author="CAIZERGUES Alain" w:date="2023-09-20T14:01:00Z">
        <w:r w:rsidR="00527F97">
          <w:rPr>
            <w:lang w:val="en-GB"/>
          </w:rPr>
          <w:t>n</w:t>
        </w:r>
      </w:ins>
      <w:ins w:id="2621" w:author="CAIZERGUES Alain" w:date="2023-09-20T14:02:00Z">
        <w:r w:rsidR="00527F97">
          <w:rPr>
            <w:lang w:val="en-GB"/>
          </w:rPr>
          <w:t>t</w:t>
        </w:r>
      </w:ins>
      <w:ins w:id="2622" w:author="CAIZERGUES Alain" w:date="2023-09-20T14:01:00Z">
        <w:r w:rsidR="00527F97">
          <w:rPr>
            <w:lang w:val="en-GB"/>
          </w:rPr>
          <w:t xml:space="preserve"> that </w:t>
        </w:r>
      </w:ins>
      <w:ins w:id="2623" w:author="CAIZERGUES Alain" w:date="2023-09-20T14:02:00Z">
        <w:r w:rsidR="00527F97">
          <w:rPr>
            <w:lang w:val="en-GB"/>
          </w:rPr>
          <w:t xml:space="preserve">the </w:t>
        </w:r>
      </w:ins>
      <w:ins w:id="2624" w:author="CAIZERGUES Alain" w:date="2023-09-20T14:01:00Z">
        <w:r w:rsidR="00527F97">
          <w:rPr>
            <w:lang w:val="en-GB"/>
          </w:rPr>
          <w:t xml:space="preserve">culling pressure </w:t>
        </w:r>
      </w:ins>
      <w:ins w:id="2625" w:author="CAIZERGUES Alain" w:date="2023-09-20T14:03:00Z">
        <w:r w:rsidR="00527F97">
          <w:rPr>
            <w:lang w:val="en-GB"/>
          </w:rPr>
          <w:t xml:space="preserve">targeting </w:t>
        </w:r>
        <w:r w:rsidR="00527F97">
          <w:rPr>
            <w:lang w:val="en-GB"/>
          </w:rPr>
          <w:lastRenderedPageBreak/>
          <w:t>breeders and newly born individuals (</w:t>
        </w:r>
      </w:ins>
      <w:ins w:id="2626" w:author="CAIZERGUES Alain" w:date="2023-09-20T14:01:00Z">
        <w:r w:rsidR="00527F97">
          <w:rPr>
            <w:lang w:val="en-GB"/>
          </w:rPr>
          <w:t xml:space="preserve">occurring during </w:t>
        </w:r>
      </w:ins>
      <w:ins w:id="2627" w:author="CAIZERGUES Alain" w:date="2023-09-20T14:02:00Z">
        <w:r w:rsidR="00527F97">
          <w:rPr>
            <w:lang w:val="en-GB"/>
          </w:rPr>
          <w:t>nesting and young raising</w:t>
        </w:r>
      </w:ins>
      <w:ins w:id="2628" w:author="CAIZERGUES Alain" w:date="2023-09-20T14:03:00Z">
        <w:r w:rsidR="00527F97">
          <w:rPr>
            <w:lang w:val="en-GB"/>
          </w:rPr>
          <w:t xml:space="preserve">, </w:t>
        </w:r>
      </w:ins>
      <w:ins w:id="2629" w:author="CAIZERGUES Alain" w:date="2023-09-20T14:02:00Z">
        <w:r w:rsidR="00527F97">
          <w:rPr>
            <w:lang w:val="en-GB"/>
          </w:rPr>
          <w:t>FR culling strategy)</w:t>
        </w:r>
      </w:ins>
      <w:del w:id="2630" w:author="CAIZERGUES Alain" w:date="2023-09-20T14:02:00Z">
        <w:r w:rsidR="00B404E8" w:rsidRPr="00EB6FAE" w:rsidDel="00527F97">
          <w:rPr>
            <w:lang w:val="en-GB"/>
          </w:rPr>
          <w:delText>period for the GB population targeted by definition future breeders, and consequently induced mortality on these individuals and prevented them from reproducing</w:delText>
        </w:r>
      </w:del>
      <w:r w:rsidR="00B404E8" w:rsidRPr="00EB6FAE">
        <w:rPr>
          <w:lang w:val="en-GB"/>
        </w:rPr>
        <w:t xml:space="preserve">. </w:t>
      </w:r>
      <w:ins w:id="2631" w:author="CAIZERGUES Alain" w:date="2023-09-20T14:03:00Z">
        <w:r w:rsidR="00527F97">
          <w:rPr>
            <w:lang w:val="en-GB"/>
          </w:rPr>
          <w:t xml:space="preserve"> </w:t>
        </w:r>
      </w:ins>
      <w:ins w:id="2632" w:author="CAIZERGUES Alain" w:date="2023-09-20T14:28:00Z">
        <w:r w:rsidR="007B1330">
          <w:rPr>
            <w:lang w:val="en-GB"/>
          </w:rPr>
          <w:t xml:space="preserve">As expected, </w:t>
        </w:r>
      </w:ins>
      <w:ins w:id="2633" w:author="CAIZERGUES Alain" w:date="2023-09-20T14:29:00Z">
        <w:r w:rsidR="007B1330">
          <w:rPr>
            <w:lang w:val="en-GB"/>
          </w:rPr>
          <w:t>i</w:t>
        </w:r>
      </w:ins>
      <w:ins w:id="2634" w:author="CAIZERGUES Alain" w:date="2023-09-20T14:28:00Z">
        <w:r w:rsidR="007B1330">
          <w:rPr>
            <w:lang w:val="en-GB"/>
          </w:rPr>
          <w:t>n F</w:t>
        </w:r>
      </w:ins>
      <w:ins w:id="2635" w:author="CAIZERGUES Alain" w:date="2023-09-20T14:30:00Z">
        <w:r w:rsidR="007B1330">
          <w:rPr>
            <w:lang w:val="en-GB"/>
          </w:rPr>
          <w:t>R</w:t>
        </w:r>
      </w:ins>
      <w:ins w:id="2636" w:author="CAIZERGUES Alain" w:date="2023-09-20T14:28:00Z">
        <w:r w:rsidR="007B1330">
          <w:rPr>
            <w:lang w:val="en-GB"/>
          </w:rPr>
          <w:t xml:space="preserve"> </w:t>
        </w:r>
      </w:ins>
      <w:ins w:id="2637" w:author="CAIZERGUES Alain" w:date="2023-09-20T14:29:00Z">
        <w:r w:rsidR="00C6541B">
          <w:rPr>
            <w:lang w:val="en-GB"/>
          </w:rPr>
          <w:t>were culling tar</w:t>
        </w:r>
      </w:ins>
      <w:ins w:id="2638" w:author="CAIZERGUES Alain" w:date="2023-09-20T14:31:00Z">
        <w:r w:rsidR="00C6541B">
          <w:rPr>
            <w:lang w:val="en-GB"/>
          </w:rPr>
          <w:t>g</w:t>
        </w:r>
      </w:ins>
      <w:ins w:id="2639" w:author="CAIZERGUES Alain" w:date="2023-09-20T14:29:00Z">
        <w:r w:rsidR="007B1330">
          <w:rPr>
            <w:lang w:val="en-GB"/>
          </w:rPr>
          <w:t>eted the breeding season, recruitment rates w</w:t>
        </w:r>
      </w:ins>
      <w:ins w:id="2640" w:author="CAIZERGUES Alain" w:date="2023-09-20T14:32:00Z">
        <w:r w:rsidR="00C6541B">
          <w:rPr>
            <w:lang w:val="en-GB"/>
          </w:rPr>
          <w:t>ere</w:t>
        </w:r>
      </w:ins>
      <w:ins w:id="2641" w:author="CAIZERGUES Alain" w:date="2023-09-20T14:29:00Z">
        <w:r w:rsidR="007B1330">
          <w:rPr>
            <w:lang w:val="en-GB"/>
          </w:rPr>
          <w:t xml:space="preserve"> more affected </w:t>
        </w:r>
      </w:ins>
      <w:ins w:id="2642" w:author="CAIZERGUES Alain" w:date="2023-09-20T14:30:00Z">
        <w:r w:rsidR="007B1330">
          <w:rPr>
            <w:lang w:val="en-GB"/>
          </w:rPr>
          <w:t xml:space="preserve">than </w:t>
        </w:r>
      </w:ins>
      <w:ins w:id="2643" w:author="CAIZERGUES Alain" w:date="2023-09-20T14:32:00Z">
        <w:r w:rsidR="00C6541B">
          <w:rPr>
            <w:lang w:val="en-GB"/>
          </w:rPr>
          <w:t xml:space="preserve">adult </w:t>
        </w:r>
      </w:ins>
      <w:ins w:id="2644" w:author="CAIZERGUES Alain" w:date="2023-09-20T14:30:00Z">
        <w:r w:rsidR="007B1330">
          <w:rPr>
            <w:lang w:val="en-GB"/>
          </w:rPr>
          <w:t xml:space="preserve">survival compared to GB.  </w:t>
        </w:r>
      </w:ins>
      <w:del w:id="2645" w:author="CAIZERGUES Alain" w:date="2023-09-20T14:03:00Z">
        <w:r w:rsidR="00B404E8" w:rsidRPr="00EB6FAE" w:rsidDel="00527F97">
          <w:rPr>
            <w:lang w:val="en-GB"/>
          </w:rPr>
          <w:delText>We observed that a</w:delText>
        </w:r>
      </w:del>
      <w:del w:id="2646" w:author="CAIZERGUES Alain" w:date="2023-09-20T14:33:00Z">
        <w:r w:rsidR="00B404E8" w:rsidRPr="00EB6FAE" w:rsidDel="00C6541B">
          <w:rPr>
            <w:lang w:val="en-GB"/>
          </w:rPr>
          <w:delText xml:space="preserve">dult survival and recruitment rates </w:delText>
        </w:r>
      </w:del>
      <w:del w:id="2647" w:author="CAIZERGUES Alain" w:date="2023-09-20T14:04:00Z">
        <w:r w:rsidR="00B404E8" w:rsidRPr="00EB6FAE" w:rsidDel="00527F97">
          <w:rPr>
            <w:lang w:val="en-GB"/>
          </w:rPr>
          <w:delText>decreased equally</w:delText>
        </w:r>
      </w:del>
      <w:del w:id="2648" w:author="CAIZERGUES Alain" w:date="2023-09-20T14:33:00Z">
        <w:r w:rsidR="00B404E8" w:rsidRPr="00EB6FAE" w:rsidDel="00C6541B">
          <w:rPr>
            <w:lang w:val="en-GB"/>
          </w:rPr>
          <w:delText>,</w:delText>
        </w:r>
      </w:del>
      <w:del w:id="2649" w:author="CAIZERGUES Alain" w:date="2023-09-20T14:06:00Z">
        <w:r w:rsidR="00B404E8" w:rsidRPr="00EB6FAE" w:rsidDel="00527F97">
          <w:rPr>
            <w:lang w:val="en-GB"/>
          </w:rPr>
          <w:delText xml:space="preserve"> </w:delText>
        </w:r>
      </w:del>
      <w:del w:id="2650" w:author="CAIZERGUES Alain" w:date="2023-09-20T14:07:00Z">
        <w:r w:rsidR="00B404E8" w:rsidRPr="00EB6FAE" w:rsidDel="00527F97">
          <w:rPr>
            <w:lang w:val="en-GB"/>
          </w:rPr>
          <w:delText>which is a result in line with the expectation of this culling strategy. For the FR population, the culling pressure mostly occurred during the postbreeding period</w:delText>
        </w:r>
      </w:del>
      <w:del w:id="2651" w:author="CAIZERGUES Alain" w:date="2023-09-20T14:33:00Z">
        <w:r w:rsidR="00B404E8" w:rsidRPr="00EB6FAE" w:rsidDel="00C6541B">
          <w:rPr>
            <w:lang w:val="en-GB"/>
          </w:rPr>
          <w:delText xml:space="preserve">. </w:delText>
        </w:r>
      </w:del>
      <w:ins w:id="2652" w:author="CAIZERGUES Alain" w:date="2023-09-20T14:07:00Z">
        <w:r w:rsidR="00527F97">
          <w:rPr>
            <w:lang w:val="en-GB"/>
          </w:rPr>
          <w:t xml:space="preserve">One could have expected that the GB strategies </w:t>
        </w:r>
      </w:ins>
      <w:ins w:id="2653" w:author="CAIZERGUES Alain" w:date="2023-09-20T14:08:00Z">
        <w:r w:rsidR="00527F97">
          <w:rPr>
            <w:lang w:val="en-GB"/>
          </w:rPr>
          <w:t xml:space="preserve">targeting pre-breeding had </w:t>
        </w:r>
      </w:ins>
      <w:ins w:id="2654" w:author="CAIZERGUES Alain" w:date="2023-09-20T14:33:00Z">
        <w:r w:rsidR="00C6541B">
          <w:rPr>
            <w:lang w:val="en-GB"/>
          </w:rPr>
          <w:t xml:space="preserve">much </w:t>
        </w:r>
      </w:ins>
      <w:ins w:id="2655" w:author="CAIZERGUES Alain" w:date="2023-09-20T14:08:00Z">
        <w:r w:rsidR="00527F97">
          <w:rPr>
            <w:lang w:val="en-GB"/>
          </w:rPr>
          <w:t>more impact on adult survival than on recruitment</w:t>
        </w:r>
      </w:ins>
      <w:ins w:id="2656" w:author="CAIZERGUES Alain" w:date="2023-09-26T11:42:00Z">
        <w:r w:rsidR="001048B1">
          <w:rPr>
            <w:lang w:val="en-GB"/>
          </w:rPr>
          <w:t>,</w:t>
        </w:r>
      </w:ins>
      <w:ins w:id="2657" w:author="CAIZERGUES Alain" w:date="2023-09-20T14:33:00Z">
        <w:r w:rsidR="00C6541B">
          <w:rPr>
            <w:lang w:val="en-GB"/>
          </w:rPr>
          <w:t xml:space="preserve"> which was not the case</w:t>
        </w:r>
      </w:ins>
      <w:ins w:id="2658" w:author="CAIZERGUES Alain" w:date="2023-09-20T14:09:00Z">
        <w:r w:rsidR="00527F97">
          <w:rPr>
            <w:lang w:val="en-GB"/>
          </w:rPr>
          <w:t xml:space="preserve">.  </w:t>
        </w:r>
      </w:ins>
      <w:ins w:id="2659" w:author="CAIZERGUES Alain" w:date="2023-09-20T14:33:00Z">
        <w:r w:rsidR="00C6541B">
          <w:rPr>
            <w:lang w:val="en-GB"/>
          </w:rPr>
          <w:t>This was</w:t>
        </w:r>
      </w:ins>
      <w:ins w:id="2660" w:author="CAIZERGUES Alain" w:date="2023-09-20T14:10:00Z">
        <w:r w:rsidR="005647E1">
          <w:rPr>
            <w:lang w:val="en-GB"/>
          </w:rPr>
          <w:t xml:space="preserve"> probably due to </w:t>
        </w:r>
      </w:ins>
      <w:ins w:id="2661" w:author="CAIZERGUES Alain" w:date="2023-09-20T14:09:00Z">
        <w:r w:rsidR="00527F97">
          <w:rPr>
            <w:lang w:val="en-GB"/>
          </w:rPr>
          <w:t xml:space="preserve">immature </w:t>
        </w:r>
      </w:ins>
      <w:ins w:id="2662" w:author="CAIZERGUES Alain" w:date="2023-09-20T14:10:00Z">
        <w:r w:rsidR="005647E1">
          <w:rPr>
            <w:lang w:val="en-GB"/>
          </w:rPr>
          <w:t>being</w:t>
        </w:r>
      </w:ins>
      <w:ins w:id="2663" w:author="CAIZERGUES Alain" w:date="2023-09-20T14:09:00Z">
        <w:r w:rsidR="00527F97">
          <w:rPr>
            <w:lang w:val="en-GB"/>
          </w:rPr>
          <w:t xml:space="preserve"> much more vulnerable to sho</w:t>
        </w:r>
      </w:ins>
      <w:ins w:id="2664" w:author="CAIZERGUES Alain" w:date="2023-09-20T14:10:00Z">
        <w:r w:rsidR="00527F97">
          <w:rPr>
            <w:lang w:val="en-GB"/>
          </w:rPr>
          <w:t xml:space="preserve">oting than adults </w:t>
        </w:r>
      </w:ins>
      <w:del w:id="2665" w:author="CAIZERGUES Alain" w:date="2023-09-20T14:10:00Z">
        <w:r w:rsidR="00B404E8" w:rsidRPr="00EB6FAE" w:rsidDel="00527F97">
          <w:rPr>
            <w:lang w:val="en-GB"/>
          </w:rPr>
          <w:delText xml:space="preserve">This strategy should induce a higher mortality on immatures as they are expected to be more vulnerable to hunting </w:delText>
        </w:r>
      </w:del>
      <w:r w:rsidR="00B404E8" w:rsidRPr="00EB6FAE">
        <w:rPr>
          <w:lang w:val="en-GB"/>
        </w:rPr>
        <w:t>(</w:t>
      </w:r>
      <w:ins w:id="2666" w:author="CAIZERGUES Alain" w:date="2023-09-20T14:10:00Z">
        <w:r w:rsidR="00527F97">
          <w:rPr>
            <w:lang w:val="en-GB"/>
          </w:rPr>
          <w:t xml:space="preserve">see </w:t>
        </w:r>
      </w:ins>
      <w:r w:rsidR="009D213B">
        <w:fldChar w:fldCharType="begin"/>
      </w:r>
      <w:r w:rsidR="009D213B" w:rsidRPr="007D5C72">
        <w:rPr>
          <w:lang w:val="en-GB"/>
          <w:rPrChange w:id="2667" w:author="CAIZERGUES Alain" w:date="2023-09-05T15:57:00Z">
            <w:rPr/>
          </w:rPrChange>
        </w:rPr>
        <w:instrText xml:space="preserve"> HYPERLINK \l "ref-Bellrose1980" \h </w:instrText>
      </w:r>
      <w:r w:rsidR="009D213B">
        <w:fldChar w:fldCharType="separate"/>
      </w:r>
      <w:proofErr w:type="spellStart"/>
      <w:r w:rsidR="00B404E8" w:rsidRPr="00EB6FAE">
        <w:rPr>
          <w:rStyle w:val="Lienhypertexte"/>
          <w:lang w:val="en-GB"/>
        </w:rPr>
        <w:t>Bellrose</w:t>
      </w:r>
      <w:proofErr w:type="spellEnd"/>
      <w:r w:rsidR="00B404E8" w:rsidRPr="00EB6FAE">
        <w:rPr>
          <w:rStyle w:val="Lienhypertexte"/>
          <w:lang w:val="en-GB"/>
        </w:rPr>
        <w:t>, 1980</w:t>
      </w:r>
      <w:r w:rsidR="009D213B">
        <w:rPr>
          <w:rStyle w:val="Lienhypertexte"/>
          <w:lang w:val="en-GB"/>
        </w:rPr>
        <w:fldChar w:fldCharType="end"/>
      </w:r>
      <w:r w:rsidR="00B404E8" w:rsidRPr="00EB6FAE">
        <w:rPr>
          <w:lang w:val="en-GB"/>
        </w:rPr>
        <w:t xml:space="preserve">; </w:t>
      </w:r>
      <w:r w:rsidR="00B83782">
        <w:fldChar w:fldCharType="begin"/>
      </w:r>
      <w:r w:rsidR="00B83782" w:rsidRPr="00B83782">
        <w:rPr>
          <w:lang w:val="en-GB"/>
          <w:rPrChange w:id="2668" w:author="CAIZERGUES Alain" w:date="2023-06-13T10:56:00Z">
            <w:rPr/>
          </w:rPrChange>
        </w:rPr>
        <w:instrText xml:space="preserve"> HYPERLINK \l "ref-Fox2014" \h </w:instrText>
      </w:r>
      <w:r w:rsidR="00B83782">
        <w:fldChar w:fldCharType="separate"/>
      </w:r>
      <w:r w:rsidR="00B404E8" w:rsidRPr="00EB6FAE">
        <w:rPr>
          <w:rStyle w:val="Lienhypertexte"/>
          <w:lang w:val="en-GB"/>
        </w:rPr>
        <w:t>Fox et al., 2014</w:t>
      </w:r>
      <w:r w:rsidR="00B83782">
        <w:rPr>
          <w:rStyle w:val="Lienhypertexte"/>
          <w:lang w:val="en-GB"/>
        </w:rPr>
        <w:fldChar w:fldCharType="end"/>
      </w:r>
      <w:r w:rsidR="00B404E8" w:rsidRPr="00EB6FAE">
        <w:rPr>
          <w:lang w:val="en-GB"/>
        </w:rPr>
        <w:t xml:space="preserve">). </w:t>
      </w:r>
      <w:ins w:id="2669" w:author="CAIZERGUES Alain" w:date="2023-09-20T14:11:00Z">
        <w:r w:rsidR="005647E1">
          <w:rPr>
            <w:lang w:val="en-GB"/>
          </w:rPr>
          <w:t xml:space="preserve"> </w:t>
        </w:r>
      </w:ins>
      <w:ins w:id="2670" w:author="CAIZERGUES Alain" w:date="2023-09-20T14:13:00Z">
        <w:r w:rsidR="005647E1">
          <w:rPr>
            <w:lang w:val="en-GB"/>
          </w:rPr>
          <w:t>On the over hand</w:t>
        </w:r>
      </w:ins>
      <w:ins w:id="2671" w:author="CAIZERGUES Alain" w:date="2023-09-20T14:11:00Z">
        <w:r w:rsidR="005647E1">
          <w:rPr>
            <w:lang w:val="en-GB"/>
          </w:rPr>
          <w:t xml:space="preserve">, </w:t>
        </w:r>
      </w:ins>
      <w:del w:id="2672" w:author="CAIZERGUES Alain" w:date="2023-09-20T14:11:00Z">
        <w:r w:rsidR="00B404E8" w:rsidRPr="00EB6FAE" w:rsidDel="005647E1">
          <w:rPr>
            <w:lang w:val="en-GB"/>
          </w:rPr>
          <w:delText>However, this</w:delText>
        </w:r>
      </w:del>
      <w:ins w:id="2673" w:author="CAIZERGUES Alain" w:date="2023-09-20T14:11:00Z">
        <w:r w:rsidR="005647E1">
          <w:rPr>
            <w:lang w:val="en-GB"/>
          </w:rPr>
          <w:t xml:space="preserve">the higher harvesting </w:t>
        </w:r>
      </w:ins>
      <w:del w:id="2674" w:author="CAIZERGUES Alain" w:date="2023-09-20T14:11:00Z">
        <w:r w:rsidR="00B404E8" w:rsidRPr="00EB6FAE" w:rsidDel="005647E1">
          <w:rPr>
            <w:lang w:val="en-GB"/>
          </w:rPr>
          <w:delText xml:space="preserve"> anthropogenic </w:delText>
        </w:r>
      </w:del>
      <w:r w:rsidR="00B404E8" w:rsidRPr="00EB6FAE">
        <w:rPr>
          <w:lang w:val="en-GB"/>
        </w:rPr>
        <w:t xml:space="preserve">mortality </w:t>
      </w:r>
      <w:del w:id="2675" w:author="CAIZERGUES Alain" w:date="2023-09-20T14:11:00Z">
        <w:r w:rsidR="00B404E8" w:rsidRPr="00EB6FAE" w:rsidDel="005647E1">
          <w:rPr>
            <w:lang w:val="en-GB"/>
          </w:rPr>
          <w:delText xml:space="preserve">on </w:delText>
        </w:r>
      </w:del>
      <w:ins w:id="2676" w:author="CAIZERGUES Alain" w:date="2023-09-20T14:11:00Z">
        <w:r w:rsidR="005647E1">
          <w:rPr>
            <w:lang w:val="en-GB"/>
          </w:rPr>
          <w:t>of</w:t>
        </w:r>
        <w:r w:rsidR="005647E1" w:rsidRPr="00EB6FAE">
          <w:rPr>
            <w:lang w:val="en-GB"/>
          </w:rPr>
          <w:t xml:space="preserve"> </w:t>
        </w:r>
      </w:ins>
      <w:r w:rsidR="00B404E8" w:rsidRPr="00EB6FAE">
        <w:rPr>
          <w:lang w:val="en-GB"/>
        </w:rPr>
        <w:t xml:space="preserve">immatures might be compensated by </w:t>
      </w:r>
      <w:ins w:id="2677" w:author="CAIZERGUES Alain" w:date="2023-09-20T14:12:00Z">
        <w:r w:rsidR="005647E1">
          <w:rPr>
            <w:lang w:val="en-GB"/>
          </w:rPr>
          <w:t xml:space="preserve">increasing natural survival </w:t>
        </w:r>
      </w:ins>
      <w:del w:id="2678" w:author="CAIZERGUES Alain" w:date="2023-09-20T14:12:00Z">
        <w:r w:rsidR="00B404E8" w:rsidRPr="00EB6FAE" w:rsidDel="005647E1">
          <w:rPr>
            <w:lang w:val="en-GB"/>
          </w:rPr>
          <w:delText xml:space="preserve">a higher survival of the future recruits because competition for resources is decreased </w:delText>
        </w:r>
      </w:del>
      <w:r w:rsidR="00B404E8" w:rsidRPr="00EB6FAE">
        <w:rPr>
          <w:lang w:val="en-GB"/>
        </w:rPr>
        <w:t>(</w:t>
      </w:r>
      <w:r w:rsidR="00B83782">
        <w:fldChar w:fldCharType="begin"/>
      </w:r>
      <w:r w:rsidR="00B83782" w:rsidRPr="00B83782">
        <w:rPr>
          <w:lang w:val="en-GB"/>
          <w:rPrChange w:id="2679" w:author="CAIZERGUES Alain" w:date="2023-06-13T10:56:00Z">
            <w:rPr/>
          </w:rPrChange>
        </w:rPr>
        <w:instrText xml:space="preserve"> HYPERLINK \l "ref-Cooch2014" \h </w:instrText>
      </w:r>
      <w:r w:rsidR="00B83782">
        <w:fldChar w:fldCharType="separate"/>
      </w:r>
      <w:r w:rsidR="00B404E8" w:rsidRPr="00EB6FAE">
        <w:rPr>
          <w:rStyle w:val="Lienhypertexte"/>
          <w:lang w:val="en-GB"/>
        </w:rPr>
        <w:t>Cooch et al., 2014</w:t>
      </w:r>
      <w:r w:rsidR="00B83782">
        <w:rPr>
          <w:rStyle w:val="Lienhypertexte"/>
          <w:lang w:val="en-GB"/>
        </w:rPr>
        <w:fldChar w:fldCharType="end"/>
      </w:r>
      <w:r w:rsidR="00B404E8" w:rsidRPr="00EB6FAE">
        <w:rPr>
          <w:lang w:val="en-GB"/>
        </w:rPr>
        <w:t xml:space="preserve">). </w:t>
      </w:r>
      <w:ins w:id="2680" w:author="CAIZERGUES Alain" w:date="2023-09-20T14:33:00Z">
        <w:r w:rsidR="00C6541B">
          <w:rPr>
            <w:lang w:val="en-GB"/>
          </w:rPr>
          <w:t xml:space="preserve"> </w:t>
        </w:r>
      </w:ins>
      <w:del w:id="2681" w:author="CAIZERGUES Alain" w:date="2023-09-20T14:34:00Z">
        <w:r w:rsidR="00B404E8" w:rsidRPr="00EB6FAE" w:rsidDel="00C6541B">
          <w:rPr>
            <w:lang w:val="en-GB"/>
          </w:rPr>
          <w:delText xml:space="preserve">Recruitment rate of the FR population being more affected by 50% than adult survival, the results support the hypothesis that no or only a limited compensation occurred. This conclusion is even strengthened by the result on the GB population. Indeed, we should expect a decrease of recruitment rate lower than adult survival rate if immatures would take advantage of additional resources getting unexploited by culled adult individuals. The equal decrease of the two vital rates supports that there is no such compensation. </w:delText>
        </w:r>
      </w:del>
      <w:ins w:id="2682" w:author="CAIZERGUES Alain" w:date="2023-09-20T14:36:00Z">
        <w:r w:rsidR="00C6541B">
          <w:rPr>
            <w:lang w:val="en-GB"/>
          </w:rPr>
          <w:t>Overall,</w:t>
        </w:r>
      </w:ins>
      <w:ins w:id="2683" w:author="CAIZERGUES Alain" w:date="2023-09-20T14:34:00Z">
        <w:r w:rsidR="00C6541B">
          <w:rPr>
            <w:lang w:val="en-GB"/>
          </w:rPr>
          <w:t xml:space="preserve"> there was no evidence for any compensation mechanism in either context</w:t>
        </w:r>
      </w:ins>
      <w:ins w:id="2684" w:author="CAIZERGUES Alain" w:date="2023-09-20T14:35:00Z">
        <w:r w:rsidR="00C6541B">
          <w:rPr>
            <w:lang w:val="en-GB"/>
          </w:rPr>
          <w:t xml:space="preserve">.  </w:t>
        </w:r>
      </w:ins>
      <w:r w:rsidR="00B404E8" w:rsidRPr="00EB6FAE">
        <w:rPr>
          <w:lang w:val="en-GB"/>
        </w:rPr>
        <w:t xml:space="preserve">This might </w:t>
      </w:r>
      <w:del w:id="2685" w:author="CAIZERGUES Alain" w:date="2023-09-20T14:35:00Z">
        <w:r w:rsidR="00B404E8" w:rsidRPr="00EB6FAE" w:rsidDel="00C6541B">
          <w:rPr>
            <w:lang w:val="en-GB"/>
          </w:rPr>
          <w:delText>be explained</w:delText>
        </w:r>
      </w:del>
      <w:ins w:id="2686" w:author="CAIZERGUES Alain" w:date="2023-09-20T14:35:00Z">
        <w:r w:rsidR="00C6541B">
          <w:rPr>
            <w:lang w:val="en-GB"/>
          </w:rPr>
          <w:t xml:space="preserve">result from the fact that both populations were </w:t>
        </w:r>
      </w:ins>
      <w:del w:id="2687" w:author="CAIZERGUES Alain" w:date="2023-09-20T14:35:00Z">
        <w:r w:rsidR="00B404E8" w:rsidRPr="00EB6FAE" w:rsidDel="00C6541B">
          <w:rPr>
            <w:lang w:val="en-GB"/>
          </w:rPr>
          <w:delText xml:space="preserve"> by the fact that the population size was </w:delText>
        </w:r>
      </w:del>
      <w:r w:rsidR="00B404E8" w:rsidRPr="00EB6FAE">
        <w:rPr>
          <w:lang w:val="en-GB"/>
        </w:rPr>
        <w:t>far</w:t>
      </w:r>
      <w:ins w:id="2688" w:author="CAIZERGUES Alain" w:date="2023-09-21T13:50:00Z">
        <w:r w:rsidR="006C1AEE">
          <w:rPr>
            <w:lang w:val="en-GB"/>
          </w:rPr>
          <w:t xml:space="preserve"> of</w:t>
        </w:r>
      </w:ins>
      <w:del w:id="2689" w:author="CAIZERGUES Alain" w:date="2023-09-21T13:50:00Z">
        <w:r w:rsidR="00B404E8" w:rsidRPr="00EB6FAE" w:rsidDel="006C1AEE">
          <w:rPr>
            <w:lang w:val="en-GB"/>
          </w:rPr>
          <w:delText xml:space="preserve"> </w:delText>
        </w:r>
      </w:del>
      <w:ins w:id="2690" w:author="CAIZERGUES Alain" w:date="2023-09-20T14:35:00Z">
        <w:r w:rsidR="00C6541B">
          <w:rPr>
            <w:lang w:val="en-GB"/>
          </w:rPr>
          <w:t xml:space="preserve"> reaching </w:t>
        </w:r>
      </w:ins>
      <w:del w:id="2691" w:author="CAIZERGUES Alain" w:date="2023-09-20T14:36:00Z">
        <w:r w:rsidR="00B404E8" w:rsidRPr="00EB6FAE" w:rsidDel="00C6541B">
          <w:rPr>
            <w:lang w:val="en-GB"/>
          </w:rPr>
          <w:delText>l</w:delText>
        </w:r>
      </w:del>
      <w:del w:id="2692" w:author="CAIZERGUES Alain" w:date="2023-09-20T14:35:00Z">
        <w:r w:rsidR="00B404E8" w:rsidRPr="00EB6FAE" w:rsidDel="00C6541B">
          <w:rPr>
            <w:lang w:val="en-GB"/>
          </w:rPr>
          <w:delText>ower than the</w:delText>
        </w:r>
      </w:del>
      <w:del w:id="2693" w:author="CAIZERGUES Alain" w:date="2023-09-20T14:36:00Z">
        <w:r w:rsidR="00B404E8" w:rsidRPr="00EB6FAE" w:rsidDel="00C6541B">
          <w:rPr>
            <w:lang w:val="en-GB"/>
          </w:rPr>
          <w:delText xml:space="preserve"> </w:delText>
        </w:r>
      </w:del>
      <w:r w:rsidR="00B404E8" w:rsidRPr="00EB6FAE">
        <w:rPr>
          <w:lang w:val="en-GB"/>
        </w:rPr>
        <w:t>carrying capacity</w:t>
      </w:r>
      <w:ins w:id="2694" w:author="CAIZERGUES Alain" w:date="2023-09-20T14:36:00Z">
        <w:r w:rsidR="00C6541B">
          <w:rPr>
            <w:lang w:val="en-GB"/>
          </w:rPr>
          <w:t xml:space="preserve"> meaning </w:t>
        </w:r>
        <w:r w:rsidR="00C6541B">
          <w:rPr>
            <w:lang w:val="en-GB"/>
          </w:rPr>
          <w:lastRenderedPageBreak/>
          <w:t>that</w:t>
        </w:r>
      </w:ins>
      <w:del w:id="2695" w:author="CAIZERGUES Alain" w:date="2023-09-20T14:36:00Z">
        <w:r w:rsidR="00B404E8" w:rsidRPr="00EB6FAE" w:rsidDel="00C6541B">
          <w:rPr>
            <w:lang w:val="en-GB"/>
          </w:rPr>
          <w:delText xml:space="preserve"> of the available habitats, </w:delText>
        </w:r>
      </w:del>
      <w:ins w:id="2696" w:author="CAIZERGUES Alain" w:date="2023-09-20T14:36:00Z">
        <w:r w:rsidR="00C6541B">
          <w:rPr>
            <w:lang w:val="en-GB"/>
          </w:rPr>
          <w:t xml:space="preserve"> </w:t>
        </w:r>
      </w:ins>
      <w:del w:id="2697" w:author="CAIZERGUES Alain" w:date="2023-09-20T14:36:00Z">
        <w:r w:rsidR="00B404E8" w:rsidRPr="00EB6FAE" w:rsidDel="00C6541B">
          <w:rPr>
            <w:lang w:val="en-GB"/>
          </w:rPr>
          <w:delText xml:space="preserve">so there was no </w:delText>
        </w:r>
      </w:del>
      <w:r w:rsidR="00B404E8" w:rsidRPr="00EB6FAE">
        <w:rPr>
          <w:lang w:val="en-GB"/>
        </w:rPr>
        <w:t xml:space="preserve">competition for resources </w:t>
      </w:r>
      <w:ins w:id="2698" w:author="CAIZERGUES Alain" w:date="2023-09-20T14:36:00Z">
        <w:r w:rsidR="00C6541B">
          <w:rPr>
            <w:lang w:val="en-GB"/>
          </w:rPr>
          <w:t xml:space="preserve">was relaxed </w:t>
        </w:r>
      </w:ins>
      <w:del w:id="2699" w:author="CAIZERGUES Alain" w:date="2023-09-20T14:36:00Z">
        <w:r w:rsidR="00B404E8" w:rsidRPr="00EB6FAE" w:rsidDel="00C6541B">
          <w:rPr>
            <w:lang w:val="en-GB"/>
          </w:rPr>
          <w:delText xml:space="preserve">that potentially enhanced the survival of the remaining immature individuals </w:delText>
        </w:r>
      </w:del>
      <w:r w:rsidR="00B404E8" w:rsidRPr="00EB6FAE">
        <w:rPr>
          <w:lang w:val="en-GB"/>
        </w:rPr>
        <w:t>(</w:t>
      </w:r>
      <w:proofErr w:type="spellStart"/>
      <w:r w:rsidR="009D213B">
        <w:fldChar w:fldCharType="begin"/>
      </w:r>
      <w:r w:rsidR="009D213B" w:rsidRPr="007D5C72">
        <w:rPr>
          <w:lang w:val="en-GB"/>
          <w:rPrChange w:id="2700" w:author="CAIZERGUES Alain" w:date="2023-09-05T15:57:00Z">
            <w:rPr/>
          </w:rPrChange>
        </w:rPr>
        <w:instrText xml:space="preserve"> HYPERLINK \l "ref-Peron2013" \h </w:instrText>
      </w:r>
      <w:r w:rsidR="009D213B">
        <w:fldChar w:fldCharType="separate"/>
      </w:r>
      <w:r w:rsidR="00B404E8" w:rsidRPr="00EB6FAE">
        <w:rPr>
          <w:rStyle w:val="Lienhypertexte"/>
          <w:lang w:val="en-GB"/>
        </w:rPr>
        <w:t>Péron</w:t>
      </w:r>
      <w:proofErr w:type="spellEnd"/>
      <w:r w:rsidR="00B404E8" w:rsidRPr="00EB6FAE">
        <w:rPr>
          <w:rStyle w:val="Lienhypertexte"/>
          <w:lang w:val="en-GB"/>
        </w:rPr>
        <w:t>, 2013</w:t>
      </w:r>
      <w:r w:rsidR="009D213B">
        <w:rPr>
          <w:rStyle w:val="Lienhypertexte"/>
          <w:lang w:val="en-GB"/>
        </w:rPr>
        <w:fldChar w:fldCharType="end"/>
      </w:r>
      <w:r w:rsidR="00B404E8" w:rsidRPr="00EB6FAE">
        <w:rPr>
          <w:lang w:val="en-GB"/>
        </w:rPr>
        <w:t>).</w:t>
      </w:r>
    </w:p>
    <w:p w14:paraId="1F5A6B71" w14:textId="28153EDF" w:rsidR="00AC35CD" w:rsidRPr="00EB6FAE" w:rsidRDefault="00FF19E9">
      <w:pPr>
        <w:pStyle w:val="Corpsdetexte"/>
        <w:spacing w:line="480" w:lineRule="auto"/>
        <w:ind w:firstLine="720"/>
        <w:jc w:val="both"/>
        <w:rPr>
          <w:lang w:val="en-GB"/>
        </w:rPr>
        <w:pPrChange w:id="2701" w:author="CAIZERGUES Alain" w:date="2023-09-20T14:51:00Z">
          <w:pPr>
            <w:pStyle w:val="Corpsdetexte"/>
          </w:pPr>
        </w:pPrChange>
      </w:pPr>
      <w:ins w:id="2702" w:author="CAIZERGUES Alain" w:date="2023-09-20T14:52:00Z">
        <w:r>
          <w:rPr>
            <w:lang w:val="en-GB"/>
          </w:rPr>
          <w:t xml:space="preserve">For </w:t>
        </w:r>
      </w:ins>
      <w:ins w:id="2703" w:author="CAIZERGUES Alain" w:date="2023-09-20T14:53:00Z">
        <w:r>
          <w:rPr>
            <w:lang w:val="en-GB"/>
          </w:rPr>
          <w:t xml:space="preserve">more or less </w:t>
        </w:r>
      </w:ins>
      <w:ins w:id="2704" w:author="CAIZERGUES Alain" w:date="2023-09-20T14:52:00Z">
        <w:r>
          <w:rPr>
            <w:lang w:val="en-GB"/>
          </w:rPr>
          <w:t>comparable culling effort</w:t>
        </w:r>
      </w:ins>
      <w:ins w:id="2705" w:author="CAIZERGUES Alain" w:date="2023-09-20T14:53:00Z">
        <w:r>
          <w:rPr>
            <w:lang w:val="en-GB"/>
          </w:rPr>
          <w:t>s</w:t>
        </w:r>
      </w:ins>
      <w:ins w:id="2706" w:author="CAIZERGUES Alain" w:date="2023-09-20T14:52:00Z">
        <w:r>
          <w:rPr>
            <w:lang w:val="en-GB"/>
          </w:rPr>
          <w:t>, the GB strategy proved much more effective</w:t>
        </w:r>
      </w:ins>
      <w:ins w:id="2707" w:author="CAIZERGUES Alain" w:date="2023-09-20T14:53:00Z">
        <w:r>
          <w:rPr>
            <w:lang w:val="en-GB"/>
          </w:rPr>
          <w:t xml:space="preserve">.  This does not mean however, that the </w:t>
        </w:r>
      </w:ins>
      <w:ins w:id="2708" w:author="CAIZERGUES Alain" w:date="2023-09-20T14:54:00Z">
        <w:r>
          <w:rPr>
            <w:lang w:val="en-GB"/>
          </w:rPr>
          <w:t xml:space="preserve">FR strategy was not </w:t>
        </w:r>
      </w:ins>
      <w:ins w:id="2709" w:author="CAIZERGUES Alain" w:date="2023-09-21T13:50:00Z">
        <w:r w:rsidR="006C1AEE">
          <w:rPr>
            <w:lang w:val="en-GB"/>
          </w:rPr>
          <w:t>so</w:t>
        </w:r>
      </w:ins>
      <w:ins w:id="2710" w:author="CAIZERGUES Alain" w:date="2023-09-20T14:54:00Z">
        <w:r>
          <w:rPr>
            <w:lang w:val="en-GB"/>
          </w:rPr>
          <w:t xml:space="preserve">.  On the </w:t>
        </w:r>
      </w:ins>
      <w:ins w:id="2711" w:author="CAIZERGUES Alain" w:date="2023-09-20T16:03:00Z">
        <w:r w:rsidR="00D141C8">
          <w:rPr>
            <w:lang w:val="en-GB"/>
          </w:rPr>
          <w:t>contrary,</w:t>
        </w:r>
      </w:ins>
      <w:ins w:id="2712" w:author="CAIZERGUES Alain" w:date="2023-09-20T14:54:00Z">
        <w:r>
          <w:rPr>
            <w:lang w:val="en-GB"/>
          </w:rPr>
          <w:t xml:space="preserve"> it proved </w:t>
        </w:r>
      </w:ins>
      <w:ins w:id="2713" w:author="CAIZERGUES Alain" w:date="2023-09-20T16:01:00Z">
        <w:r w:rsidR="00D141C8">
          <w:rPr>
            <w:lang w:val="en-GB"/>
          </w:rPr>
          <w:t xml:space="preserve">rather </w:t>
        </w:r>
      </w:ins>
      <w:ins w:id="2714" w:author="CAIZERGUES Alain" w:date="2023-09-20T14:54:00Z">
        <w:r>
          <w:rPr>
            <w:lang w:val="en-GB"/>
          </w:rPr>
          <w:t>efficient</w:t>
        </w:r>
      </w:ins>
      <w:ins w:id="2715" w:author="CAIZERGUES Alain" w:date="2023-09-20T14:56:00Z">
        <w:r>
          <w:rPr>
            <w:lang w:val="en-GB"/>
          </w:rPr>
          <w:t>,</w:t>
        </w:r>
      </w:ins>
      <w:ins w:id="2716" w:author="CAIZERGUES Alain" w:date="2023-09-20T14:54:00Z">
        <w:r>
          <w:rPr>
            <w:lang w:val="en-GB"/>
          </w:rPr>
          <w:t xml:space="preserve"> </w:t>
        </w:r>
      </w:ins>
      <w:ins w:id="2717" w:author="CAIZERGUES Alain" w:date="2023-09-20T16:02:00Z">
        <w:r w:rsidR="00D141C8">
          <w:rPr>
            <w:lang w:val="en-GB"/>
          </w:rPr>
          <w:t>in a first time</w:t>
        </w:r>
      </w:ins>
      <w:ins w:id="2718" w:author="CAIZERGUES Alain" w:date="2023-09-20T14:55:00Z">
        <w:r>
          <w:rPr>
            <w:lang w:val="en-GB"/>
          </w:rPr>
          <w:t xml:space="preserve"> for stopping </w:t>
        </w:r>
      </w:ins>
      <w:ins w:id="2719" w:author="CAIZERGUES Alain" w:date="2023-09-20T14:56:00Z">
        <w:r>
          <w:rPr>
            <w:lang w:val="en-GB"/>
          </w:rPr>
          <w:t xml:space="preserve">both </w:t>
        </w:r>
      </w:ins>
      <w:ins w:id="2720" w:author="CAIZERGUES Alain" w:date="2023-09-20T14:55:00Z">
        <w:r>
          <w:rPr>
            <w:lang w:val="en-GB"/>
          </w:rPr>
          <w:t>the population increase and range expansion</w:t>
        </w:r>
      </w:ins>
      <w:ins w:id="2721" w:author="CAIZERGUES Alain" w:date="2023-09-20T16:01:00Z">
        <w:r w:rsidR="00D141C8">
          <w:rPr>
            <w:lang w:val="en-GB"/>
          </w:rPr>
          <w:t>,</w:t>
        </w:r>
      </w:ins>
      <w:ins w:id="2722" w:author="CAIZERGUES Alain" w:date="2023-09-20T14:55:00Z">
        <w:r>
          <w:rPr>
            <w:lang w:val="en-GB"/>
          </w:rPr>
          <w:t xml:space="preserve"> and </w:t>
        </w:r>
      </w:ins>
      <w:ins w:id="2723" w:author="CAIZERGUES Alain" w:date="2023-09-20T16:03:00Z">
        <w:r w:rsidR="00D141C8">
          <w:rPr>
            <w:lang w:val="en-GB"/>
          </w:rPr>
          <w:t xml:space="preserve">in </w:t>
        </w:r>
      </w:ins>
      <w:ins w:id="2724" w:author="CAIZERGUES Alain" w:date="2023-09-20T14:56:00Z">
        <w:r>
          <w:rPr>
            <w:lang w:val="en-GB"/>
          </w:rPr>
          <w:t>second</w:t>
        </w:r>
      </w:ins>
      <w:ins w:id="2725" w:author="CAIZERGUES Alain" w:date="2023-09-20T16:02:00Z">
        <w:r w:rsidR="00D141C8">
          <w:rPr>
            <w:lang w:val="en-GB"/>
          </w:rPr>
          <w:t xml:space="preserve"> time</w:t>
        </w:r>
      </w:ins>
      <w:ins w:id="2726" w:author="CAIZERGUES Alain" w:date="2023-09-20T14:56:00Z">
        <w:r>
          <w:rPr>
            <w:lang w:val="en-GB"/>
          </w:rPr>
          <w:t xml:space="preserve"> to tri</w:t>
        </w:r>
      </w:ins>
      <w:ins w:id="2727" w:author="CAIZERGUES Alain" w:date="2023-09-20T14:57:00Z">
        <w:r>
          <w:rPr>
            <w:lang w:val="en-GB"/>
          </w:rPr>
          <w:t>gg</w:t>
        </w:r>
      </w:ins>
      <w:ins w:id="2728" w:author="CAIZERGUES Alain" w:date="2023-09-20T14:56:00Z">
        <w:r>
          <w:rPr>
            <w:lang w:val="en-GB"/>
          </w:rPr>
          <w:t xml:space="preserve">er a significant </w:t>
        </w:r>
      </w:ins>
      <w:ins w:id="2729" w:author="CAIZERGUES Alain" w:date="2023-09-20T16:02:00Z">
        <w:r w:rsidR="00D141C8">
          <w:rPr>
            <w:lang w:val="en-GB"/>
          </w:rPr>
          <w:t xml:space="preserve">population </w:t>
        </w:r>
      </w:ins>
      <w:ins w:id="2730" w:author="CAIZERGUES Alain" w:date="2023-09-20T14:56:00Z">
        <w:r>
          <w:rPr>
            <w:lang w:val="en-GB"/>
          </w:rPr>
          <w:t>decline</w:t>
        </w:r>
      </w:ins>
      <w:ins w:id="2731" w:author="CAIZERGUES Alain" w:date="2023-09-20T16:02:00Z">
        <w:r w:rsidR="00D141C8">
          <w:rPr>
            <w:lang w:val="en-GB"/>
          </w:rPr>
          <w:t xml:space="preserve"> by </w:t>
        </w:r>
      </w:ins>
      <w:ins w:id="2732" w:author="CAIZERGUES Alain" w:date="2023-09-20T16:03:00Z">
        <w:r w:rsidR="00D141C8">
          <w:rPr>
            <w:lang w:val="en-GB"/>
          </w:rPr>
          <w:t xml:space="preserve">slightly </w:t>
        </w:r>
      </w:ins>
      <w:ins w:id="2733" w:author="CAIZERGUES Alain" w:date="2023-09-20T16:02:00Z">
        <w:r w:rsidR="00D141C8">
          <w:rPr>
            <w:lang w:val="en-GB"/>
          </w:rPr>
          <w:t>increasing culling pressure</w:t>
        </w:r>
      </w:ins>
      <w:ins w:id="2734" w:author="CAIZERGUES Alain" w:date="2023-09-20T14:57:00Z">
        <w:r>
          <w:rPr>
            <w:lang w:val="en-GB"/>
          </w:rPr>
          <w:t xml:space="preserve">. </w:t>
        </w:r>
      </w:ins>
      <w:ins w:id="2735" w:author="CAIZERGUES Alain" w:date="2023-09-20T16:03:00Z">
        <w:r w:rsidR="00D141C8">
          <w:rPr>
            <w:lang w:val="en-GB"/>
          </w:rPr>
          <w:t xml:space="preserve"> </w:t>
        </w:r>
      </w:ins>
      <w:ins w:id="2736" w:author="CAIZERGUES Alain" w:date="2023-09-20T14:57:00Z">
        <w:r>
          <w:rPr>
            <w:lang w:val="en-GB"/>
          </w:rPr>
          <w:t xml:space="preserve">Thus when winter culling is </w:t>
        </w:r>
      </w:ins>
      <w:ins w:id="2737" w:author="CAIZERGUES Alain" w:date="2023-09-20T16:04:00Z">
        <w:r w:rsidR="00D141C8">
          <w:rPr>
            <w:lang w:val="en-GB"/>
          </w:rPr>
          <w:t>not possible</w:t>
        </w:r>
      </w:ins>
      <w:ins w:id="2738" w:author="CAIZERGUES Alain" w:date="2023-09-20T14:57:00Z">
        <w:r>
          <w:rPr>
            <w:lang w:val="en-GB"/>
          </w:rPr>
          <w:t xml:space="preserve"> (which was the case in </w:t>
        </w:r>
      </w:ins>
      <w:ins w:id="2739" w:author="CAIZERGUES Alain" w:date="2023-09-20T14:58:00Z">
        <w:r>
          <w:rPr>
            <w:lang w:val="en-GB"/>
          </w:rPr>
          <w:t>FR during winter)</w:t>
        </w:r>
      </w:ins>
      <w:ins w:id="2740" w:author="CAIZERGUES Alain" w:date="2023-09-20T16:04:00Z">
        <w:r w:rsidR="00D141C8">
          <w:rPr>
            <w:lang w:val="en-GB"/>
          </w:rPr>
          <w:t>,</w:t>
        </w:r>
      </w:ins>
      <w:ins w:id="2741" w:author="CAIZERGUES Alain" w:date="2023-09-20T14:55:00Z">
        <w:r>
          <w:rPr>
            <w:lang w:val="en-GB"/>
          </w:rPr>
          <w:t xml:space="preserve"> </w:t>
        </w:r>
      </w:ins>
      <w:ins w:id="2742" w:author="CAIZERGUES Alain" w:date="2023-09-20T14:58:00Z">
        <w:r>
          <w:rPr>
            <w:lang w:val="en-GB"/>
          </w:rPr>
          <w:t xml:space="preserve">culling during breeding is </w:t>
        </w:r>
      </w:ins>
      <w:ins w:id="2743" w:author="CAIZERGUES Alain" w:date="2023-09-21T13:51:00Z">
        <w:r w:rsidR="006C1AEE">
          <w:rPr>
            <w:lang w:val="en-GB"/>
          </w:rPr>
          <w:t>e</w:t>
        </w:r>
      </w:ins>
      <w:ins w:id="2744" w:author="CAIZERGUES Alain" w:date="2023-09-20T14:58:00Z">
        <w:r>
          <w:rPr>
            <w:lang w:val="en-GB"/>
          </w:rPr>
          <w:t>ff</w:t>
        </w:r>
      </w:ins>
      <w:ins w:id="2745" w:author="CAIZERGUES Alain" w:date="2023-09-21T13:51:00Z">
        <w:r w:rsidR="006C1AEE">
          <w:rPr>
            <w:lang w:val="en-GB"/>
          </w:rPr>
          <w:t xml:space="preserve">ective </w:t>
        </w:r>
      </w:ins>
      <w:ins w:id="2746" w:author="CAIZERGUES Alain" w:date="2023-09-20T15:00:00Z">
        <w:r>
          <w:rPr>
            <w:lang w:val="en-GB"/>
          </w:rPr>
          <w:t xml:space="preserve">for stopping or </w:t>
        </w:r>
      </w:ins>
      <w:ins w:id="2747" w:author="CAIZERGUES Alain" w:date="2023-09-20T14:59:00Z">
        <w:r>
          <w:rPr>
            <w:lang w:val="en-GB"/>
          </w:rPr>
          <w:t>reversing populations increases in such species</w:t>
        </w:r>
      </w:ins>
      <w:del w:id="2748" w:author="CAIZERGUES Alain" w:date="2023-09-20T14:59:00Z">
        <w:r w:rsidR="00B404E8" w:rsidRPr="00EB6FAE" w:rsidDel="00FF19E9">
          <w:rPr>
            <w:lang w:val="en-GB"/>
          </w:rPr>
          <w:delText>If we were in a situation where shooting mortality was fully compensatory to natural mortality, the FR strategy would be counter-productive. However, since the studied Ruddy duck populations are expanding, it seemed that the postbreeding culling strategy still provided some results to control such populations. However, the analysis of the year-to-year variability of recruitment rate demonstrates that the prebreeding strategy strongly buffered the recruitment and maintained it to a low level every single year, whereas recruitment rate of the postbreeding strategy was highly variable</w:delText>
        </w:r>
      </w:del>
      <w:r w:rsidR="00B404E8" w:rsidRPr="00EB6FAE">
        <w:rPr>
          <w:lang w:val="en-GB"/>
        </w:rPr>
        <w:t xml:space="preserve">. </w:t>
      </w:r>
      <w:del w:id="2749" w:author="CAIZERGUES Alain" w:date="2023-09-20T15:00:00Z">
        <w:r w:rsidR="00B404E8" w:rsidRPr="00EB6FAE" w:rsidDel="00FF19E9">
          <w:rPr>
            <w:lang w:val="en-GB"/>
          </w:rPr>
          <w:delText xml:space="preserve">This might be because culling future breeders ensured to avoid the production of potential recruits whereas the postbreeding culling strategy could not prevent and dampen exceptional reproduction events. </w:delText>
        </w:r>
      </w:del>
      <w:ins w:id="2750" w:author="CAIZERGUES Alain" w:date="2023-09-20T15:00:00Z">
        <w:r>
          <w:rPr>
            <w:lang w:val="en-GB"/>
          </w:rPr>
          <w:t xml:space="preserve"> </w:t>
        </w:r>
      </w:ins>
      <w:r w:rsidR="00B404E8" w:rsidRPr="00EB6FAE">
        <w:rPr>
          <w:lang w:val="en-GB"/>
        </w:rPr>
        <w:t xml:space="preserve">The </w:t>
      </w:r>
      <w:ins w:id="2751" w:author="CAIZERGUES Alain" w:date="2023-09-20T15:00:00Z">
        <w:r>
          <w:rPr>
            <w:lang w:val="en-GB"/>
          </w:rPr>
          <w:t xml:space="preserve">breeding </w:t>
        </w:r>
      </w:ins>
      <w:ins w:id="2752" w:author="CAIZERGUES Alain" w:date="2023-09-20T15:01:00Z">
        <w:r>
          <w:rPr>
            <w:lang w:val="en-GB"/>
          </w:rPr>
          <w:t xml:space="preserve">culling strategy </w:t>
        </w:r>
      </w:ins>
      <w:ins w:id="2753" w:author="CAIZERGUES Alain" w:date="2023-09-20T15:00:00Z">
        <w:r>
          <w:rPr>
            <w:lang w:val="en-GB"/>
          </w:rPr>
          <w:t xml:space="preserve">is </w:t>
        </w:r>
      </w:ins>
      <w:del w:id="2754" w:author="CAIZERGUES Alain" w:date="2023-09-20T15:01:00Z">
        <w:r w:rsidR="00B404E8" w:rsidRPr="00EB6FAE" w:rsidDel="00FF19E9">
          <w:rPr>
            <w:lang w:val="en-GB"/>
          </w:rPr>
          <w:delText xml:space="preserve">postbreeding strategy is </w:delText>
        </w:r>
      </w:del>
      <w:r w:rsidR="00B404E8" w:rsidRPr="00EB6FAE">
        <w:rPr>
          <w:lang w:val="en-GB"/>
        </w:rPr>
        <w:t xml:space="preserve">also affected by the highly variable detectability of immatures, as these individuals </w:t>
      </w:r>
      <w:ins w:id="2755" w:author="CAIZERGUES Alain" w:date="2023-09-20T15:01:00Z">
        <w:r>
          <w:rPr>
            <w:lang w:val="en-GB"/>
          </w:rPr>
          <w:t>colonise new ponds</w:t>
        </w:r>
      </w:ins>
      <w:del w:id="2756" w:author="CAIZERGUES Alain" w:date="2023-09-20T15:02:00Z">
        <w:r w:rsidR="00B404E8" w:rsidRPr="00EB6FAE" w:rsidDel="00AF629B">
          <w:rPr>
            <w:lang w:val="en-GB"/>
          </w:rPr>
          <w:delText>spread over many reproduction habitats with variable accessibility to observers/shooters</w:delText>
        </w:r>
      </w:del>
      <w:ins w:id="2757" w:author="CAIZERGUES Alain" w:date="2023-09-20T15:02:00Z">
        <w:r w:rsidR="00AF629B">
          <w:rPr>
            <w:lang w:val="en-GB"/>
          </w:rPr>
          <w:t xml:space="preserve">. </w:t>
        </w:r>
      </w:ins>
      <w:del w:id="2758" w:author="CAIZERGUES Alain" w:date="2023-09-20T15:02:00Z">
        <w:r w:rsidR="00B404E8" w:rsidRPr="00EB6FAE" w:rsidDel="00AF629B">
          <w:rPr>
            <w:lang w:val="en-GB"/>
          </w:rPr>
          <w:delText>,</w:delText>
        </w:r>
      </w:del>
      <w:r w:rsidR="00B404E8" w:rsidRPr="00EB6FAE">
        <w:rPr>
          <w:lang w:val="en-GB"/>
        </w:rPr>
        <w:t xml:space="preserve"> </w:t>
      </w:r>
      <w:del w:id="2759" w:author="CAIZERGUES Alain" w:date="2023-09-20T15:02:00Z">
        <w:r w:rsidR="00B404E8" w:rsidRPr="00EB6FAE" w:rsidDel="00AF629B">
          <w:rPr>
            <w:lang w:val="en-GB"/>
          </w:rPr>
          <w:delText>whereas t</w:delText>
        </w:r>
      </w:del>
      <w:ins w:id="2760" w:author="CAIZERGUES Alain" w:date="2023-09-20T15:02:00Z">
        <w:r w:rsidR="00AF629B">
          <w:rPr>
            <w:lang w:val="en-GB"/>
          </w:rPr>
          <w:t>T</w:t>
        </w:r>
      </w:ins>
      <w:r w:rsidR="00B404E8" w:rsidRPr="00EB6FAE">
        <w:rPr>
          <w:lang w:val="en-GB"/>
        </w:rPr>
        <w:t xml:space="preserve">he </w:t>
      </w:r>
      <w:del w:id="2761" w:author="CAIZERGUES Alain" w:date="2023-09-20T16:04:00Z">
        <w:r w:rsidR="00B404E8" w:rsidRPr="00EB6FAE" w:rsidDel="00D141C8">
          <w:rPr>
            <w:lang w:val="en-GB"/>
          </w:rPr>
          <w:delText>prebreeding</w:delText>
        </w:r>
      </w:del>
      <w:ins w:id="2762" w:author="CAIZERGUES Alain" w:date="2023-09-20T16:04:00Z">
        <w:r w:rsidR="00D141C8">
          <w:rPr>
            <w:lang w:val="en-GB"/>
          </w:rPr>
          <w:t>winter</w:t>
        </w:r>
      </w:ins>
      <w:r w:rsidR="00B404E8" w:rsidRPr="00EB6FAE">
        <w:rPr>
          <w:lang w:val="en-GB"/>
        </w:rPr>
        <w:t xml:space="preserve"> </w:t>
      </w:r>
      <w:ins w:id="2763" w:author="CAIZERGUES Alain" w:date="2023-09-20T15:02:00Z">
        <w:r w:rsidR="00AF629B">
          <w:rPr>
            <w:lang w:val="en-GB"/>
          </w:rPr>
          <w:t xml:space="preserve">culling </w:t>
        </w:r>
      </w:ins>
      <w:r w:rsidR="00B404E8" w:rsidRPr="00EB6FAE">
        <w:rPr>
          <w:lang w:val="en-GB"/>
        </w:rPr>
        <w:t xml:space="preserve">strategy </w:t>
      </w:r>
      <w:ins w:id="2764" w:author="CAIZERGUES Alain" w:date="2023-09-20T15:03:00Z">
        <w:r w:rsidR="00AF629B">
          <w:rPr>
            <w:lang w:val="en-GB"/>
          </w:rPr>
          <w:t>do not face such problem because of the habit of Ruddy duck</w:t>
        </w:r>
      </w:ins>
      <w:ins w:id="2765" w:author="CAIZERGUES Alain" w:date="2023-09-20T16:04:00Z">
        <w:r w:rsidR="00D141C8">
          <w:rPr>
            <w:lang w:val="en-GB"/>
          </w:rPr>
          <w:t>s</w:t>
        </w:r>
      </w:ins>
      <w:ins w:id="2766" w:author="CAIZERGUES Alain" w:date="2023-09-20T15:03:00Z">
        <w:r w:rsidR="00AF629B">
          <w:rPr>
            <w:lang w:val="en-GB"/>
          </w:rPr>
          <w:t xml:space="preserve"> to </w:t>
        </w:r>
      </w:ins>
      <w:del w:id="2767" w:author="CAIZERGUES Alain" w:date="2023-09-20T15:03:00Z">
        <w:r w:rsidR="00B404E8" w:rsidRPr="00EB6FAE" w:rsidDel="00AF629B">
          <w:rPr>
            <w:lang w:val="en-GB"/>
          </w:rPr>
          <w:delText xml:space="preserve">targeted individuals that were more easily localized because they usually </w:delText>
        </w:r>
      </w:del>
      <w:r w:rsidR="00B404E8" w:rsidRPr="00EB6FAE">
        <w:rPr>
          <w:lang w:val="en-GB"/>
        </w:rPr>
        <w:t>gather</w:t>
      </w:r>
      <w:del w:id="2768" w:author="CAIZERGUES Alain" w:date="2023-09-20T15:03:00Z">
        <w:r w:rsidR="00B404E8" w:rsidRPr="00EB6FAE" w:rsidDel="00AF629B">
          <w:rPr>
            <w:lang w:val="en-GB"/>
          </w:rPr>
          <w:delText>ed</w:delText>
        </w:r>
      </w:del>
      <w:ins w:id="2769" w:author="CAIZERGUES Alain" w:date="2023-09-20T15:03:00Z">
        <w:r w:rsidR="00AF629B">
          <w:rPr>
            <w:lang w:val="en-GB"/>
          </w:rPr>
          <w:t xml:space="preserve"> </w:t>
        </w:r>
      </w:ins>
      <w:ins w:id="2770" w:author="CAIZERGUES Alain" w:date="2023-09-20T15:04:00Z">
        <w:r w:rsidR="00AF629B">
          <w:rPr>
            <w:lang w:val="en-GB"/>
          </w:rPr>
          <w:lastRenderedPageBreak/>
          <w:t>in a limited number of sites during winter</w:t>
        </w:r>
      </w:ins>
      <w:r w:rsidR="00B404E8" w:rsidRPr="00EB6FAE">
        <w:rPr>
          <w:lang w:val="en-GB"/>
        </w:rPr>
        <w:t xml:space="preserve"> </w:t>
      </w:r>
      <w:del w:id="2771" w:author="CAIZERGUES Alain" w:date="2023-09-20T15:04:00Z">
        <w:r w:rsidR="00B404E8" w:rsidRPr="00EB6FAE" w:rsidDel="00AF629B">
          <w:rPr>
            <w:lang w:val="en-GB"/>
          </w:rPr>
          <w:delText xml:space="preserve">in open water on a limited number of wintering spots </w:delText>
        </w:r>
      </w:del>
      <w:r w:rsidR="00B404E8" w:rsidRPr="00EB6FAE">
        <w:rPr>
          <w:lang w:val="en-GB"/>
        </w:rPr>
        <w:t>(</w:t>
      </w:r>
      <w:proofErr w:type="spellStart"/>
      <w:r w:rsidR="009D213B">
        <w:fldChar w:fldCharType="begin"/>
      </w:r>
      <w:r w:rsidR="009D213B" w:rsidRPr="007D5C72">
        <w:rPr>
          <w:lang w:val="en-GB"/>
          <w:rPrChange w:id="2772" w:author="CAIZERGUES Alain" w:date="2023-09-05T15:57:00Z">
            <w:rPr/>
          </w:rPrChange>
        </w:rPr>
        <w:instrText xml:space="preserve"> HYPERLINK \l "ref-Johnsgard1996" \h </w:instrText>
      </w:r>
      <w:r w:rsidR="009D213B">
        <w:fldChar w:fldCharType="separate"/>
      </w:r>
      <w:r w:rsidR="00B404E8" w:rsidRPr="00EB6FAE">
        <w:rPr>
          <w:rStyle w:val="Lienhypertexte"/>
          <w:lang w:val="en-GB"/>
        </w:rPr>
        <w:t>Johnsgard</w:t>
      </w:r>
      <w:proofErr w:type="spellEnd"/>
      <w:r w:rsidR="00B404E8" w:rsidRPr="00EB6FAE">
        <w:rPr>
          <w:rStyle w:val="Lienhypertexte"/>
          <w:lang w:val="en-GB"/>
        </w:rPr>
        <w:t xml:space="preserve"> &amp; </w:t>
      </w:r>
      <w:proofErr w:type="spellStart"/>
      <w:r w:rsidR="00B404E8" w:rsidRPr="00EB6FAE">
        <w:rPr>
          <w:rStyle w:val="Lienhypertexte"/>
          <w:lang w:val="en-GB"/>
        </w:rPr>
        <w:t>Carbonell</w:t>
      </w:r>
      <w:proofErr w:type="spellEnd"/>
      <w:r w:rsidR="00B404E8" w:rsidRPr="00EB6FAE">
        <w:rPr>
          <w:rStyle w:val="Lienhypertexte"/>
          <w:lang w:val="en-GB"/>
        </w:rPr>
        <w:t>, 1996</w:t>
      </w:r>
      <w:r w:rsidR="009D213B">
        <w:rPr>
          <w:rStyle w:val="Lienhypertexte"/>
          <w:lang w:val="en-GB"/>
        </w:rPr>
        <w:fldChar w:fldCharType="end"/>
      </w:r>
      <w:r w:rsidR="00B404E8" w:rsidRPr="00EB6FAE">
        <w:rPr>
          <w:lang w:val="en-GB"/>
        </w:rPr>
        <w:t>).</w:t>
      </w:r>
    </w:p>
    <w:p w14:paraId="6AD8A125" w14:textId="65D2FA71" w:rsidR="00AC35CD" w:rsidRPr="00EB6FAE" w:rsidRDefault="00B404E8">
      <w:pPr>
        <w:pStyle w:val="Corpsdetexte"/>
        <w:spacing w:line="480" w:lineRule="auto"/>
        <w:ind w:firstLine="720"/>
        <w:jc w:val="both"/>
        <w:rPr>
          <w:lang w:val="en-GB"/>
        </w:rPr>
        <w:pPrChange w:id="2773" w:author="CAIZERGUES Alain" w:date="2023-09-20T15:04:00Z">
          <w:pPr>
            <w:pStyle w:val="Corpsdetexte"/>
          </w:pPr>
        </w:pPrChange>
      </w:pPr>
      <w:r w:rsidRPr="00EB6FAE">
        <w:rPr>
          <w:lang w:val="en-GB"/>
        </w:rPr>
        <w:t xml:space="preserve">The response of the two Ruddy duck populations to culling pressure demonstrates the necessity to account for the culling season to produce proper predictions. </w:t>
      </w:r>
      <w:ins w:id="2774" w:author="CAIZERGUES Alain" w:date="2023-09-20T15:05:00Z">
        <w:r w:rsidR="00885A80">
          <w:rPr>
            <w:lang w:val="en-GB"/>
          </w:rPr>
          <w:t xml:space="preserve"> </w:t>
        </w:r>
      </w:ins>
      <w:r w:rsidRPr="00EB6FAE">
        <w:rPr>
          <w:lang w:val="en-GB"/>
        </w:rPr>
        <w:t>Predicting the impact of a harvest pressure on a waterfowl population is then not only a question about how big is the harvest</w:t>
      </w:r>
      <w:ins w:id="2775" w:author="CAIZERGUES Alain" w:date="2023-09-20T16:05:00Z">
        <w:r w:rsidR="00D141C8">
          <w:rPr>
            <w:lang w:val="en-GB"/>
          </w:rPr>
          <w:t>ing</w:t>
        </w:r>
      </w:ins>
      <w:r w:rsidRPr="00EB6FAE">
        <w:rPr>
          <w:lang w:val="en-GB"/>
        </w:rPr>
        <w:t xml:space="preserve"> effort, but </w:t>
      </w:r>
      <w:del w:id="2776" w:author="CAIZERGUES Alain" w:date="2023-09-21T13:52:00Z">
        <w:r w:rsidRPr="00EB6FAE" w:rsidDel="006C1AEE">
          <w:rPr>
            <w:lang w:val="en-GB"/>
          </w:rPr>
          <w:delText>also mostly</w:delText>
        </w:r>
      </w:del>
      <w:ins w:id="2777" w:author="CAIZERGUES Alain" w:date="2023-09-21T13:52:00Z">
        <w:r w:rsidR="006C1AEE">
          <w:rPr>
            <w:lang w:val="en-GB"/>
          </w:rPr>
          <w:t>also</w:t>
        </w:r>
      </w:ins>
      <w:r w:rsidRPr="00EB6FAE">
        <w:rPr>
          <w:lang w:val="en-GB"/>
        </w:rPr>
        <w:t xml:space="preserve"> when </w:t>
      </w:r>
      <w:del w:id="2778" w:author="CAIZERGUES Alain" w:date="2023-09-20T16:05:00Z">
        <w:r w:rsidRPr="00EB6FAE" w:rsidDel="00D141C8">
          <w:rPr>
            <w:lang w:val="en-GB"/>
          </w:rPr>
          <w:delText xml:space="preserve">this effort </w:delText>
        </w:r>
      </w:del>
      <w:ins w:id="2779" w:author="CAIZERGUES Alain" w:date="2023-09-20T16:05:00Z">
        <w:r w:rsidR="00D141C8">
          <w:rPr>
            <w:lang w:val="en-GB"/>
          </w:rPr>
          <w:t>harvest</w:t>
        </w:r>
      </w:ins>
      <w:ins w:id="2780" w:author="CAIZERGUES Alain" w:date="2023-09-26T11:44:00Z">
        <w:r w:rsidR="001048B1">
          <w:rPr>
            <w:lang w:val="en-GB"/>
          </w:rPr>
          <w:t>ing</w:t>
        </w:r>
      </w:ins>
      <w:ins w:id="2781" w:author="CAIZERGUES Alain" w:date="2023-09-20T16:05:00Z">
        <w:r w:rsidR="00D141C8" w:rsidRPr="00EB6FAE">
          <w:rPr>
            <w:lang w:val="en-GB"/>
          </w:rPr>
          <w:t xml:space="preserve"> </w:t>
        </w:r>
      </w:ins>
      <w:r w:rsidRPr="00EB6FAE">
        <w:rPr>
          <w:lang w:val="en-GB"/>
        </w:rPr>
        <w:t>occurs</w:t>
      </w:r>
      <w:del w:id="2782" w:author="CAIZERGUES Alain" w:date="2023-09-20T16:05:00Z">
        <w:r w:rsidRPr="00EB6FAE" w:rsidDel="00D141C8">
          <w:rPr>
            <w:lang w:val="en-GB"/>
          </w:rPr>
          <w:delText xml:space="preserve"> within a year</w:delText>
        </w:r>
      </w:del>
      <w:r w:rsidRPr="00EB6FAE">
        <w:rPr>
          <w:lang w:val="en-GB"/>
        </w:rPr>
        <w:t xml:space="preserve"> (</w:t>
      </w:r>
      <w:proofErr w:type="spellStart"/>
      <w:r w:rsidR="009D213B">
        <w:fldChar w:fldCharType="begin"/>
      </w:r>
      <w:r w:rsidR="009D213B" w:rsidRPr="007D5C72">
        <w:rPr>
          <w:lang w:val="en-GB"/>
          <w:rPrChange w:id="2783" w:author="CAIZERGUES Alain" w:date="2023-09-05T15:57:00Z">
            <w:rPr/>
          </w:rPrChange>
        </w:rPr>
        <w:instrText xml:space="preserve"> HYPERLINK \l "ref-Kokko1998" \h </w:instrText>
      </w:r>
      <w:r w:rsidR="009D213B">
        <w:fldChar w:fldCharType="separate"/>
      </w:r>
      <w:r w:rsidRPr="00EB6FAE">
        <w:rPr>
          <w:rStyle w:val="Lienhypertexte"/>
          <w:lang w:val="en-GB"/>
        </w:rPr>
        <w:t>Kokko</w:t>
      </w:r>
      <w:proofErr w:type="spellEnd"/>
      <w:r w:rsidRPr="00EB6FAE">
        <w:rPr>
          <w:rStyle w:val="Lienhypertexte"/>
          <w:lang w:val="en-GB"/>
        </w:rPr>
        <w:t xml:space="preserve"> et al., 1998</w:t>
      </w:r>
      <w:r w:rsidR="009D213B">
        <w:rPr>
          <w:rStyle w:val="Lienhypertexte"/>
          <w:lang w:val="en-GB"/>
        </w:rPr>
        <w:fldChar w:fldCharType="end"/>
      </w:r>
      <w:r w:rsidRPr="00EB6FAE">
        <w:rPr>
          <w:lang w:val="en-GB"/>
        </w:rPr>
        <w:t xml:space="preserve">). </w:t>
      </w:r>
      <w:ins w:id="2784" w:author="CAIZERGUES Alain" w:date="2023-09-20T15:05:00Z">
        <w:r w:rsidR="00885A80">
          <w:rPr>
            <w:lang w:val="en-GB"/>
          </w:rPr>
          <w:t xml:space="preserve"> </w:t>
        </w:r>
      </w:ins>
      <w:ins w:id="2785" w:author="CAIZERGUES Alain" w:date="2023-09-20T15:07:00Z">
        <w:r w:rsidR="00885A80">
          <w:rPr>
            <w:lang w:val="en-GB"/>
          </w:rPr>
          <w:t>Counterintuitively</w:t>
        </w:r>
      </w:ins>
      <w:ins w:id="2786" w:author="CAIZERGUES Alain" w:date="2023-09-20T15:05:00Z">
        <w:r w:rsidR="00885A80">
          <w:rPr>
            <w:lang w:val="en-GB"/>
          </w:rPr>
          <w:t>, our result</w:t>
        </w:r>
      </w:ins>
      <w:ins w:id="2787" w:author="CAIZERGUES Alain" w:date="2023-09-20T16:06:00Z">
        <w:r w:rsidR="00D141C8">
          <w:rPr>
            <w:lang w:val="en-GB"/>
          </w:rPr>
          <w:t>s</w:t>
        </w:r>
      </w:ins>
      <w:ins w:id="2788" w:author="CAIZERGUES Alain" w:date="2023-09-20T15:05:00Z">
        <w:r w:rsidR="00885A80">
          <w:rPr>
            <w:lang w:val="en-GB"/>
          </w:rPr>
          <w:t xml:space="preserve"> suggest that harvest</w:t>
        </w:r>
      </w:ins>
      <w:ins w:id="2789" w:author="CAIZERGUES Alain" w:date="2023-09-20T16:06:00Z">
        <w:r w:rsidR="00D141C8">
          <w:rPr>
            <w:lang w:val="en-GB"/>
          </w:rPr>
          <w:t>ing</w:t>
        </w:r>
      </w:ins>
      <w:ins w:id="2790" w:author="CAIZERGUES Alain" w:date="2023-09-20T15:05:00Z">
        <w:r w:rsidR="00885A80">
          <w:rPr>
            <w:lang w:val="en-GB"/>
          </w:rPr>
          <w:t xml:space="preserve"> </w:t>
        </w:r>
      </w:ins>
      <w:ins w:id="2791" w:author="CAIZERGUES Alain" w:date="2023-09-20T15:06:00Z">
        <w:r w:rsidR="00885A80">
          <w:rPr>
            <w:lang w:val="en-GB"/>
          </w:rPr>
          <w:t>waterfowl</w:t>
        </w:r>
      </w:ins>
      <w:ins w:id="2792" w:author="CAIZERGUES Alain" w:date="2023-09-20T15:05:00Z">
        <w:r w:rsidR="00885A80">
          <w:rPr>
            <w:lang w:val="en-GB"/>
          </w:rPr>
          <w:t xml:space="preserve"> during breeding has far </w:t>
        </w:r>
      </w:ins>
      <w:ins w:id="2793" w:author="CAIZERGUES Alain" w:date="2023-09-21T13:53:00Z">
        <w:r w:rsidR="006C1AEE">
          <w:rPr>
            <w:lang w:val="en-GB"/>
          </w:rPr>
          <w:t>less</w:t>
        </w:r>
      </w:ins>
      <w:ins w:id="2794" w:author="CAIZERGUES Alain" w:date="2023-09-20T15:05:00Z">
        <w:r w:rsidR="00885A80">
          <w:rPr>
            <w:lang w:val="en-GB"/>
          </w:rPr>
          <w:t xml:space="preserve"> impact on population </w:t>
        </w:r>
      </w:ins>
      <w:ins w:id="2795" w:author="CAIZERGUES Alain" w:date="2023-09-20T16:06:00Z">
        <w:r w:rsidR="00D141C8">
          <w:rPr>
            <w:lang w:val="en-GB"/>
          </w:rPr>
          <w:t xml:space="preserve">growth rate </w:t>
        </w:r>
      </w:ins>
      <w:ins w:id="2796" w:author="CAIZERGUES Alain" w:date="2023-09-20T15:05:00Z">
        <w:r w:rsidR="00885A80">
          <w:rPr>
            <w:lang w:val="en-GB"/>
          </w:rPr>
          <w:t xml:space="preserve">than </w:t>
        </w:r>
      </w:ins>
      <w:ins w:id="2797" w:author="CAIZERGUES Alain" w:date="2023-09-20T15:07:00Z">
        <w:r w:rsidR="00885A80">
          <w:rPr>
            <w:lang w:val="en-GB"/>
          </w:rPr>
          <w:t xml:space="preserve">harvesting during </w:t>
        </w:r>
      </w:ins>
      <w:ins w:id="2798" w:author="CAIZERGUES Alain" w:date="2023-09-20T15:05:00Z">
        <w:r w:rsidR="00885A80">
          <w:rPr>
            <w:lang w:val="en-GB"/>
          </w:rPr>
          <w:t>winter</w:t>
        </w:r>
      </w:ins>
      <w:del w:id="2799" w:author="CAIZERGUES Alain" w:date="2023-09-20T15:06:00Z">
        <w:r w:rsidRPr="00EB6FAE" w:rsidDel="00885A80">
          <w:rPr>
            <w:lang w:val="en-GB"/>
          </w:rPr>
          <w:delText>More generally, disentangling role of adult survival from that of recruitment rate brings capital information to understand the process of harvest on population dynamics and brings key knowledge to improve the conservation of hunted species or the control of invasive species</w:delText>
        </w:r>
      </w:del>
      <w:ins w:id="2800" w:author="CAIZERGUES Alain" w:date="2023-09-20T15:06:00Z">
        <w:r w:rsidR="00885A80">
          <w:rPr>
            <w:lang w:val="en-GB"/>
          </w:rPr>
          <w:t>.</w:t>
        </w:r>
      </w:ins>
      <w:ins w:id="2801" w:author="CAIZERGUES Alain" w:date="2023-09-20T15:07:00Z">
        <w:r w:rsidR="00885A80">
          <w:rPr>
            <w:lang w:val="en-GB"/>
          </w:rPr>
          <w:t xml:space="preserve"> </w:t>
        </w:r>
      </w:ins>
      <w:ins w:id="2802" w:author="CAIZERGUES Alain" w:date="2023-09-20T16:06:00Z">
        <w:r w:rsidR="00D141C8">
          <w:rPr>
            <w:lang w:val="en-GB"/>
          </w:rPr>
          <w:t xml:space="preserve"> </w:t>
        </w:r>
      </w:ins>
      <w:ins w:id="2803" w:author="CAIZERGUES Alain" w:date="2023-09-20T15:07:00Z">
        <w:r w:rsidR="00885A80">
          <w:rPr>
            <w:lang w:val="en-GB"/>
          </w:rPr>
          <w:t xml:space="preserve">As a result, a target for effective management of harvested </w:t>
        </w:r>
      </w:ins>
      <w:ins w:id="2804" w:author="CAIZERGUES Alain" w:date="2023-09-20T15:09:00Z">
        <w:r w:rsidR="00885A80">
          <w:rPr>
            <w:lang w:val="en-GB"/>
          </w:rPr>
          <w:t xml:space="preserve">waterfowl </w:t>
        </w:r>
      </w:ins>
      <w:ins w:id="2805" w:author="CAIZERGUES Alain" w:date="2023-09-20T15:07:00Z">
        <w:r w:rsidR="00885A80">
          <w:rPr>
            <w:lang w:val="en-GB"/>
          </w:rPr>
          <w:t>should be earlier onse</w:t>
        </w:r>
      </w:ins>
      <w:ins w:id="2806" w:author="CAIZERGUES Alain" w:date="2023-09-20T15:08:00Z">
        <w:r w:rsidR="00885A80">
          <w:rPr>
            <w:lang w:val="en-GB"/>
          </w:rPr>
          <w:t>t</w:t>
        </w:r>
      </w:ins>
      <w:ins w:id="2807" w:author="CAIZERGUES Alain" w:date="2023-09-20T15:09:00Z">
        <w:r w:rsidR="00885A80">
          <w:rPr>
            <w:lang w:val="en-GB"/>
          </w:rPr>
          <w:t>s</w:t>
        </w:r>
      </w:ins>
      <w:ins w:id="2808" w:author="CAIZERGUES Alain" w:date="2023-09-20T15:08:00Z">
        <w:r w:rsidR="00885A80">
          <w:rPr>
            <w:lang w:val="en-GB"/>
          </w:rPr>
          <w:t xml:space="preserve"> and ending</w:t>
        </w:r>
      </w:ins>
      <w:ins w:id="2809" w:author="CAIZERGUES Alain" w:date="2023-09-20T15:09:00Z">
        <w:r w:rsidR="00885A80">
          <w:rPr>
            <w:lang w:val="en-GB"/>
          </w:rPr>
          <w:t>s</w:t>
        </w:r>
      </w:ins>
      <w:ins w:id="2810" w:author="CAIZERGUES Alain" w:date="2023-09-20T15:08:00Z">
        <w:r w:rsidR="00885A80">
          <w:rPr>
            <w:lang w:val="en-GB"/>
          </w:rPr>
          <w:t xml:space="preserve"> of breeding season</w:t>
        </w:r>
      </w:ins>
      <w:ins w:id="2811" w:author="CAIZERGUES Alain" w:date="2023-09-20T15:09:00Z">
        <w:r w:rsidR="00885A80">
          <w:rPr>
            <w:lang w:val="en-GB"/>
          </w:rPr>
          <w:t>s.</w:t>
        </w:r>
      </w:ins>
      <w:del w:id="2812" w:author="CAIZERGUES Alain" w:date="2023-09-20T15:06:00Z">
        <w:r w:rsidRPr="00EB6FAE" w:rsidDel="00885A80">
          <w:rPr>
            <w:lang w:val="en-GB"/>
          </w:rPr>
          <w:delText>.</w:delText>
        </w:r>
      </w:del>
    </w:p>
    <w:p w14:paraId="13AAF324" w14:textId="40004353" w:rsidR="00AC35CD" w:rsidRPr="00EB6FAE" w:rsidRDefault="00B404E8">
      <w:pPr>
        <w:pStyle w:val="Titre2"/>
        <w:spacing w:line="480" w:lineRule="auto"/>
        <w:jc w:val="both"/>
        <w:rPr>
          <w:lang w:val="en-GB"/>
        </w:rPr>
        <w:pPrChange w:id="2813" w:author="CAIZERGUES Alain" w:date="2023-09-13T15:01:00Z">
          <w:pPr>
            <w:pStyle w:val="Titre2"/>
          </w:pPr>
        </w:pPrChange>
      </w:pPr>
      <w:bookmarkStart w:id="2814" w:name="implication-for-waterfowl-management"/>
      <w:bookmarkEnd w:id="2538"/>
      <w:r w:rsidRPr="00EB6FAE">
        <w:rPr>
          <w:rStyle w:val="SectionNumber"/>
          <w:lang w:val="en-GB"/>
        </w:rPr>
        <w:t>4.3</w:t>
      </w:r>
      <w:r w:rsidRPr="00EB6FAE">
        <w:rPr>
          <w:lang w:val="en-GB"/>
        </w:rPr>
        <w:tab/>
      </w:r>
      <w:del w:id="2815" w:author="CAIZERGUES Alain" w:date="2023-09-20T16:07:00Z">
        <w:r w:rsidRPr="00EB6FAE" w:rsidDel="00E53481">
          <w:rPr>
            <w:lang w:val="en-GB"/>
          </w:rPr>
          <w:delText>Implication for waterfowl m</w:delText>
        </w:r>
      </w:del>
      <w:ins w:id="2816" w:author="CAIZERGUES Alain" w:date="2023-09-20T16:07:00Z">
        <w:r w:rsidR="00E53481">
          <w:rPr>
            <w:lang w:val="en-GB"/>
          </w:rPr>
          <w:t>M</w:t>
        </w:r>
      </w:ins>
      <w:r w:rsidRPr="00EB6FAE">
        <w:rPr>
          <w:lang w:val="en-GB"/>
        </w:rPr>
        <w:t>anagement</w:t>
      </w:r>
      <w:ins w:id="2817" w:author="CAIZERGUES Alain" w:date="2023-09-20T16:07:00Z">
        <w:r w:rsidR="00E53481">
          <w:rPr>
            <w:lang w:val="en-GB"/>
          </w:rPr>
          <w:t xml:space="preserve"> implications</w:t>
        </w:r>
      </w:ins>
    </w:p>
    <w:p w14:paraId="44C9C6E2" w14:textId="10F9E636" w:rsidR="00E53481" w:rsidRDefault="00E53481">
      <w:pPr>
        <w:pStyle w:val="FirstParagraph"/>
        <w:spacing w:line="480" w:lineRule="auto"/>
        <w:jc w:val="both"/>
        <w:rPr>
          <w:lang w:val="en-GB"/>
        </w:rPr>
        <w:pPrChange w:id="2818" w:author="CAIZERGUES Alain" w:date="2023-09-21T13:53:00Z">
          <w:pPr>
            <w:pStyle w:val="FirstParagraph"/>
            <w:spacing w:line="480" w:lineRule="auto"/>
            <w:ind w:firstLine="720"/>
            <w:jc w:val="both"/>
          </w:pPr>
        </w:pPrChange>
      </w:pPr>
      <w:r>
        <w:rPr>
          <w:lang w:val="en-GB"/>
        </w:rPr>
        <w:t>One major implication</w:t>
      </w:r>
      <w:r w:rsidR="001840E3">
        <w:rPr>
          <w:lang w:val="en-GB"/>
        </w:rPr>
        <w:t xml:space="preserve"> of</w:t>
      </w:r>
      <w:r>
        <w:rPr>
          <w:lang w:val="en-GB"/>
        </w:rPr>
        <w:t xml:space="preserve"> our </w:t>
      </w:r>
      <w:r w:rsidR="001840E3">
        <w:rPr>
          <w:lang w:val="en-GB"/>
        </w:rPr>
        <w:t>study</w:t>
      </w:r>
      <w:r>
        <w:rPr>
          <w:lang w:val="en-GB"/>
        </w:rPr>
        <w:t xml:space="preserve"> concerns the timing of harvesting </w:t>
      </w:r>
      <w:r w:rsidR="00C04B58">
        <w:rPr>
          <w:lang w:val="en-GB"/>
        </w:rPr>
        <w:t xml:space="preserve">for limiting </w:t>
      </w:r>
      <w:ins w:id="2819" w:author="CAIZERGUES Alain" w:date="2023-09-20T17:00:00Z">
        <w:r w:rsidR="008662F0">
          <w:rPr>
            <w:lang w:val="en-GB"/>
          </w:rPr>
          <w:t xml:space="preserve">its </w:t>
        </w:r>
      </w:ins>
      <w:del w:id="2820" w:author="CAIZERGUES Alain" w:date="2023-09-20T17:00:00Z">
        <w:r w:rsidR="00C04B58" w:rsidDel="008662F0">
          <w:rPr>
            <w:lang w:val="en-GB"/>
          </w:rPr>
          <w:delText xml:space="preserve">the </w:delText>
        </w:r>
      </w:del>
      <w:r w:rsidR="00C04B58">
        <w:rPr>
          <w:lang w:val="en-GB"/>
        </w:rPr>
        <w:t xml:space="preserve">impact on populations growth rate.  </w:t>
      </w:r>
      <w:del w:id="2821" w:author="CAIZERGUES Alain" w:date="2023-09-20T16:17:00Z">
        <w:r w:rsidR="00C04B58" w:rsidDel="001840E3">
          <w:rPr>
            <w:lang w:val="en-GB"/>
          </w:rPr>
          <w:delText>As expected</w:delText>
        </w:r>
      </w:del>
      <w:ins w:id="2822" w:author="CAIZERGUES Alain" w:date="2023-09-20T16:17:00Z">
        <w:r w:rsidR="001840E3">
          <w:rPr>
            <w:lang w:val="en-GB"/>
          </w:rPr>
          <w:t>Counterintuitively</w:t>
        </w:r>
      </w:ins>
      <w:r w:rsidR="00C04B58">
        <w:rPr>
          <w:lang w:val="en-GB"/>
        </w:rPr>
        <w:t xml:space="preserve">, our results show that the persistence of waterfowl populations should </w:t>
      </w:r>
      <w:del w:id="2823" w:author="CAIZERGUES Alain" w:date="2023-09-20T16:17:00Z">
        <w:r w:rsidR="00C04B58" w:rsidDel="001840E3">
          <w:rPr>
            <w:lang w:val="en-GB"/>
          </w:rPr>
          <w:delText xml:space="preserve">profit </w:delText>
        </w:r>
      </w:del>
      <w:ins w:id="2824" w:author="CAIZERGUES Alain" w:date="2023-09-20T16:17:00Z">
        <w:r w:rsidR="001840E3">
          <w:rPr>
            <w:lang w:val="en-GB"/>
          </w:rPr>
          <w:t xml:space="preserve">benefit </w:t>
        </w:r>
      </w:ins>
      <w:r w:rsidR="00C04B58">
        <w:rPr>
          <w:lang w:val="en-GB"/>
        </w:rPr>
        <w:t xml:space="preserve">from earlier openings and closings of the hunting </w:t>
      </w:r>
      <w:r>
        <w:rPr>
          <w:lang w:val="en-GB"/>
        </w:rPr>
        <w:t>season</w:t>
      </w:r>
      <w:r w:rsidR="00C04B58">
        <w:rPr>
          <w:lang w:val="en-GB"/>
        </w:rPr>
        <w:t>s</w:t>
      </w:r>
      <w:r>
        <w:rPr>
          <w:lang w:val="en-GB"/>
        </w:rPr>
        <w:t xml:space="preserve"> (see above).</w:t>
      </w:r>
    </w:p>
    <w:p w14:paraId="3199146D" w14:textId="262D5CEE" w:rsidR="00922C40" w:rsidRDefault="00B404E8" w:rsidP="001840E3">
      <w:pPr>
        <w:pStyle w:val="FirstParagraph"/>
        <w:spacing w:line="480" w:lineRule="auto"/>
        <w:ind w:firstLine="720"/>
        <w:jc w:val="both"/>
        <w:rPr>
          <w:ins w:id="2825" w:author="CAIZERGUES Alain" w:date="2023-09-21T13:59:00Z"/>
          <w:lang w:val="en-GB"/>
        </w:rPr>
      </w:pPr>
      <w:r w:rsidRPr="00EB6FAE">
        <w:rPr>
          <w:lang w:val="en-GB"/>
        </w:rPr>
        <w:t>Tracking variations in abundance is a common tool to determine the conservation status of a population (</w:t>
      </w:r>
      <w:proofErr w:type="spellStart"/>
      <w:r w:rsidRPr="00EB6FAE">
        <w:rPr>
          <w:lang w:val="en-GB"/>
        </w:rPr>
        <w:t>e.g</w:t>
      </w:r>
      <w:proofErr w:type="spellEnd"/>
      <w:r w:rsidRPr="00EB6FAE">
        <w:rPr>
          <w:lang w:val="en-GB"/>
        </w:rPr>
        <w:t xml:space="preserve"> </w:t>
      </w:r>
      <w:r w:rsidR="00B83782">
        <w:fldChar w:fldCharType="begin"/>
      </w:r>
      <w:r w:rsidR="00B83782" w:rsidRPr="00B83782">
        <w:rPr>
          <w:lang w:val="en-GB"/>
          <w:rPrChange w:id="2826" w:author="CAIZERGUES Alain" w:date="2023-06-13T10:56:00Z">
            <w:rPr/>
          </w:rPrChange>
        </w:rPr>
        <w:instrText xml:space="preserve"> HYPERLINK \l "ref-Folliot2022" \h </w:instrText>
      </w:r>
      <w:r w:rsidR="00B83782">
        <w:fldChar w:fldCharType="separate"/>
      </w:r>
      <w:proofErr w:type="spellStart"/>
      <w:r w:rsidRPr="00EB6FAE">
        <w:rPr>
          <w:rStyle w:val="Lienhypertexte"/>
          <w:lang w:val="en-GB"/>
        </w:rPr>
        <w:t>Folliot</w:t>
      </w:r>
      <w:proofErr w:type="spellEnd"/>
      <w:r w:rsidRPr="00EB6FAE">
        <w:rPr>
          <w:rStyle w:val="Lienhypertexte"/>
          <w:lang w:val="en-GB"/>
        </w:rPr>
        <w:t xml:space="preserve"> et al., 2022</w:t>
      </w:r>
      <w:r w:rsidR="00B83782">
        <w:rPr>
          <w:rStyle w:val="Lienhypertexte"/>
          <w:lang w:val="en-GB"/>
        </w:rPr>
        <w:fldChar w:fldCharType="end"/>
      </w:r>
      <w:r w:rsidRPr="00EB6FAE">
        <w:rPr>
          <w:lang w:val="en-GB"/>
        </w:rPr>
        <w:t xml:space="preserve">). </w:t>
      </w:r>
      <w:ins w:id="2827" w:author="CAIZERGUES Alain" w:date="2023-09-20T16:17:00Z">
        <w:r w:rsidR="001840E3">
          <w:rPr>
            <w:lang w:val="en-GB"/>
          </w:rPr>
          <w:t xml:space="preserve"> </w:t>
        </w:r>
      </w:ins>
      <w:del w:id="2828" w:author="CAIZERGUES Alain" w:date="2023-09-20T16:17:00Z">
        <w:r w:rsidRPr="00EB6FAE" w:rsidDel="001840E3">
          <w:rPr>
            <w:lang w:val="en-GB"/>
          </w:rPr>
          <w:delText>However</w:delText>
        </w:r>
      </w:del>
      <w:ins w:id="2829" w:author="CAIZERGUES Alain" w:date="2023-09-20T16:17:00Z">
        <w:r w:rsidR="001840E3">
          <w:rPr>
            <w:lang w:val="en-GB"/>
          </w:rPr>
          <w:t>But</w:t>
        </w:r>
      </w:ins>
      <w:del w:id="2830" w:author="CAIZERGUES Alain" w:date="2023-09-21T13:54:00Z">
        <w:r w:rsidRPr="00EB6FAE" w:rsidDel="006C1AEE">
          <w:rPr>
            <w:lang w:val="en-GB"/>
          </w:rPr>
          <w:delText>,</w:delText>
        </w:r>
      </w:del>
      <w:r w:rsidRPr="00EB6FAE">
        <w:rPr>
          <w:lang w:val="en-GB"/>
        </w:rPr>
        <w:t xml:space="preserve"> </w:t>
      </w:r>
      <w:ins w:id="2831" w:author="CAIZERGUES Alain" w:date="2023-09-20T16:18:00Z">
        <w:r w:rsidR="001840E3">
          <w:rPr>
            <w:lang w:val="en-GB"/>
          </w:rPr>
          <w:t xml:space="preserve">tracking </w:t>
        </w:r>
      </w:ins>
      <w:r w:rsidRPr="00EB6FAE">
        <w:rPr>
          <w:lang w:val="en-GB"/>
        </w:rPr>
        <w:t xml:space="preserve">abundance alone does not provide </w:t>
      </w:r>
      <w:ins w:id="2832" w:author="CAIZERGUES Alain" w:date="2023-09-20T16:18:00Z">
        <w:r w:rsidR="001840E3">
          <w:rPr>
            <w:lang w:val="en-GB"/>
          </w:rPr>
          <w:t xml:space="preserve">enough </w:t>
        </w:r>
      </w:ins>
      <w:r w:rsidRPr="00EB6FAE">
        <w:rPr>
          <w:lang w:val="en-GB"/>
        </w:rPr>
        <w:t xml:space="preserve">information </w:t>
      </w:r>
      <w:ins w:id="2833" w:author="CAIZERGUES Alain" w:date="2023-09-20T16:18:00Z">
        <w:r w:rsidR="001840E3">
          <w:rPr>
            <w:lang w:val="en-GB"/>
          </w:rPr>
          <w:t xml:space="preserve">for assessing the </w:t>
        </w:r>
      </w:ins>
      <w:del w:id="2834" w:author="CAIZERGUES Alain" w:date="2023-09-20T16:18:00Z">
        <w:r w:rsidRPr="00EB6FAE" w:rsidDel="001840E3">
          <w:rPr>
            <w:lang w:val="en-GB"/>
          </w:rPr>
          <w:delText>on the</w:delText>
        </w:r>
      </w:del>
      <w:ins w:id="2835" w:author="CAIZERGUES Alain" w:date="2023-09-20T16:18:00Z">
        <w:r w:rsidR="001840E3">
          <w:rPr>
            <w:lang w:val="en-GB"/>
          </w:rPr>
          <w:t xml:space="preserve">underlying changes </w:t>
        </w:r>
      </w:ins>
      <w:del w:id="2836" w:author="CAIZERGUES Alain" w:date="2023-09-20T16:18:00Z">
        <w:r w:rsidRPr="00EB6FAE" w:rsidDel="001840E3">
          <w:rPr>
            <w:lang w:val="en-GB"/>
          </w:rPr>
          <w:delText xml:space="preserve"> mechanisms behind the changes of population growth</w:delText>
        </w:r>
      </w:del>
      <w:ins w:id="2837" w:author="CAIZERGUES Alain" w:date="2023-09-20T16:18:00Z">
        <w:r w:rsidR="001840E3">
          <w:rPr>
            <w:lang w:val="en-GB"/>
          </w:rPr>
          <w:t>numbers</w:t>
        </w:r>
      </w:ins>
      <w:r w:rsidRPr="00EB6FAE">
        <w:rPr>
          <w:lang w:val="en-GB"/>
        </w:rPr>
        <w:t xml:space="preserve"> (</w:t>
      </w:r>
      <w:r w:rsidR="00B83782">
        <w:fldChar w:fldCharType="begin"/>
      </w:r>
      <w:r w:rsidR="00B83782" w:rsidRPr="00B83782">
        <w:rPr>
          <w:lang w:val="en-GB"/>
          <w:rPrChange w:id="2838" w:author="CAIZERGUES Alain" w:date="2023-06-13T10:56:00Z">
            <w:rPr/>
          </w:rPrChange>
        </w:rPr>
        <w:instrText xml:space="preserve"> HYPERLINK \l "ref-Williams2002" \h </w:instrText>
      </w:r>
      <w:r w:rsidR="00B83782">
        <w:fldChar w:fldCharType="separate"/>
      </w:r>
      <w:r w:rsidRPr="00EB6FAE">
        <w:rPr>
          <w:rStyle w:val="Lienhypertexte"/>
          <w:lang w:val="en-GB"/>
        </w:rPr>
        <w:t>Williams et al., 2002</w:t>
      </w:r>
      <w:r w:rsidR="00B83782">
        <w:rPr>
          <w:rStyle w:val="Lienhypertexte"/>
          <w:lang w:val="en-GB"/>
        </w:rPr>
        <w:fldChar w:fldCharType="end"/>
      </w:r>
      <w:r w:rsidRPr="00EB6FAE">
        <w:rPr>
          <w:lang w:val="en-GB"/>
        </w:rPr>
        <w:t xml:space="preserve">). </w:t>
      </w:r>
      <w:ins w:id="2839" w:author="CAIZERGUES Alain" w:date="2023-09-20T16:19:00Z">
        <w:r w:rsidR="001840E3">
          <w:rPr>
            <w:lang w:val="en-GB"/>
          </w:rPr>
          <w:t xml:space="preserve"> In order to do that, </w:t>
        </w:r>
        <w:r w:rsidR="001840E3">
          <w:rPr>
            <w:lang w:val="en-GB"/>
          </w:rPr>
          <w:lastRenderedPageBreak/>
          <w:t xml:space="preserve">one must </w:t>
        </w:r>
      </w:ins>
      <w:ins w:id="2840" w:author="CAIZERGUES Alain" w:date="2023-09-20T16:55:00Z">
        <w:r w:rsidR="008662F0">
          <w:rPr>
            <w:lang w:val="en-GB"/>
          </w:rPr>
          <w:t>“</w:t>
        </w:r>
      </w:ins>
      <w:del w:id="2841" w:author="CAIZERGUES Alain" w:date="2023-09-20T16:19:00Z">
        <w:r w:rsidRPr="00EB6FAE" w:rsidDel="001840E3">
          <w:rPr>
            <w:lang w:val="en-GB"/>
          </w:rPr>
          <w:delText xml:space="preserve">Identifying the determinants requires to </w:delText>
        </w:r>
      </w:del>
      <w:r w:rsidRPr="00EB6FAE">
        <w:rPr>
          <w:lang w:val="en-GB"/>
        </w:rPr>
        <w:t xml:space="preserve">dig </w:t>
      </w:r>
      <w:ins w:id="2842" w:author="CAIZERGUES Alain" w:date="2023-09-20T16:19:00Z">
        <w:r w:rsidR="001840E3">
          <w:rPr>
            <w:lang w:val="en-GB"/>
          </w:rPr>
          <w:t>deeper</w:t>
        </w:r>
      </w:ins>
      <w:ins w:id="2843" w:author="CAIZERGUES Alain" w:date="2023-09-20T16:55:00Z">
        <w:r w:rsidR="008662F0">
          <w:rPr>
            <w:lang w:val="en-GB"/>
          </w:rPr>
          <w:t>”</w:t>
        </w:r>
      </w:ins>
      <w:ins w:id="2844" w:author="CAIZERGUES Alain" w:date="2023-09-20T16:19:00Z">
        <w:r w:rsidR="001840E3">
          <w:rPr>
            <w:lang w:val="en-GB"/>
          </w:rPr>
          <w:t xml:space="preserve"> </w:t>
        </w:r>
      </w:ins>
      <w:ins w:id="2845" w:author="CAIZERGUES Alain" w:date="2023-09-20T16:22:00Z">
        <w:r w:rsidR="001840E3" w:rsidRPr="00EB6FAE">
          <w:rPr>
            <w:lang w:val="en-GB"/>
          </w:rPr>
          <w:t xml:space="preserve">(e.g. </w:t>
        </w:r>
        <w:r w:rsidR="001840E3">
          <w:fldChar w:fldCharType="begin"/>
        </w:r>
        <w:r w:rsidR="001840E3" w:rsidRPr="00E1045B">
          <w:rPr>
            <w:lang w:val="en-GB"/>
          </w:rPr>
          <w:instrText xml:space="preserve"> HYPERLINK \l "ref-Austin2000" \h </w:instrText>
        </w:r>
        <w:r w:rsidR="001840E3">
          <w:fldChar w:fldCharType="separate"/>
        </w:r>
        <w:r w:rsidR="001840E3" w:rsidRPr="00EB6FAE">
          <w:rPr>
            <w:rStyle w:val="Lienhypertexte"/>
            <w:lang w:val="en-GB"/>
          </w:rPr>
          <w:t>Austin et al., 2000</w:t>
        </w:r>
        <w:r w:rsidR="001840E3">
          <w:rPr>
            <w:rStyle w:val="Lienhypertexte"/>
            <w:lang w:val="en-GB"/>
          </w:rPr>
          <w:fldChar w:fldCharType="end"/>
        </w:r>
        <w:r w:rsidR="001840E3" w:rsidRPr="00EB6FAE">
          <w:rPr>
            <w:lang w:val="en-GB"/>
          </w:rPr>
          <w:t>)</w:t>
        </w:r>
      </w:ins>
      <w:ins w:id="2846" w:author="CAIZERGUES Alain" w:date="2023-09-20T16:55:00Z">
        <w:r w:rsidR="008662F0">
          <w:rPr>
            <w:lang w:val="en-GB"/>
          </w:rPr>
          <w:t>,</w:t>
        </w:r>
      </w:ins>
      <w:ins w:id="2847" w:author="CAIZERGUES Alain" w:date="2023-09-20T16:22:00Z">
        <w:r w:rsidR="001840E3">
          <w:rPr>
            <w:lang w:val="en-GB"/>
          </w:rPr>
          <w:t xml:space="preserve"> for example </w:t>
        </w:r>
      </w:ins>
      <w:ins w:id="2848" w:author="CAIZERGUES Alain" w:date="2023-09-20T16:19:00Z">
        <w:r w:rsidR="001840E3">
          <w:rPr>
            <w:lang w:val="en-GB"/>
          </w:rPr>
          <w:t>by monitoring individuals</w:t>
        </w:r>
      </w:ins>
      <w:del w:id="2849" w:author="CAIZERGUES Alain" w:date="2023-09-20T16:20:00Z">
        <w:r w:rsidRPr="00EB6FAE" w:rsidDel="001840E3">
          <w:rPr>
            <w:lang w:val="en-GB"/>
          </w:rPr>
          <w:delText>into the components structuring population growth to provide relevant tools to managers</w:delText>
        </w:r>
      </w:del>
      <w:r w:rsidRPr="00EB6FAE">
        <w:rPr>
          <w:lang w:val="en-GB"/>
        </w:rPr>
        <w:t xml:space="preserve"> </w:t>
      </w:r>
      <w:ins w:id="2850" w:author="CAIZERGUES Alain" w:date="2023-09-20T16:20:00Z">
        <w:r w:rsidR="001840E3">
          <w:rPr>
            <w:lang w:val="en-GB"/>
          </w:rPr>
          <w:t xml:space="preserve">to assess parameters </w:t>
        </w:r>
      </w:ins>
      <w:ins w:id="2851" w:author="CAIZERGUES Alain" w:date="2023-09-20T16:22:00Z">
        <w:r w:rsidR="001840E3">
          <w:rPr>
            <w:lang w:val="en-GB"/>
          </w:rPr>
          <w:t xml:space="preserve">like </w:t>
        </w:r>
      </w:ins>
      <w:ins w:id="2852" w:author="CAIZERGUES Alain" w:date="2023-09-20T16:20:00Z">
        <w:r w:rsidR="001840E3">
          <w:rPr>
            <w:lang w:val="en-GB"/>
          </w:rPr>
          <w:t xml:space="preserve">survival and </w:t>
        </w:r>
      </w:ins>
      <w:ins w:id="2853" w:author="CAIZERGUES Alain" w:date="2023-09-20T16:22:00Z">
        <w:r w:rsidR="001840E3">
          <w:rPr>
            <w:lang w:val="en-GB"/>
          </w:rPr>
          <w:t>recruitment</w:t>
        </w:r>
      </w:ins>
      <w:ins w:id="2854" w:author="CAIZERGUES Alain" w:date="2023-09-20T16:20:00Z">
        <w:r w:rsidR="001840E3">
          <w:rPr>
            <w:lang w:val="en-GB"/>
          </w:rPr>
          <w:t xml:space="preserve"> </w:t>
        </w:r>
      </w:ins>
      <w:del w:id="2855" w:author="CAIZERGUES Alain" w:date="2023-09-20T16:22:00Z">
        <w:r w:rsidRPr="00EB6FAE" w:rsidDel="001840E3">
          <w:rPr>
            <w:lang w:val="en-GB"/>
          </w:rPr>
          <w:delText xml:space="preserve">(e.g. </w:delText>
        </w:r>
        <w:r w:rsidR="00B83782" w:rsidDel="001840E3">
          <w:fldChar w:fldCharType="begin"/>
        </w:r>
        <w:r w:rsidR="00B83782" w:rsidRPr="00B83782" w:rsidDel="001840E3">
          <w:rPr>
            <w:lang w:val="en-GB"/>
            <w:rPrChange w:id="2856" w:author="CAIZERGUES Alain" w:date="2023-06-13T10:56:00Z">
              <w:rPr/>
            </w:rPrChange>
          </w:rPr>
          <w:delInstrText xml:space="preserve"> HYPERLINK \l "ref-Austin2000" \h </w:delInstrText>
        </w:r>
        <w:r w:rsidR="00B83782" w:rsidDel="001840E3">
          <w:fldChar w:fldCharType="separate"/>
        </w:r>
        <w:r w:rsidRPr="00EB6FAE" w:rsidDel="001840E3">
          <w:rPr>
            <w:rStyle w:val="Lienhypertexte"/>
            <w:lang w:val="en-GB"/>
          </w:rPr>
          <w:delText>Austin et al., 2000</w:delText>
        </w:r>
        <w:r w:rsidR="00B83782" w:rsidDel="001840E3">
          <w:rPr>
            <w:rStyle w:val="Lienhypertexte"/>
            <w:lang w:val="en-GB"/>
          </w:rPr>
          <w:fldChar w:fldCharType="end"/>
        </w:r>
        <w:r w:rsidRPr="00EB6FAE" w:rsidDel="001840E3">
          <w:rPr>
            <w:lang w:val="en-GB"/>
          </w:rPr>
          <w:delText>)</w:delText>
        </w:r>
      </w:del>
      <w:ins w:id="2857" w:author="CAIZERGUES Alain" w:date="2023-09-20T16:21:00Z">
        <w:r w:rsidR="001840E3">
          <w:rPr>
            <w:lang w:val="en-GB"/>
          </w:rPr>
          <w:t>(</w:t>
        </w:r>
        <w:r w:rsidR="001840E3">
          <w:fldChar w:fldCharType="begin"/>
        </w:r>
        <w:r w:rsidR="001840E3" w:rsidRPr="00E1045B">
          <w:rPr>
            <w:lang w:val="en-GB"/>
          </w:rPr>
          <w:instrText xml:space="preserve"> HYPERLINK \l "ref-Arnold2018" \h </w:instrText>
        </w:r>
        <w:r w:rsidR="001840E3">
          <w:fldChar w:fldCharType="separate"/>
        </w:r>
        <w:r w:rsidR="001840E3" w:rsidRPr="00EB6FAE">
          <w:rPr>
            <w:rStyle w:val="Lienhypertexte"/>
            <w:lang w:val="en-GB"/>
          </w:rPr>
          <w:t>Arnold, 2018</w:t>
        </w:r>
        <w:r w:rsidR="001840E3">
          <w:rPr>
            <w:rStyle w:val="Lienhypertexte"/>
            <w:lang w:val="en-GB"/>
          </w:rPr>
          <w:fldChar w:fldCharType="end"/>
        </w:r>
      </w:ins>
      <w:ins w:id="2858" w:author="CAIZERGUES Alain" w:date="2023-09-20T16:22:00Z">
        <w:r w:rsidR="001840E3">
          <w:rPr>
            <w:rStyle w:val="Lienhypertexte"/>
            <w:lang w:val="en-GB"/>
          </w:rPr>
          <w:t xml:space="preserve">). </w:t>
        </w:r>
      </w:ins>
      <w:del w:id="2859" w:author="CAIZERGUES Alain" w:date="2023-09-20T16:22:00Z">
        <w:r w:rsidRPr="00EB6FAE" w:rsidDel="001840E3">
          <w:rPr>
            <w:lang w:val="en-GB"/>
          </w:rPr>
          <w:delText xml:space="preserve">. </w:delText>
        </w:r>
      </w:del>
      <w:ins w:id="2860" w:author="CAIZERGUES Alain" w:date="2023-09-20T16:20:00Z">
        <w:r w:rsidR="001840E3">
          <w:rPr>
            <w:lang w:val="en-GB"/>
          </w:rPr>
          <w:t>How</w:t>
        </w:r>
      </w:ins>
      <w:ins w:id="2861" w:author="CAIZERGUES Alain" w:date="2023-09-20T16:22:00Z">
        <w:r w:rsidR="001840E3">
          <w:rPr>
            <w:lang w:val="en-GB"/>
          </w:rPr>
          <w:t>e</w:t>
        </w:r>
      </w:ins>
      <w:ins w:id="2862" w:author="CAIZERGUES Alain" w:date="2023-09-20T16:20:00Z">
        <w:r w:rsidR="001840E3">
          <w:rPr>
            <w:lang w:val="en-GB"/>
          </w:rPr>
          <w:t xml:space="preserve">ver, monitoring individuals is time consuming </w:t>
        </w:r>
      </w:ins>
      <w:ins w:id="2863" w:author="CAIZERGUES Alain" w:date="2023-09-20T16:23:00Z">
        <w:r w:rsidR="00FF4228" w:rsidRPr="00EB6FAE">
          <w:rPr>
            <w:lang w:val="en-GB"/>
          </w:rPr>
          <w:t xml:space="preserve">(e.g. </w:t>
        </w:r>
        <w:r w:rsidR="00FF4228">
          <w:fldChar w:fldCharType="begin"/>
        </w:r>
        <w:r w:rsidR="00FF4228" w:rsidRPr="00E1045B">
          <w:rPr>
            <w:lang w:val="en-GB"/>
          </w:rPr>
          <w:instrText xml:space="preserve"> HYPERLINK \l "ref-Souchay2016" \h </w:instrText>
        </w:r>
        <w:r w:rsidR="00FF4228">
          <w:fldChar w:fldCharType="separate"/>
        </w:r>
        <w:proofErr w:type="spellStart"/>
        <w:r w:rsidR="00FF4228" w:rsidRPr="00EB6FAE">
          <w:rPr>
            <w:rStyle w:val="Lienhypertexte"/>
            <w:lang w:val="en-GB"/>
          </w:rPr>
          <w:t>Souchay</w:t>
        </w:r>
        <w:proofErr w:type="spellEnd"/>
        <w:r w:rsidR="00FF4228" w:rsidRPr="00EB6FAE">
          <w:rPr>
            <w:rStyle w:val="Lienhypertexte"/>
            <w:lang w:val="en-GB"/>
          </w:rPr>
          <w:t xml:space="preserve"> &amp; Schaub, 2016</w:t>
        </w:r>
        <w:r w:rsidR="00FF4228">
          <w:rPr>
            <w:rStyle w:val="Lienhypertexte"/>
            <w:lang w:val="en-GB"/>
          </w:rPr>
          <w:fldChar w:fldCharType="end"/>
        </w:r>
        <w:r w:rsidR="00FF4228" w:rsidRPr="00EB6FAE">
          <w:rPr>
            <w:lang w:val="en-GB"/>
          </w:rPr>
          <w:t>)</w:t>
        </w:r>
        <w:r w:rsidR="00FF4228">
          <w:rPr>
            <w:lang w:val="en-GB"/>
          </w:rPr>
          <w:t xml:space="preserve"> </w:t>
        </w:r>
      </w:ins>
      <w:ins w:id="2864" w:author="CAIZERGUES Alain" w:date="2023-09-20T16:20:00Z">
        <w:r w:rsidR="001840E3">
          <w:rPr>
            <w:lang w:val="en-GB"/>
          </w:rPr>
          <w:t>and not always possible in endangered</w:t>
        </w:r>
      </w:ins>
      <w:ins w:id="2865" w:author="CAIZERGUES Alain" w:date="2023-09-20T16:56:00Z">
        <w:r w:rsidR="008662F0">
          <w:rPr>
            <w:lang w:val="en-GB"/>
          </w:rPr>
          <w:t xml:space="preserve"> species</w:t>
        </w:r>
      </w:ins>
      <w:ins w:id="2866" w:author="CAIZERGUES Alain" w:date="2023-09-20T16:23:00Z">
        <w:r w:rsidR="00FF4228">
          <w:rPr>
            <w:lang w:val="en-GB"/>
          </w:rPr>
          <w:t xml:space="preserve">.  The method proposed here allows circumventing these drawbacks in </w:t>
        </w:r>
      </w:ins>
      <w:ins w:id="2867" w:author="CAIZERGUES Alain" w:date="2023-09-20T16:51:00Z">
        <w:r w:rsidR="00535728">
          <w:rPr>
            <w:lang w:val="en-GB"/>
          </w:rPr>
          <w:t>dichromatic</w:t>
        </w:r>
      </w:ins>
      <w:ins w:id="2868" w:author="CAIZERGUES Alain" w:date="2023-09-20T16:23:00Z">
        <w:r w:rsidR="00FF4228">
          <w:rPr>
            <w:lang w:val="en-GB"/>
          </w:rPr>
          <w:t xml:space="preserve"> species with delayed maturity of adult male</w:t>
        </w:r>
      </w:ins>
      <w:ins w:id="2869" w:author="CAIZERGUES Alain" w:date="2023-09-20T16:24:00Z">
        <w:r w:rsidR="00FF4228">
          <w:rPr>
            <w:lang w:val="en-GB"/>
          </w:rPr>
          <w:t xml:space="preserve">s. </w:t>
        </w:r>
      </w:ins>
      <w:ins w:id="2870" w:author="CAIZERGUES Alain" w:date="2023-09-20T16:20:00Z">
        <w:r w:rsidR="001840E3">
          <w:rPr>
            <w:lang w:val="en-GB"/>
          </w:rPr>
          <w:t xml:space="preserve"> </w:t>
        </w:r>
      </w:ins>
      <w:ins w:id="2871" w:author="CAIZERGUES Alain" w:date="2023-09-20T16:25:00Z">
        <w:r w:rsidR="00FF4228">
          <w:rPr>
            <w:lang w:val="en-GB"/>
          </w:rPr>
          <w:t>Among these species</w:t>
        </w:r>
      </w:ins>
      <w:ins w:id="2872" w:author="CAIZERGUES Alain" w:date="2023-09-20T16:56:00Z">
        <w:r w:rsidR="008662F0">
          <w:rPr>
            <w:lang w:val="en-GB"/>
          </w:rPr>
          <w:t>,</w:t>
        </w:r>
      </w:ins>
      <w:ins w:id="2873" w:author="CAIZERGUES Alain" w:date="2023-09-20T16:25:00Z">
        <w:r w:rsidR="00FF4228">
          <w:rPr>
            <w:lang w:val="en-GB"/>
          </w:rPr>
          <w:t xml:space="preserve"> one can </w:t>
        </w:r>
      </w:ins>
      <w:ins w:id="2874" w:author="CAIZERGUES Alain" w:date="2023-09-20T16:51:00Z">
        <w:r w:rsidR="00535728">
          <w:rPr>
            <w:lang w:val="en-GB"/>
          </w:rPr>
          <w:t>mention</w:t>
        </w:r>
      </w:ins>
      <w:ins w:id="2875" w:author="CAIZERGUES Alain" w:date="2023-09-20T16:25:00Z">
        <w:r w:rsidR="00FF4228">
          <w:rPr>
            <w:lang w:val="en-GB"/>
          </w:rPr>
          <w:t xml:space="preserve"> the Tufted ducks which</w:t>
        </w:r>
      </w:ins>
      <w:ins w:id="2876" w:author="CAIZERGUES Alain" w:date="2023-09-20T16:52:00Z">
        <w:r w:rsidR="00535728">
          <w:rPr>
            <w:lang w:val="en-GB"/>
          </w:rPr>
          <w:t>,</w:t>
        </w:r>
      </w:ins>
      <w:ins w:id="2877" w:author="CAIZERGUES Alain" w:date="2023-09-20T16:25:00Z">
        <w:r w:rsidR="00FF4228">
          <w:rPr>
            <w:lang w:val="en-GB"/>
          </w:rPr>
          <w:t xml:space="preserve"> </w:t>
        </w:r>
      </w:ins>
      <w:ins w:id="2878" w:author="CAIZERGUES Alain" w:date="2023-09-20T16:51:00Z">
        <w:r w:rsidR="00535728">
          <w:rPr>
            <w:lang w:val="en-GB"/>
          </w:rPr>
          <w:t>beside the fact it is much more abundant</w:t>
        </w:r>
      </w:ins>
      <w:ins w:id="2879" w:author="CAIZERGUES Alain" w:date="2023-09-26T11:45:00Z">
        <w:r w:rsidR="001048B1">
          <w:rPr>
            <w:lang w:val="en-GB"/>
          </w:rPr>
          <w:t xml:space="preserve"> than Ruddy ducks (at least in Europe)</w:t>
        </w:r>
      </w:ins>
      <w:ins w:id="2880" w:author="CAIZERGUES Alain" w:date="2023-09-20T16:52:00Z">
        <w:r w:rsidR="00535728">
          <w:rPr>
            <w:lang w:val="en-GB"/>
          </w:rPr>
          <w:t>,</w:t>
        </w:r>
      </w:ins>
      <w:ins w:id="2881" w:author="CAIZERGUES Alain" w:date="2023-09-20T16:51:00Z">
        <w:r w:rsidR="00535728">
          <w:rPr>
            <w:lang w:val="en-GB"/>
          </w:rPr>
          <w:t xml:space="preserve"> </w:t>
        </w:r>
      </w:ins>
      <w:ins w:id="2882" w:author="CAIZERGUES Alain" w:date="2023-09-20T16:25:00Z">
        <w:r w:rsidR="00FF4228">
          <w:rPr>
            <w:lang w:val="en-GB"/>
          </w:rPr>
          <w:t xml:space="preserve">closely </w:t>
        </w:r>
      </w:ins>
      <w:ins w:id="2883" w:author="CAIZERGUES Alain" w:date="2023-09-20T16:51:00Z">
        <w:r w:rsidR="00535728">
          <w:rPr>
            <w:lang w:val="en-GB"/>
          </w:rPr>
          <w:t>resemble</w:t>
        </w:r>
      </w:ins>
      <w:ins w:id="2884" w:author="CAIZERGUES Alain" w:date="2023-09-20T16:25:00Z">
        <w:r w:rsidR="00FF4228">
          <w:rPr>
            <w:lang w:val="en-GB"/>
          </w:rPr>
          <w:t xml:space="preserve"> </w:t>
        </w:r>
      </w:ins>
      <w:ins w:id="2885" w:author="CAIZERGUES Alain" w:date="2023-09-20T16:51:00Z">
        <w:r w:rsidR="00535728">
          <w:rPr>
            <w:lang w:val="en-GB"/>
          </w:rPr>
          <w:t>the Ruddy duck</w:t>
        </w:r>
      </w:ins>
      <w:ins w:id="2886" w:author="CAIZERGUES Alain" w:date="2023-09-20T16:52:00Z">
        <w:r w:rsidR="00535728">
          <w:rPr>
            <w:lang w:val="en-GB"/>
          </w:rPr>
          <w:t>,</w:t>
        </w:r>
      </w:ins>
      <w:ins w:id="2887" w:author="CAIZERGUES Alain" w:date="2023-09-20T16:51:00Z">
        <w:r w:rsidR="00535728">
          <w:rPr>
            <w:lang w:val="en-GB"/>
          </w:rPr>
          <w:t xml:space="preserve"> and of course</w:t>
        </w:r>
      </w:ins>
      <w:ins w:id="2888" w:author="CAIZERGUES Alain" w:date="2023-09-20T16:52:00Z">
        <w:r w:rsidR="00535728">
          <w:rPr>
            <w:lang w:val="en-GB"/>
          </w:rPr>
          <w:t>,</w:t>
        </w:r>
      </w:ins>
      <w:ins w:id="2889" w:author="CAIZERGUES Alain" w:date="2023-09-20T16:51:00Z">
        <w:r w:rsidR="00535728">
          <w:rPr>
            <w:lang w:val="en-GB"/>
          </w:rPr>
          <w:t xml:space="preserve"> the </w:t>
        </w:r>
        <w:proofErr w:type="gramStart"/>
        <w:r w:rsidR="00535728">
          <w:rPr>
            <w:lang w:val="en-GB"/>
          </w:rPr>
          <w:t>White hea</w:t>
        </w:r>
      </w:ins>
      <w:ins w:id="2890" w:author="CAIZERGUES Alain" w:date="2023-09-20T16:52:00Z">
        <w:r w:rsidR="00535728">
          <w:rPr>
            <w:lang w:val="en-GB"/>
          </w:rPr>
          <w:t>ded</w:t>
        </w:r>
        <w:proofErr w:type="gramEnd"/>
        <w:r w:rsidR="00535728">
          <w:rPr>
            <w:lang w:val="en-GB"/>
          </w:rPr>
          <w:t xml:space="preserve"> duck in Southern Spain</w:t>
        </w:r>
      </w:ins>
      <w:ins w:id="2891" w:author="CAIZERGUES Alain" w:date="2023-09-20T16:53:00Z">
        <w:r w:rsidR="00535728">
          <w:rPr>
            <w:lang w:val="en-GB"/>
          </w:rPr>
          <w:t>.</w:t>
        </w:r>
      </w:ins>
      <w:ins w:id="2892" w:author="CAIZERGUES Alain" w:date="2023-09-20T16:52:00Z">
        <w:r w:rsidR="00535728">
          <w:rPr>
            <w:lang w:val="en-GB"/>
          </w:rPr>
          <w:t xml:space="preserve"> </w:t>
        </w:r>
      </w:ins>
      <w:ins w:id="2893" w:author="CAIZERGUES Alain" w:date="2023-09-20T16:51:00Z">
        <w:r w:rsidR="00535728">
          <w:rPr>
            <w:lang w:val="en-GB"/>
          </w:rPr>
          <w:t xml:space="preserve"> </w:t>
        </w:r>
      </w:ins>
      <w:ins w:id="2894" w:author="CAIZERGUES Alain" w:date="2023-09-20T16:53:00Z">
        <w:r w:rsidR="008662F0">
          <w:rPr>
            <w:lang w:val="en-GB"/>
          </w:rPr>
          <w:t>The latter</w:t>
        </w:r>
      </w:ins>
      <w:ins w:id="2895" w:author="CAIZERGUES Alain" w:date="2023-09-20T16:54:00Z">
        <w:r w:rsidR="008662F0">
          <w:rPr>
            <w:lang w:val="en-GB"/>
          </w:rPr>
          <w:t xml:space="preserve"> is highly endangered and cannot be safely</w:t>
        </w:r>
      </w:ins>
      <w:ins w:id="2896" w:author="CAIZERGUES Alain" w:date="2023-09-20T16:55:00Z">
        <w:r w:rsidR="008662F0">
          <w:rPr>
            <w:lang w:val="en-GB"/>
          </w:rPr>
          <w:t xml:space="preserve"> </w:t>
        </w:r>
      </w:ins>
      <w:ins w:id="2897" w:author="CAIZERGUES Alain" w:date="2023-09-20T16:54:00Z">
        <w:r w:rsidR="008662F0">
          <w:rPr>
            <w:lang w:val="en-GB"/>
          </w:rPr>
          <w:t>monitored through capture-mark-recapt</w:t>
        </w:r>
      </w:ins>
      <w:ins w:id="2898" w:author="CAIZERGUES Alain" w:date="2023-09-20T16:55:00Z">
        <w:r w:rsidR="008662F0">
          <w:rPr>
            <w:lang w:val="en-GB"/>
          </w:rPr>
          <w:t>u</w:t>
        </w:r>
      </w:ins>
      <w:ins w:id="2899" w:author="CAIZERGUES Alain" w:date="2023-09-20T16:54:00Z">
        <w:r w:rsidR="008662F0">
          <w:rPr>
            <w:lang w:val="en-GB"/>
          </w:rPr>
          <w:t>re</w:t>
        </w:r>
      </w:ins>
      <w:ins w:id="2900" w:author="CAIZERGUES Alain" w:date="2023-09-20T17:00:00Z">
        <w:r w:rsidR="006C1AEE">
          <w:rPr>
            <w:lang w:val="en-GB"/>
          </w:rPr>
          <w:t xml:space="preserve">. </w:t>
        </w:r>
      </w:ins>
      <w:ins w:id="2901" w:author="CAIZERGUES Alain" w:date="2023-09-21T13:55:00Z">
        <w:r w:rsidR="006C1AEE">
          <w:rPr>
            <w:lang w:val="en-GB"/>
          </w:rPr>
          <w:t xml:space="preserve"> </w:t>
        </w:r>
        <w:proofErr w:type="gramStart"/>
        <w:r w:rsidR="006C1AEE">
          <w:rPr>
            <w:lang w:val="en-GB"/>
          </w:rPr>
          <w:t>Thus</w:t>
        </w:r>
        <w:proofErr w:type="gramEnd"/>
        <w:r w:rsidR="006C1AEE">
          <w:rPr>
            <w:lang w:val="en-GB"/>
          </w:rPr>
          <w:t xml:space="preserve"> by improving census strategies </w:t>
        </w:r>
      </w:ins>
      <w:ins w:id="2902" w:author="CAIZERGUES Alain" w:date="2023-09-21T13:57:00Z">
        <w:r w:rsidR="006C1AEE">
          <w:rPr>
            <w:lang w:val="en-GB"/>
          </w:rPr>
          <w:t xml:space="preserve">and teasing </w:t>
        </w:r>
      </w:ins>
      <w:ins w:id="2903" w:author="CAIZERGUES Alain" w:date="2023-09-21T13:55:00Z">
        <w:r w:rsidR="006C1AEE">
          <w:rPr>
            <w:lang w:val="en-GB"/>
          </w:rPr>
          <w:t>apart the effect</w:t>
        </w:r>
      </w:ins>
      <w:ins w:id="2904" w:author="CAIZERGUES Alain" w:date="2023-09-26T11:46:00Z">
        <w:r w:rsidR="001048B1">
          <w:rPr>
            <w:lang w:val="en-GB"/>
          </w:rPr>
          <w:t>s</w:t>
        </w:r>
      </w:ins>
      <w:ins w:id="2905" w:author="CAIZERGUES Alain" w:date="2023-09-21T13:55:00Z">
        <w:r w:rsidR="006C1AEE">
          <w:rPr>
            <w:lang w:val="en-GB"/>
          </w:rPr>
          <w:t xml:space="preserve"> of variation of adult survival and productivity</w:t>
        </w:r>
      </w:ins>
      <w:ins w:id="2906" w:author="CAIZERGUES Alain" w:date="2023-09-21T13:56:00Z">
        <w:r w:rsidR="006C1AEE">
          <w:rPr>
            <w:lang w:val="en-GB"/>
          </w:rPr>
          <w:t>/</w:t>
        </w:r>
      </w:ins>
      <w:ins w:id="2907" w:author="CAIZERGUES Alain" w:date="2023-09-21T13:59:00Z">
        <w:r w:rsidR="00922C40">
          <w:rPr>
            <w:lang w:val="en-GB"/>
          </w:rPr>
          <w:t>recruitment</w:t>
        </w:r>
      </w:ins>
      <w:ins w:id="2908" w:author="CAIZERGUES Alain" w:date="2023-09-21T13:56:00Z">
        <w:r w:rsidR="006C1AEE">
          <w:rPr>
            <w:lang w:val="en-GB"/>
          </w:rPr>
          <w:t xml:space="preserve"> on population </w:t>
        </w:r>
      </w:ins>
      <w:ins w:id="2909" w:author="CAIZERGUES Alain" w:date="2023-09-21T13:57:00Z">
        <w:r w:rsidR="006C1AEE">
          <w:rPr>
            <w:lang w:val="en-GB"/>
          </w:rPr>
          <w:t xml:space="preserve">growth through the approach presented here, one could gather much more invaluable information about </w:t>
        </w:r>
      </w:ins>
      <w:ins w:id="2910" w:author="CAIZERGUES Alain" w:date="2023-09-21T13:58:00Z">
        <w:r w:rsidR="006C1AEE">
          <w:rPr>
            <w:lang w:val="en-GB"/>
          </w:rPr>
          <w:t>the</w:t>
        </w:r>
      </w:ins>
      <w:ins w:id="2911" w:author="CAIZERGUES Alain" w:date="2023-09-21T13:57:00Z">
        <w:r w:rsidR="00922C40">
          <w:rPr>
            <w:lang w:val="en-GB"/>
          </w:rPr>
          <w:t xml:space="preserve"> pertinence of management </w:t>
        </w:r>
      </w:ins>
      <w:ins w:id="2912" w:author="CAIZERGUES Alain" w:date="2023-09-26T11:46:00Z">
        <w:r w:rsidR="001048B1">
          <w:rPr>
            <w:lang w:val="en-GB"/>
          </w:rPr>
          <w:t>strategies</w:t>
        </w:r>
      </w:ins>
      <w:ins w:id="2913" w:author="CAIZERGUES Alain" w:date="2023-09-21T13:58:00Z">
        <w:r w:rsidR="00922C40">
          <w:rPr>
            <w:lang w:val="en-GB"/>
          </w:rPr>
          <w:t xml:space="preserve">. </w:t>
        </w:r>
      </w:ins>
    </w:p>
    <w:p w14:paraId="203E78BB" w14:textId="4D52361B" w:rsidR="00AC35CD" w:rsidRPr="00EB6FAE" w:rsidDel="00922C40" w:rsidRDefault="00922C40">
      <w:pPr>
        <w:pStyle w:val="FirstParagraph"/>
        <w:spacing w:line="480" w:lineRule="auto"/>
        <w:ind w:firstLine="720"/>
        <w:jc w:val="both"/>
        <w:rPr>
          <w:del w:id="2914" w:author="CAIZERGUES Alain" w:date="2023-09-21T14:07:00Z"/>
          <w:lang w:val="en-GB"/>
        </w:rPr>
      </w:pPr>
      <w:ins w:id="2915" w:author="CAIZERGUES Alain" w:date="2023-09-21T13:59:00Z">
        <w:r>
          <w:rPr>
            <w:lang w:val="en-GB"/>
          </w:rPr>
          <w:t>Final</w:t>
        </w:r>
      </w:ins>
      <w:ins w:id="2916" w:author="CAIZERGUES Alain" w:date="2023-09-21T14:03:00Z">
        <w:r>
          <w:rPr>
            <w:lang w:val="en-GB"/>
          </w:rPr>
          <w:t>l</w:t>
        </w:r>
      </w:ins>
      <w:ins w:id="2917" w:author="CAIZERGUES Alain" w:date="2023-09-21T13:59:00Z">
        <w:r>
          <w:rPr>
            <w:lang w:val="en-GB"/>
          </w:rPr>
          <w:t>y</w:t>
        </w:r>
      </w:ins>
      <w:ins w:id="2918" w:author="CAIZERGUES Alain" w:date="2023-09-21T14:03:00Z">
        <w:r>
          <w:rPr>
            <w:lang w:val="en-GB"/>
          </w:rPr>
          <w:t>,</w:t>
        </w:r>
      </w:ins>
      <w:ins w:id="2919" w:author="CAIZERGUES Alain" w:date="2023-09-21T13:59:00Z">
        <w:r>
          <w:rPr>
            <w:lang w:val="en-GB"/>
          </w:rPr>
          <w:t xml:space="preserve"> we want </w:t>
        </w:r>
      </w:ins>
      <w:ins w:id="2920" w:author="CAIZERGUES Alain" w:date="2023-09-26T11:46:00Z">
        <w:r w:rsidR="001048B1">
          <w:rPr>
            <w:lang w:val="en-GB"/>
          </w:rPr>
          <w:t xml:space="preserve">to </w:t>
        </w:r>
      </w:ins>
      <w:ins w:id="2921" w:author="CAIZERGUES Alain" w:date="2023-09-21T13:59:00Z">
        <w:r>
          <w:rPr>
            <w:lang w:val="en-GB"/>
          </w:rPr>
          <w:t xml:space="preserve">stress the fact that the main aim of our </w:t>
        </w:r>
      </w:ins>
      <w:ins w:id="2922" w:author="CAIZERGUES Alain" w:date="2023-09-21T14:00:00Z">
        <w:r>
          <w:rPr>
            <w:lang w:val="en-GB"/>
          </w:rPr>
          <w:t>approach</w:t>
        </w:r>
      </w:ins>
      <w:ins w:id="2923" w:author="CAIZERGUES Alain" w:date="2023-09-21T13:59:00Z">
        <w:r>
          <w:rPr>
            <w:lang w:val="en-GB"/>
          </w:rPr>
          <w:t xml:space="preserve"> </w:t>
        </w:r>
      </w:ins>
      <w:ins w:id="2924" w:author="CAIZERGUES Alain" w:date="2023-09-21T14:10:00Z">
        <w:r w:rsidR="00232753">
          <w:rPr>
            <w:lang w:val="en-GB"/>
          </w:rPr>
          <w:t>was</w:t>
        </w:r>
      </w:ins>
      <w:ins w:id="2925" w:author="CAIZERGUES Alain" w:date="2023-09-21T14:00:00Z">
        <w:r>
          <w:rPr>
            <w:lang w:val="en-GB"/>
          </w:rPr>
          <w:t xml:space="preserve"> to </w:t>
        </w:r>
      </w:ins>
      <w:ins w:id="2926" w:author="CAIZERGUES Alain" w:date="2023-09-21T14:01:00Z">
        <w:r>
          <w:rPr>
            <w:lang w:val="en-GB"/>
          </w:rPr>
          <w:t xml:space="preserve">decompose </w:t>
        </w:r>
      </w:ins>
      <w:ins w:id="2927" w:author="CAIZERGUES Alain" w:date="2023-09-21T14:10:00Z">
        <w:r w:rsidR="00232753">
          <w:rPr>
            <w:lang w:val="en-GB"/>
          </w:rPr>
          <w:t>λ</w:t>
        </w:r>
      </w:ins>
      <w:ins w:id="2928" w:author="CAIZERGUES Alain" w:date="2023-09-21T14:01:00Z">
        <w:r>
          <w:rPr>
            <w:lang w:val="en-GB"/>
          </w:rPr>
          <w:t xml:space="preserve"> in</w:t>
        </w:r>
      </w:ins>
      <w:ins w:id="2929" w:author="CAIZERGUES Alain" w:date="2023-09-21T14:10:00Z">
        <w:r w:rsidR="00232753">
          <w:rPr>
            <w:lang w:val="en-GB"/>
          </w:rPr>
          <w:t xml:space="preserve">to </w:t>
        </w:r>
      </w:ins>
      <w:ins w:id="2930" w:author="CAIZERGUES Alain" w:date="2023-09-21T14:01:00Z">
        <w:r>
          <w:rPr>
            <w:lang w:val="en-GB"/>
          </w:rPr>
          <w:t xml:space="preserve">two </w:t>
        </w:r>
      </w:ins>
      <w:ins w:id="2931" w:author="CAIZERGUES Alain" w:date="2023-09-21T14:10:00Z">
        <w:r w:rsidR="00232753">
          <w:rPr>
            <w:lang w:val="en-GB"/>
          </w:rPr>
          <w:t xml:space="preserve">of its mains </w:t>
        </w:r>
      </w:ins>
      <w:ins w:id="2932" w:author="CAIZERGUES Alain" w:date="2023-09-21T14:01:00Z">
        <w:r>
          <w:rPr>
            <w:lang w:val="en-GB"/>
          </w:rPr>
          <w:t xml:space="preserve">components </w:t>
        </w:r>
      </w:ins>
      <w:ins w:id="2933" w:author="CAIZERGUES Alain" w:date="2023-09-21T14:03:00Z">
        <w:r w:rsidR="00232753">
          <w:rPr>
            <w:lang w:val="en-GB"/>
          </w:rPr>
          <w:t>and</w:t>
        </w:r>
        <w:r>
          <w:rPr>
            <w:lang w:val="en-GB"/>
          </w:rPr>
          <w:t xml:space="preserve"> </w:t>
        </w:r>
        <w:r w:rsidR="00232753">
          <w:rPr>
            <w:lang w:val="en-GB"/>
          </w:rPr>
          <w:t>n</w:t>
        </w:r>
        <w:r>
          <w:rPr>
            <w:lang w:val="en-GB"/>
          </w:rPr>
          <w:t xml:space="preserve">ot to provide </w:t>
        </w:r>
      </w:ins>
      <w:ins w:id="2934" w:author="CAIZERGUES Alain" w:date="2023-09-26T11:47:00Z">
        <w:r w:rsidR="003F6A05">
          <w:rPr>
            <w:lang w:val="en-GB"/>
          </w:rPr>
          <w:t>unbiased</w:t>
        </w:r>
      </w:ins>
      <w:ins w:id="2935" w:author="CAIZERGUES Alain" w:date="2023-09-21T14:03:00Z">
        <w:r>
          <w:rPr>
            <w:lang w:val="en-GB"/>
          </w:rPr>
          <w:t xml:space="preserve"> estimates of adult survival or </w:t>
        </w:r>
      </w:ins>
      <w:ins w:id="2936" w:author="CAIZERGUES Alain" w:date="2023-09-21T14:04:00Z">
        <w:r>
          <w:rPr>
            <w:lang w:val="en-GB"/>
          </w:rPr>
          <w:t>recruitment</w:t>
        </w:r>
      </w:ins>
      <w:ins w:id="2937" w:author="CAIZERGUES Alain" w:date="2023-09-21T14:03:00Z">
        <w:r>
          <w:rPr>
            <w:lang w:val="en-GB"/>
          </w:rPr>
          <w:t xml:space="preserve"> </w:t>
        </w:r>
      </w:ins>
      <w:ins w:id="2938" w:author="CAIZERGUES Alain" w:date="2023-09-21T14:04:00Z">
        <w:r>
          <w:rPr>
            <w:lang w:val="en-GB"/>
          </w:rPr>
          <w:t>probabilit</w:t>
        </w:r>
      </w:ins>
      <w:ins w:id="2939" w:author="CAIZERGUES Alain" w:date="2023-09-26T11:47:00Z">
        <w:r w:rsidR="003F6A05">
          <w:rPr>
            <w:lang w:val="en-GB"/>
          </w:rPr>
          <w:t>ies</w:t>
        </w:r>
      </w:ins>
      <w:ins w:id="2940" w:author="CAIZERGUES Alain" w:date="2023-09-21T14:04:00Z">
        <w:r>
          <w:rPr>
            <w:lang w:val="en-GB"/>
          </w:rPr>
          <w:t>.  However, if needed censuses could be designed</w:t>
        </w:r>
      </w:ins>
      <w:ins w:id="2941" w:author="CAIZERGUES Alain" w:date="2023-09-21T14:05:00Z">
        <w:r>
          <w:rPr>
            <w:lang w:val="en-GB"/>
          </w:rPr>
          <w:t>/improved</w:t>
        </w:r>
      </w:ins>
      <w:ins w:id="2942" w:author="CAIZERGUES Alain" w:date="2023-09-21T14:04:00Z">
        <w:r>
          <w:rPr>
            <w:lang w:val="en-GB"/>
          </w:rPr>
          <w:t xml:space="preserve"> in such a way that would make this possible</w:t>
        </w:r>
      </w:ins>
      <w:ins w:id="2943" w:author="CAIZERGUES Alain" w:date="2023-09-21T14:11:00Z">
        <w:r w:rsidR="00232753">
          <w:rPr>
            <w:lang w:val="en-GB"/>
          </w:rPr>
          <w:t>,</w:t>
        </w:r>
      </w:ins>
      <w:ins w:id="2944" w:author="CAIZERGUES Alain" w:date="2023-09-21T14:06:00Z">
        <w:r>
          <w:rPr>
            <w:lang w:val="en-GB"/>
          </w:rPr>
          <w:t xml:space="preserve"> at least in theory and in species presenting the r</w:t>
        </w:r>
      </w:ins>
      <w:ins w:id="2945" w:author="CAIZERGUES Alain" w:date="2023-09-21T14:07:00Z">
        <w:r>
          <w:rPr>
            <w:lang w:val="en-GB"/>
          </w:rPr>
          <w:t>e</w:t>
        </w:r>
      </w:ins>
      <w:ins w:id="2946" w:author="CAIZERGUES Alain" w:date="2023-09-21T14:06:00Z">
        <w:r>
          <w:rPr>
            <w:lang w:val="en-GB"/>
          </w:rPr>
          <w:t>quired pro</w:t>
        </w:r>
      </w:ins>
      <w:ins w:id="2947" w:author="CAIZERGUES Alain" w:date="2023-09-21T14:07:00Z">
        <w:r>
          <w:rPr>
            <w:lang w:val="en-GB"/>
          </w:rPr>
          <w:t xml:space="preserve">perties. </w:t>
        </w:r>
      </w:ins>
      <w:del w:id="2948" w:author="CAIZERGUES Alain" w:date="2023-09-20T16:23:00Z">
        <w:r w:rsidR="00B404E8" w:rsidRPr="00EB6FAE" w:rsidDel="00FF4228">
          <w:rPr>
            <w:lang w:val="en-GB"/>
          </w:rPr>
          <w:delText>Gaining knowledge on adult survival and recruitment rates often involves capture mark recapture surveys (e.g.</w:delText>
        </w:r>
      </w:del>
      <w:del w:id="2949" w:author="CAIZERGUES Alain" w:date="2023-09-20T16:21:00Z">
        <w:r w:rsidR="00B404E8" w:rsidRPr="00EB6FAE" w:rsidDel="001840E3">
          <w:rPr>
            <w:lang w:val="en-GB"/>
          </w:rPr>
          <w:delText xml:space="preserve"> </w:delText>
        </w:r>
        <w:r w:rsidR="00B83782" w:rsidDel="001840E3">
          <w:fldChar w:fldCharType="begin"/>
        </w:r>
        <w:r w:rsidR="00B83782" w:rsidRPr="00B83782" w:rsidDel="001840E3">
          <w:rPr>
            <w:lang w:val="en-GB"/>
            <w:rPrChange w:id="2950" w:author="CAIZERGUES Alain" w:date="2023-06-13T10:56:00Z">
              <w:rPr/>
            </w:rPrChange>
          </w:rPr>
          <w:delInstrText xml:space="preserve"> HYPERLINK \l "ref-Arnold2018" \h </w:delInstrText>
        </w:r>
        <w:r w:rsidR="00B83782" w:rsidDel="001840E3">
          <w:fldChar w:fldCharType="separate"/>
        </w:r>
        <w:r w:rsidR="00B404E8" w:rsidRPr="00EB6FAE" w:rsidDel="001840E3">
          <w:rPr>
            <w:rStyle w:val="Lienhypertexte"/>
            <w:lang w:val="en-GB"/>
          </w:rPr>
          <w:delText>Arnold, 2018</w:delText>
        </w:r>
        <w:r w:rsidR="00B83782" w:rsidDel="001840E3">
          <w:rPr>
            <w:rStyle w:val="Lienhypertexte"/>
            <w:lang w:val="en-GB"/>
          </w:rPr>
          <w:fldChar w:fldCharType="end"/>
        </w:r>
      </w:del>
      <w:del w:id="2951" w:author="CAIZERGUES Alain" w:date="2023-09-20T16:23:00Z">
        <w:r w:rsidR="00B404E8" w:rsidRPr="00EB6FAE" w:rsidDel="00FF4228">
          <w:rPr>
            <w:lang w:val="en-GB"/>
          </w:rPr>
          <w:delText xml:space="preserve">). However, tracking fine time-scale variability of the vital rates requires to mark a minimum number of individuals (e.g. </w:delText>
        </w:r>
        <w:r w:rsidR="00B83782" w:rsidDel="00FF4228">
          <w:fldChar w:fldCharType="begin"/>
        </w:r>
        <w:r w:rsidR="00B83782" w:rsidRPr="00B83782" w:rsidDel="00FF4228">
          <w:rPr>
            <w:lang w:val="en-GB"/>
            <w:rPrChange w:id="2952" w:author="CAIZERGUES Alain" w:date="2023-06-13T10:56:00Z">
              <w:rPr/>
            </w:rPrChange>
          </w:rPr>
          <w:delInstrText xml:space="preserve"> HYPERLINK \l "ref-Souchay2016" \h </w:delInstrText>
        </w:r>
        <w:r w:rsidR="00B83782" w:rsidDel="00FF4228">
          <w:fldChar w:fldCharType="separate"/>
        </w:r>
        <w:r w:rsidR="00B404E8" w:rsidRPr="00EB6FAE" w:rsidDel="00FF4228">
          <w:rPr>
            <w:rStyle w:val="Lienhypertexte"/>
            <w:lang w:val="en-GB"/>
          </w:rPr>
          <w:delText>Souchay &amp; Schaub, 2016</w:delText>
        </w:r>
        <w:r w:rsidR="00B83782" w:rsidDel="00FF4228">
          <w:rPr>
            <w:rStyle w:val="Lienhypertexte"/>
            <w:lang w:val="en-GB"/>
          </w:rPr>
          <w:fldChar w:fldCharType="end"/>
        </w:r>
        <w:r w:rsidR="00B404E8" w:rsidRPr="00EB6FAE" w:rsidDel="00FF4228">
          <w:rPr>
            <w:lang w:val="en-GB"/>
          </w:rPr>
          <w:delText xml:space="preserve">) and prevents from implementing such method to small populations </w:delText>
        </w:r>
        <w:r w:rsidR="00B404E8" w:rsidRPr="00EB6FAE" w:rsidDel="00FF4228">
          <w:rPr>
            <w:lang w:val="en-GB"/>
          </w:rPr>
          <w:lastRenderedPageBreak/>
          <w:delText>with a poor conservation status for instance. The method introduced here bypasses these caveats to provide annual estimates of vital rates.</w:delText>
        </w:r>
      </w:del>
    </w:p>
    <w:p w14:paraId="17AA70CF" w14:textId="486C1700" w:rsidR="00AC35CD" w:rsidRPr="00EB6FAE" w:rsidDel="008662F0" w:rsidRDefault="00B404E8">
      <w:pPr>
        <w:pStyle w:val="FirstParagraph"/>
        <w:spacing w:line="480" w:lineRule="auto"/>
        <w:ind w:firstLine="720"/>
        <w:jc w:val="both"/>
        <w:rPr>
          <w:del w:id="2953" w:author="CAIZERGUES Alain" w:date="2023-09-20T16:58:00Z"/>
          <w:lang w:val="en-GB"/>
        </w:rPr>
        <w:pPrChange w:id="2954" w:author="CAIZERGUES Alain" w:date="2023-09-21T14:07:00Z">
          <w:pPr>
            <w:pStyle w:val="Corpsdetexte"/>
          </w:pPr>
        </w:pPrChange>
      </w:pPr>
      <w:del w:id="2955" w:author="CAIZERGUES Alain" w:date="2023-09-20T16:58:00Z">
        <w:r w:rsidRPr="00EB6FAE" w:rsidDel="008662F0">
          <w:rPr>
            <w:lang w:val="en-GB"/>
          </w:rPr>
          <w:delText>The immature proportion, or age ratio, is commonly used to describe the renewal capacity of a waterfowl population and to track the changes of its productivity (</w:delText>
        </w:r>
        <w:r w:rsidR="009D213B" w:rsidDel="008662F0">
          <w:fldChar w:fldCharType="begin"/>
        </w:r>
        <w:r w:rsidR="009D213B" w:rsidRPr="007D5C72" w:rsidDel="008662F0">
          <w:rPr>
            <w:lang w:val="en-GB"/>
            <w:rPrChange w:id="2956" w:author="CAIZERGUES Alain" w:date="2023-09-05T15:57:00Z">
              <w:rPr/>
            </w:rPrChange>
          </w:rPr>
          <w:delInstrText xml:space="preserve"> HYPERLINK \l "ref-Bellrose1980" \h </w:delInstrText>
        </w:r>
        <w:r w:rsidR="009D213B" w:rsidDel="008662F0">
          <w:fldChar w:fldCharType="separate"/>
        </w:r>
        <w:r w:rsidRPr="00EB6FAE" w:rsidDel="008662F0">
          <w:rPr>
            <w:rStyle w:val="Lienhypertexte"/>
            <w:lang w:val="en-GB"/>
          </w:rPr>
          <w:delText>Bellrose, 1980</w:delText>
        </w:r>
        <w:r w:rsidR="009D213B" w:rsidDel="008662F0">
          <w:rPr>
            <w:rStyle w:val="Lienhypertexte"/>
            <w:lang w:val="en-GB"/>
          </w:rPr>
          <w:fldChar w:fldCharType="end"/>
        </w:r>
        <w:r w:rsidRPr="00EB6FAE" w:rsidDel="008662F0">
          <w:rPr>
            <w:lang w:val="en-GB"/>
          </w:rPr>
          <w:delText xml:space="preserve">; </w:delText>
        </w:r>
        <w:r w:rsidR="00B83782" w:rsidDel="008662F0">
          <w:fldChar w:fldCharType="begin"/>
        </w:r>
        <w:r w:rsidR="00B83782" w:rsidRPr="00B83782" w:rsidDel="008662F0">
          <w:rPr>
            <w:lang w:val="en-GB"/>
            <w:rPrChange w:id="2957" w:author="CAIZERGUES Alain" w:date="2023-06-13T10:56:00Z">
              <w:rPr/>
            </w:rPrChange>
          </w:rPr>
          <w:delInstrText xml:space="preserve"> HYPERLINK \l "ref-Robertson2008" \h </w:delInstrText>
        </w:r>
        <w:r w:rsidR="00B83782" w:rsidDel="008662F0">
          <w:fldChar w:fldCharType="separate"/>
        </w:r>
        <w:r w:rsidRPr="00EB6FAE" w:rsidDel="008662F0">
          <w:rPr>
            <w:rStyle w:val="Lienhypertexte"/>
            <w:lang w:val="en-GB"/>
          </w:rPr>
          <w:delText>Robertson, 2008</w:delText>
        </w:r>
        <w:r w:rsidR="00B83782" w:rsidDel="008662F0">
          <w:rPr>
            <w:rStyle w:val="Lienhypertexte"/>
            <w:lang w:val="en-GB"/>
          </w:rPr>
          <w:fldChar w:fldCharType="end"/>
        </w:r>
        <w:r w:rsidRPr="00EB6FAE" w:rsidDel="008662F0">
          <w:rPr>
            <w:lang w:val="en-GB"/>
          </w:rPr>
          <w:delText xml:space="preserve">; </w:delText>
        </w:r>
        <w:r w:rsidR="00B83782" w:rsidDel="008662F0">
          <w:fldChar w:fldCharType="begin"/>
        </w:r>
        <w:r w:rsidR="00B83782" w:rsidRPr="00B83782" w:rsidDel="008662F0">
          <w:rPr>
            <w:lang w:val="en-GB"/>
            <w:rPrChange w:id="2958" w:author="CAIZERGUES Alain" w:date="2023-06-13T10:56:00Z">
              <w:rPr/>
            </w:rPrChange>
          </w:rPr>
          <w:delInstrText xml:space="preserve"> HYPERLINK \l "ref-Rodway2015" \h </w:delInstrText>
        </w:r>
        <w:r w:rsidR="00B83782" w:rsidDel="008662F0">
          <w:fldChar w:fldCharType="separate"/>
        </w:r>
        <w:r w:rsidRPr="00EB6FAE" w:rsidDel="008662F0">
          <w:rPr>
            <w:rStyle w:val="Lienhypertexte"/>
            <w:lang w:val="en-GB"/>
          </w:rPr>
          <w:delText>Rodway et al., 2015</w:delText>
        </w:r>
        <w:r w:rsidR="00B83782" w:rsidDel="008662F0">
          <w:rPr>
            <w:rStyle w:val="Lienhypertexte"/>
            <w:lang w:val="en-GB"/>
          </w:rPr>
          <w:fldChar w:fldCharType="end"/>
        </w:r>
        <w:r w:rsidRPr="00EB6FAE" w:rsidDel="008662F0">
          <w:rPr>
            <w:lang w:val="en-GB"/>
          </w:rPr>
          <w:delText xml:space="preserve">; </w:delText>
        </w:r>
        <w:r w:rsidR="00B83782" w:rsidDel="008662F0">
          <w:fldChar w:fldCharType="begin"/>
        </w:r>
        <w:r w:rsidR="00B83782" w:rsidRPr="00B83782" w:rsidDel="008662F0">
          <w:rPr>
            <w:lang w:val="en-GB"/>
            <w:rPrChange w:id="2959" w:author="CAIZERGUES Alain" w:date="2023-06-13T10:56:00Z">
              <w:rPr/>
            </w:rPrChange>
          </w:rPr>
          <w:delInstrText xml:space="preserve"> HYPERLINK \l "ref-Smith2001" \h </w:delInstrText>
        </w:r>
        <w:r w:rsidR="00B83782" w:rsidDel="008662F0">
          <w:fldChar w:fldCharType="separate"/>
        </w:r>
        <w:r w:rsidRPr="00EB6FAE" w:rsidDel="008662F0">
          <w:rPr>
            <w:rStyle w:val="Lienhypertexte"/>
            <w:lang w:val="en-GB"/>
          </w:rPr>
          <w:delText>Smith et al., 2001</w:delText>
        </w:r>
        <w:r w:rsidR="00B83782" w:rsidDel="008662F0">
          <w:rPr>
            <w:rStyle w:val="Lienhypertexte"/>
            <w:lang w:val="en-GB"/>
          </w:rPr>
          <w:fldChar w:fldCharType="end"/>
        </w:r>
        <w:r w:rsidRPr="00EB6FAE" w:rsidDel="008662F0">
          <w:rPr>
            <w:lang w:val="en-GB"/>
          </w:rPr>
          <w:delText xml:space="preserve">; </w:delText>
        </w:r>
        <w:r w:rsidR="00B83782" w:rsidDel="008662F0">
          <w:fldChar w:fldCharType="begin"/>
        </w:r>
        <w:r w:rsidR="00B83782" w:rsidRPr="00B83782" w:rsidDel="008662F0">
          <w:rPr>
            <w:lang w:val="en-GB"/>
            <w:rPrChange w:id="2960" w:author="CAIZERGUES Alain" w:date="2023-06-13T10:56:00Z">
              <w:rPr/>
            </w:rPrChange>
          </w:rPr>
          <w:delInstrText xml:space="preserve"> HYPERLINK \l "ref-Zimmerman2010" \h </w:delInstrText>
        </w:r>
        <w:r w:rsidR="00B83782" w:rsidDel="008662F0">
          <w:fldChar w:fldCharType="separate"/>
        </w:r>
        <w:r w:rsidRPr="00EB6FAE" w:rsidDel="008662F0">
          <w:rPr>
            <w:rStyle w:val="Lienhypertexte"/>
            <w:lang w:val="en-GB"/>
          </w:rPr>
          <w:delText>Zimmerman et al., 2010</w:delText>
        </w:r>
        <w:r w:rsidR="00B83782" w:rsidDel="008662F0">
          <w:rPr>
            <w:rStyle w:val="Lienhypertexte"/>
            <w:lang w:val="en-GB"/>
          </w:rPr>
          <w:fldChar w:fldCharType="end"/>
        </w:r>
        <w:r w:rsidRPr="00EB6FAE" w:rsidDel="008662F0">
          <w:rPr>
            <w:lang w:val="en-GB"/>
          </w:rPr>
          <w:delText>). The recruitment rate however remains a better indicator than the immature proportion/age ratio, the latter only having the advantage of being more directly accessible. Indeed, the immature proportion/age ratio does not account for the dynamics of the population and reflects the population productivity only if the population growth is steady. For instance, let us consider a breeding population of 100 individuals reaching 100 individuals the next year, which then drops to 60 individuals the second year. If there are 50% immatures each year, corresponding to a 1:1 age ratio, we may be tempted to conclude that the productivity is stable over time. But it actually corresponds to a strong decrease of the productivity (-40%) because the recruitment rate evolved from 0.5 recruits per breeder the first year to 0.3 recruits per breeder the second year. This demonstrates that the immature proportion/age ratio suffers from caveats that can be misleading for a manager. According to Blums &amp; Clark (</w:delText>
        </w:r>
        <w:r w:rsidR="00B83782" w:rsidDel="008662F0">
          <w:fldChar w:fldCharType="begin"/>
        </w:r>
        <w:r w:rsidR="00B83782" w:rsidRPr="00B83782" w:rsidDel="008662F0">
          <w:rPr>
            <w:lang w:val="en-GB"/>
            <w:rPrChange w:id="2961" w:author="CAIZERGUES Alain" w:date="2023-06-13T10:56:00Z">
              <w:rPr/>
            </w:rPrChange>
          </w:rPr>
          <w:delInstrText xml:space="preserve"> HYPERLINK \l "ref-Blums2004" \h </w:delInstrText>
        </w:r>
        <w:r w:rsidR="00B83782" w:rsidDel="008662F0">
          <w:fldChar w:fldCharType="separate"/>
        </w:r>
        <w:r w:rsidRPr="00EB6FAE" w:rsidDel="008662F0">
          <w:rPr>
            <w:rStyle w:val="Lienhypertexte"/>
            <w:lang w:val="en-GB"/>
          </w:rPr>
          <w:delText>2004</w:delText>
        </w:r>
        <w:r w:rsidR="00B83782" w:rsidDel="008662F0">
          <w:rPr>
            <w:rStyle w:val="Lienhypertexte"/>
            <w:lang w:val="en-GB"/>
          </w:rPr>
          <w:fldChar w:fldCharType="end"/>
        </w:r>
        <w:r w:rsidRPr="00EB6FAE" w:rsidDel="008662F0">
          <w:rPr>
            <w:lang w:val="en-GB"/>
          </w:rPr>
          <w:delText xml:space="preserve">), recruitment in diving ducks is not related to fecundity, but depends mostly on juvenile survival, the other component of the recruitment that is mostly driven by weather conditions. Studies on other birds also conclude of the poor correlation between fecundity and recruitment (e.g. </w:delText>
        </w:r>
        <w:r w:rsidR="00B83782" w:rsidDel="008662F0">
          <w:fldChar w:fldCharType="begin"/>
        </w:r>
        <w:r w:rsidR="00B83782" w:rsidRPr="00B83782" w:rsidDel="008662F0">
          <w:rPr>
            <w:lang w:val="en-GB"/>
            <w:rPrChange w:id="2962" w:author="CAIZERGUES Alain" w:date="2023-06-13T10:56:00Z">
              <w:rPr/>
            </w:rPrChange>
          </w:rPr>
          <w:delInstrText xml:space="preserve"> HYPERLINK \l "ref-Murray2000" \h </w:delInstrText>
        </w:r>
        <w:r w:rsidR="00B83782" w:rsidDel="008662F0">
          <w:fldChar w:fldCharType="separate"/>
        </w:r>
        <w:r w:rsidRPr="00EB6FAE" w:rsidDel="008662F0">
          <w:rPr>
            <w:rStyle w:val="Lienhypertexte"/>
            <w:lang w:val="en-GB"/>
          </w:rPr>
          <w:delText>Murray, 2000</w:delText>
        </w:r>
        <w:r w:rsidR="00B83782" w:rsidDel="008662F0">
          <w:rPr>
            <w:rStyle w:val="Lienhypertexte"/>
            <w:lang w:val="en-GB"/>
          </w:rPr>
          <w:fldChar w:fldCharType="end"/>
        </w:r>
        <w:r w:rsidRPr="00EB6FAE" w:rsidDel="008662F0">
          <w:rPr>
            <w:lang w:val="en-GB"/>
          </w:rPr>
          <w:delText>). Fecundity alone does not provide all knowledge that is required for a manager to understand the dynamics of a population.</w:delText>
        </w:r>
      </w:del>
    </w:p>
    <w:p w14:paraId="00B664A2" w14:textId="14DF0D17" w:rsidR="00AC35CD" w:rsidRPr="00EB6FAE" w:rsidRDefault="00B404E8">
      <w:pPr>
        <w:pStyle w:val="FirstParagraph"/>
        <w:spacing w:line="480" w:lineRule="auto"/>
        <w:ind w:firstLine="720"/>
        <w:jc w:val="both"/>
        <w:rPr>
          <w:lang w:val="en-GB"/>
        </w:rPr>
        <w:pPrChange w:id="2963" w:author="CAIZERGUES Alain" w:date="2023-09-21T14:07:00Z">
          <w:pPr>
            <w:pStyle w:val="Corpsdetexte"/>
          </w:pPr>
        </w:pPrChange>
      </w:pPr>
      <w:del w:id="2964" w:author="CAIZERGUES Alain" w:date="2023-09-21T14:07:00Z">
        <w:r w:rsidRPr="00EB6FAE" w:rsidDel="00922C40">
          <w:rPr>
            <w:lang w:val="en-GB"/>
          </w:rPr>
          <w:lastRenderedPageBreak/>
          <w:delText>Applying the method implemented in this study to any other waterfowl species implies that the adult males can be distinguished from the other individuals at a distance. The latter in the season the dichromatism is observable, the better it is to ensure a relevant picture of the age structure of the population and then good estimates of adult survival and recruitment rates.</w:delText>
        </w:r>
      </w:del>
      <w:r w:rsidRPr="00EB6FAE">
        <w:rPr>
          <w:lang w:val="en-GB"/>
        </w:rPr>
        <w:t xml:space="preserve"> </w:t>
      </w:r>
      <w:del w:id="2965" w:author="CAIZERGUES Alain" w:date="2023-09-21T14:07:00Z">
        <w:r w:rsidRPr="00EB6FAE" w:rsidDel="00922C40">
          <w:rPr>
            <w:lang w:val="en-GB"/>
          </w:rPr>
          <w:delText xml:space="preserve">This </w:delText>
        </w:r>
      </w:del>
      <w:ins w:id="2966" w:author="CAIZERGUES Alain" w:date="2023-09-21T14:07:00Z">
        <w:r w:rsidR="00922C40" w:rsidRPr="00EB6FAE">
          <w:rPr>
            <w:lang w:val="en-GB"/>
          </w:rPr>
          <w:t>Th</w:t>
        </w:r>
        <w:r w:rsidR="00922C40">
          <w:rPr>
            <w:lang w:val="en-GB"/>
          </w:rPr>
          <w:t xml:space="preserve">ese </w:t>
        </w:r>
      </w:ins>
      <w:ins w:id="2967" w:author="CAIZERGUES Alain" w:date="2023-09-26T11:47:00Z">
        <w:r w:rsidR="003F6A05">
          <w:rPr>
            <w:lang w:val="en-GB"/>
          </w:rPr>
          <w:t xml:space="preserve">required </w:t>
        </w:r>
      </w:ins>
      <w:ins w:id="2968" w:author="CAIZERGUES Alain" w:date="2023-09-21T14:07:00Z">
        <w:r w:rsidR="00922C40">
          <w:rPr>
            <w:lang w:val="en-GB"/>
          </w:rPr>
          <w:t>properties concern</w:t>
        </w:r>
        <w:r w:rsidR="00922C40" w:rsidRPr="00EB6FAE">
          <w:rPr>
            <w:lang w:val="en-GB"/>
          </w:rPr>
          <w:t xml:space="preserve"> </w:t>
        </w:r>
      </w:ins>
      <w:del w:id="2969" w:author="CAIZERGUES Alain" w:date="2023-09-21T14:07:00Z">
        <w:r w:rsidRPr="00EB6FAE" w:rsidDel="00922C40">
          <w:rPr>
            <w:lang w:val="en-GB"/>
          </w:rPr>
          <w:delText xml:space="preserve">pattern occurs in </w:delText>
        </w:r>
      </w:del>
      <w:r w:rsidRPr="00EB6FAE">
        <w:rPr>
          <w:lang w:val="en-GB"/>
        </w:rPr>
        <w:t xml:space="preserve">most </w:t>
      </w:r>
      <w:del w:id="2970" w:author="CAIZERGUES Alain" w:date="2023-09-21T14:07:00Z">
        <w:r w:rsidRPr="00EB6FAE" w:rsidDel="00922C40">
          <w:rPr>
            <w:lang w:val="en-GB"/>
          </w:rPr>
          <w:delText xml:space="preserve">of </w:delText>
        </w:r>
      </w:del>
      <w:r w:rsidRPr="00EB6FAE">
        <w:rPr>
          <w:lang w:val="en-GB"/>
        </w:rPr>
        <w:t>stiff</w:t>
      </w:r>
      <w:ins w:id="2971" w:author="CAIZERGUES Alain" w:date="2023-09-21T16:13:00Z">
        <w:r w:rsidR="00C54DA4">
          <w:rPr>
            <w:lang w:val="en-GB"/>
          </w:rPr>
          <w:t xml:space="preserve"> </w:t>
        </w:r>
      </w:ins>
      <w:r w:rsidRPr="00EB6FAE">
        <w:rPr>
          <w:lang w:val="en-GB"/>
        </w:rPr>
        <w:t>tail</w:t>
      </w:r>
      <w:ins w:id="2972" w:author="CAIZERGUES Alain" w:date="2023-09-21T16:13:00Z">
        <w:r w:rsidR="00C54DA4">
          <w:rPr>
            <w:lang w:val="en-GB"/>
          </w:rPr>
          <w:t>ed</w:t>
        </w:r>
      </w:ins>
      <w:r w:rsidRPr="00EB6FAE">
        <w:rPr>
          <w:lang w:val="en-GB"/>
        </w:rPr>
        <w:t xml:space="preserve"> duck species (</w:t>
      </w:r>
      <w:proofErr w:type="spellStart"/>
      <w:r w:rsidR="009D213B">
        <w:fldChar w:fldCharType="begin"/>
      </w:r>
      <w:r w:rsidR="009D213B" w:rsidRPr="007D5C72">
        <w:rPr>
          <w:lang w:val="en-GB"/>
          <w:rPrChange w:id="2973" w:author="CAIZERGUES Alain" w:date="2023-09-05T15:57:00Z">
            <w:rPr/>
          </w:rPrChange>
        </w:rPr>
        <w:instrText xml:space="preserve"> HYPERLINK \l "ref-Johnsgard1996" \h </w:instrText>
      </w:r>
      <w:r w:rsidR="009D213B">
        <w:fldChar w:fldCharType="separate"/>
      </w:r>
      <w:r w:rsidRPr="00EB6FAE">
        <w:rPr>
          <w:rStyle w:val="Lienhypertexte"/>
          <w:lang w:val="en-GB"/>
        </w:rPr>
        <w:t>Johnsgard</w:t>
      </w:r>
      <w:proofErr w:type="spellEnd"/>
      <w:r w:rsidRPr="00EB6FAE">
        <w:rPr>
          <w:rStyle w:val="Lienhypertexte"/>
          <w:lang w:val="en-GB"/>
        </w:rPr>
        <w:t xml:space="preserve"> &amp; </w:t>
      </w:r>
      <w:proofErr w:type="spellStart"/>
      <w:r w:rsidRPr="00EB6FAE">
        <w:rPr>
          <w:rStyle w:val="Lienhypertexte"/>
          <w:lang w:val="en-GB"/>
        </w:rPr>
        <w:t>Carbonell</w:t>
      </w:r>
      <w:proofErr w:type="spellEnd"/>
      <w:r w:rsidRPr="00EB6FAE">
        <w:rPr>
          <w:rStyle w:val="Lienhypertexte"/>
          <w:lang w:val="en-GB"/>
        </w:rPr>
        <w:t>, 1996</w:t>
      </w:r>
      <w:r w:rsidR="009D213B">
        <w:rPr>
          <w:rStyle w:val="Lienhypertexte"/>
          <w:lang w:val="en-GB"/>
        </w:rPr>
        <w:fldChar w:fldCharType="end"/>
      </w:r>
      <w:r w:rsidRPr="00EB6FAE">
        <w:rPr>
          <w:lang w:val="en-GB"/>
        </w:rPr>
        <w:t xml:space="preserve">), </w:t>
      </w:r>
      <w:ins w:id="2974" w:author="CAIZERGUES Alain" w:date="2023-09-21T14:08:00Z">
        <w:r w:rsidR="00922C40">
          <w:rPr>
            <w:lang w:val="en-GB"/>
          </w:rPr>
          <w:t xml:space="preserve">as well as numerous </w:t>
        </w:r>
      </w:ins>
      <w:del w:id="2975" w:author="CAIZERGUES Alain" w:date="2023-09-21T14:08:00Z">
        <w:r w:rsidRPr="00EB6FAE" w:rsidDel="00922C40">
          <w:rPr>
            <w:lang w:val="en-GB"/>
          </w:rPr>
          <w:delText xml:space="preserve">and in many </w:delText>
        </w:r>
      </w:del>
      <w:r w:rsidRPr="00EB6FAE">
        <w:rPr>
          <w:lang w:val="en-GB"/>
        </w:rPr>
        <w:t>other duck species, among w</w:t>
      </w:r>
      <w:ins w:id="2976" w:author="CAIZERGUES Alain" w:date="2023-09-21T16:13:00Z">
        <w:r w:rsidR="00C54DA4">
          <w:rPr>
            <w:lang w:val="en-GB"/>
          </w:rPr>
          <w:t>hich</w:t>
        </w:r>
      </w:ins>
      <w:del w:id="2977" w:author="CAIZERGUES Alain" w:date="2023-09-21T16:13:00Z">
        <w:r w:rsidRPr="00EB6FAE" w:rsidDel="00C54DA4">
          <w:rPr>
            <w:lang w:val="en-GB"/>
          </w:rPr>
          <w:delText>ith</w:delText>
        </w:r>
      </w:del>
      <w:r w:rsidRPr="00EB6FAE">
        <w:rPr>
          <w:lang w:val="en-GB"/>
        </w:rPr>
        <w:t xml:space="preserve"> Tufted duck, </w:t>
      </w:r>
      <w:proofErr w:type="spellStart"/>
      <w:r w:rsidRPr="00EB6FAE">
        <w:rPr>
          <w:i/>
          <w:iCs/>
          <w:lang w:val="en-GB"/>
        </w:rPr>
        <w:t>Aythya</w:t>
      </w:r>
      <w:proofErr w:type="spellEnd"/>
      <w:r w:rsidRPr="00EB6FAE">
        <w:rPr>
          <w:i/>
          <w:iCs/>
          <w:lang w:val="en-GB"/>
        </w:rPr>
        <w:t xml:space="preserve"> </w:t>
      </w:r>
      <w:proofErr w:type="spellStart"/>
      <w:r w:rsidRPr="00EB6FAE">
        <w:rPr>
          <w:i/>
          <w:iCs/>
          <w:lang w:val="en-GB"/>
        </w:rPr>
        <w:t>fuligula</w:t>
      </w:r>
      <w:proofErr w:type="spellEnd"/>
      <w:r w:rsidRPr="00EB6FAE">
        <w:rPr>
          <w:lang w:val="en-GB"/>
        </w:rPr>
        <w:t xml:space="preserve">, Black </w:t>
      </w:r>
      <w:proofErr w:type="spellStart"/>
      <w:r w:rsidRPr="00EB6FAE">
        <w:rPr>
          <w:lang w:val="en-GB"/>
        </w:rPr>
        <w:t>scotter</w:t>
      </w:r>
      <w:proofErr w:type="spellEnd"/>
      <w:r w:rsidRPr="00EB6FAE">
        <w:rPr>
          <w:lang w:val="en-GB"/>
        </w:rPr>
        <w:t xml:space="preserve">, </w:t>
      </w:r>
      <w:proofErr w:type="spellStart"/>
      <w:r w:rsidRPr="00EB6FAE">
        <w:rPr>
          <w:i/>
          <w:iCs/>
          <w:lang w:val="en-GB"/>
        </w:rPr>
        <w:t>Melanitta</w:t>
      </w:r>
      <w:proofErr w:type="spellEnd"/>
      <w:r w:rsidRPr="00EB6FAE">
        <w:rPr>
          <w:i/>
          <w:iCs/>
          <w:lang w:val="en-GB"/>
        </w:rPr>
        <w:t xml:space="preserve"> </w:t>
      </w:r>
      <w:proofErr w:type="spellStart"/>
      <w:r w:rsidRPr="00EB6FAE">
        <w:rPr>
          <w:i/>
          <w:iCs/>
          <w:lang w:val="en-GB"/>
        </w:rPr>
        <w:t>nigra</w:t>
      </w:r>
      <w:proofErr w:type="spellEnd"/>
      <w:r w:rsidRPr="00EB6FAE">
        <w:rPr>
          <w:i/>
          <w:iCs/>
          <w:lang w:val="en-GB"/>
        </w:rPr>
        <w:t xml:space="preserve"> </w:t>
      </w:r>
      <w:proofErr w:type="spellStart"/>
      <w:r w:rsidRPr="00EB6FAE">
        <w:rPr>
          <w:i/>
          <w:iCs/>
          <w:lang w:val="en-GB"/>
        </w:rPr>
        <w:t>americana</w:t>
      </w:r>
      <w:proofErr w:type="spellEnd"/>
      <w:r w:rsidRPr="00EB6FAE">
        <w:rPr>
          <w:lang w:val="en-GB"/>
        </w:rPr>
        <w:t xml:space="preserve">, Common Goldeneye, </w:t>
      </w:r>
      <w:proofErr w:type="spellStart"/>
      <w:r w:rsidRPr="00EB6FAE">
        <w:rPr>
          <w:i/>
          <w:iCs/>
          <w:lang w:val="en-GB"/>
        </w:rPr>
        <w:t>Bucephala</w:t>
      </w:r>
      <w:proofErr w:type="spellEnd"/>
      <w:r w:rsidRPr="00EB6FAE">
        <w:rPr>
          <w:i/>
          <w:iCs/>
          <w:lang w:val="en-GB"/>
        </w:rPr>
        <w:t xml:space="preserve"> </w:t>
      </w:r>
      <w:proofErr w:type="spellStart"/>
      <w:r w:rsidRPr="00EB6FAE">
        <w:rPr>
          <w:i/>
          <w:iCs/>
          <w:lang w:val="en-GB"/>
        </w:rPr>
        <w:t>clangula</w:t>
      </w:r>
      <w:proofErr w:type="spellEnd"/>
      <w:r w:rsidRPr="00EB6FAE">
        <w:rPr>
          <w:i/>
          <w:iCs/>
          <w:lang w:val="en-GB"/>
        </w:rPr>
        <w:t xml:space="preserve"> </w:t>
      </w:r>
      <w:proofErr w:type="spellStart"/>
      <w:r w:rsidRPr="00EB6FAE">
        <w:rPr>
          <w:i/>
          <w:iCs/>
          <w:lang w:val="en-GB"/>
        </w:rPr>
        <w:t>americana</w:t>
      </w:r>
      <w:proofErr w:type="spellEnd"/>
      <w:r w:rsidRPr="00EB6FAE">
        <w:rPr>
          <w:lang w:val="en-GB"/>
        </w:rPr>
        <w:t xml:space="preserve"> (</w:t>
      </w:r>
      <w:proofErr w:type="spellStart"/>
      <w:r w:rsidR="009D213B">
        <w:fldChar w:fldCharType="begin"/>
      </w:r>
      <w:r w:rsidR="009D213B" w:rsidRPr="007D5C72">
        <w:rPr>
          <w:lang w:val="en-GB"/>
          <w:rPrChange w:id="2978" w:author="CAIZERGUES Alain" w:date="2023-09-05T15:57:00Z">
            <w:rPr/>
          </w:rPrChange>
        </w:rPr>
        <w:instrText xml:space="preserve"> HYPERLINK \l "ref-Bellrose1980" \h </w:instrText>
      </w:r>
      <w:r w:rsidR="009D213B">
        <w:fldChar w:fldCharType="separate"/>
      </w:r>
      <w:r w:rsidRPr="00EB6FAE">
        <w:rPr>
          <w:rStyle w:val="Lienhypertexte"/>
          <w:lang w:val="en-GB"/>
        </w:rPr>
        <w:t>Bellrose</w:t>
      </w:r>
      <w:proofErr w:type="spellEnd"/>
      <w:r w:rsidRPr="00EB6FAE">
        <w:rPr>
          <w:rStyle w:val="Lienhypertexte"/>
          <w:lang w:val="en-GB"/>
        </w:rPr>
        <w:t>, 1980</w:t>
      </w:r>
      <w:r w:rsidR="009D213B">
        <w:rPr>
          <w:rStyle w:val="Lienhypertexte"/>
          <w:lang w:val="en-GB"/>
        </w:rPr>
        <w:fldChar w:fldCharType="end"/>
      </w:r>
      <w:r w:rsidRPr="00EB6FAE">
        <w:rPr>
          <w:lang w:val="en-GB"/>
        </w:rPr>
        <w:t xml:space="preserve">; </w:t>
      </w:r>
      <w:r w:rsidR="00B83782">
        <w:fldChar w:fldCharType="begin"/>
      </w:r>
      <w:r w:rsidR="00B83782" w:rsidRPr="00B83782">
        <w:rPr>
          <w:lang w:val="en-GB"/>
          <w:rPrChange w:id="2979" w:author="CAIZERGUES Alain" w:date="2023-06-13T10:56:00Z">
            <w:rPr/>
          </w:rPrChange>
        </w:rPr>
        <w:instrText xml:space="preserve"> HYPERLINK \l "ref-Johnsgard1978" \h </w:instrText>
      </w:r>
      <w:r w:rsidR="00B83782">
        <w:fldChar w:fldCharType="separate"/>
      </w:r>
      <w:proofErr w:type="spellStart"/>
      <w:r w:rsidRPr="00EB6FAE">
        <w:rPr>
          <w:rStyle w:val="Lienhypertexte"/>
          <w:lang w:val="en-GB"/>
        </w:rPr>
        <w:t>Johnsgard</w:t>
      </w:r>
      <w:proofErr w:type="spellEnd"/>
      <w:r w:rsidRPr="00EB6FAE">
        <w:rPr>
          <w:rStyle w:val="Lienhypertexte"/>
          <w:lang w:val="en-GB"/>
        </w:rPr>
        <w:t>, 1978</w:t>
      </w:r>
      <w:r w:rsidR="00B83782">
        <w:rPr>
          <w:rStyle w:val="Lienhypertexte"/>
          <w:lang w:val="en-GB"/>
        </w:rPr>
        <w:fldChar w:fldCharType="end"/>
      </w:r>
      <w:r w:rsidRPr="00EB6FAE">
        <w:rPr>
          <w:lang w:val="en-GB"/>
        </w:rPr>
        <w:t xml:space="preserve">). Modifying standard monitoring protocols to distinguish male-like from female-like individuals is almost costless but </w:t>
      </w:r>
      <w:ins w:id="2980" w:author="CAIZERGUES Alain" w:date="2023-09-21T14:08:00Z">
        <w:r w:rsidR="00471420">
          <w:rPr>
            <w:lang w:val="en-GB"/>
          </w:rPr>
          <w:t>worth the bet beca</w:t>
        </w:r>
      </w:ins>
      <w:ins w:id="2981" w:author="CAIZERGUES Alain" w:date="2023-09-21T14:09:00Z">
        <w:r w:rsidR="00471420">
          <w:rPr>
            <w:lang w:val="en-GB"/>
          </w:rPr>
          <w:t xml:space="preserve">use it </w:t>
        </w:r>
      </w:ins>
      <w:r w:rsidRPr="00EB6FAE">
        <w:rPr>
          <w:lang w:val="en-GB"/>
        </w:rPr>
        <w:t xml:space="preserve">would provide substantial increases in the efficiency </w:t>
      </w:r>
      <w:ins w:id="2982" w:author="CAIZERGUES Alain" w:date="2023-09-21T14:09:00Z">
        <w:r w:rsidR="00471420">
          <w:rPr>
            <w:lang w:val="en-GB"/>
          </w:rPr>
          <w:t xml:space="preserve">of </w:t>
        </w:r>
      </w:ins>
      <w:del w:id="2983" w:author="CAIZERGUES Alain" w:date="2023-09-21T14:09:00Z">
        <w:r w:rsidRPr="00EB6FAE" w:rsidDel="00471420">
          <w:rPr>
            <w:lang w:val="en-GB"/>
          </w:rPr>
          <w:delText xml:space="preserve">and usefulness of monitoring results in </w:delText>
        </w:r>
      </w:del>
      <w:r w:rsidRPr="00EB6FAE">
        <w:rPr>
          <w:lang w:val="en-GB"/>
        </w:rPr>
        <w:t>conservation</w:t>
      </w:r>
      <w:ins w:id="2984" w:author="CAIZERGUES Alain" w:date="2023-09-21T14:09:00Z">
        <w:r w:rsidR="00471420">
          <w:rPr>
            <w:lang w:val="en-GB"/>
          </w:rPr>
          <w:t>/management actions</w:t>
        </w:r>
      </w:ins>
      <w:r w:rsidRPr="00EB6FAE">
        <w:rPr>
          <w:lang w:val="en-GB"/>
        </w:rPr>
        <w:t xml:space="preserve"> (</w:t>
      </w:r>
      <w:r w:rsidR="00B83782">
        <w:fldChar w:fldCharType="begin"/>
      </w:r>
      <w:r w:rsidR="00B83782" w:rsidRPr="00B83782">
        <w:rPr>
          <w:lang w:val="en-GB"/>
          <w:rPrChange w:id="2985" w:author="CAIZERGUES Alain" w:date="2023-06-13T10:56:00Z">
            <w:rPr/>
          </w:rPrChange>
        </w:rPr>
        <w:instrText xml:space="preserve"> HYPERLINK \l "ref-Nichols2006" \h </w:instrText>
      </w:r>
      <w:r w:rsidR="00B83782">
        <w:fldChar w:fldCharType="separate"/>
      </w:r>
      <w:r w:rsidRPr="00EB6FAE">
        <w:rPr>
          <w:rStyle w:val="Lienhypertexte"/>
          <w:lang w:val="en-GB"/>
        </w:rPr>
        <w:t>Nichols &amp; Williams, 2006</w:t>
      </w:r>
      <w:r w:rsidR="00B83782">
        <w:rPr>
          <w:rStyle w:val="Lienhypertexte"/>
          <w:lang w:val="en-GB"/>
        </w:rPr>
        <w:fldChar w:fldCharType="end"/>
      </w:r>
      <w:r w:rsidRPr="00EB6FAE">
        <w:rPr>
          <w:lang w:val="en-GB"/>
        </w:rPr>
        <w:t>).</w:t>
      </w:r>
    </w:p>
    <w:p w14:paraId="703F4D80" w14:textId="77777777" w:rsidR="00AC35CD" w:rsidRPr="00EB6FAE" w:rsidRDefault="00B404E8">
      <w:pPr>
        <w:pStyle w:val="Titre1"/>
        <w:spacing w:line="480" w:lineRule="auto"/>
        <w:jc w:val="both"/>
        <w:rPr>
          <w:lang w:val="en-GB"/>
        </w:rPr>
        <w:pPrChange w:id="2986" w:author="CAIZERGUES Alain" w:date="2023-09-13T15:01:00Z">
          <w:pPr>
            <w:pStyle w:val="Titre1"/>
          </w:pPr>
        </w:pPrChange>
      </w:pPr>
      <w:bookmarkStart w:id="2987" w:name="acknowledgments"/>
      <w:bookmarkEnd w:id="2814"/>
      <w:bookmarkEnd w:id="1948"/>
      <w:r w:rsidRPr="00EB6FAE">
        <w:rPr>
          <w:lang w:val="en-GB"/>
        </w:rPr>
        <w:t>Acknowledgments</w:t>
      </w:r>
    </w:p>
    <w:p w14:paraId="478D1F9C" w14:textId="77777777" w:rsidR="00AC35CD" w:rsidRPr="00EB6FAE" w:rsidRDefault="00B404E8">
      <w:pPr>
        <w:pStyle w:val="FirstParagraph"/>
        <w:spacing w:line="480" w:lineRule="auto"/>
        <w:jc w:val="both"/>
        <w:rPr>
          <w:lang w:val="en-GB"/>
        </w:rPr>
        <w:pPrChange w:id="2988" w:author="CAIZERGUES Alain" w:date="2023-09-13T15:01:00Z">
          <w:pPr>
            <w:pStyle w:val="FirstParagraph"/>
          </w:pPr>
        </w:pPrChange>
      </w:pPr>
      <w:r w:rsidRPr="00EB6FAE">
        <w:rPr>
          <w:lang w:val="en-GB"/>
        </w:rPr>
        <w:t xml:space="preserve">This work was partly funded by the LIFE </w:t>
      </w:r>
      <w:proofErr w:type="spellStart"/>
      <w:r w:rsidRPr="00EB6FAE">
        <w:rPr>
          <w:lang w:val="en-GB"/>
        </w:rPr>
        <w:t>Oxyura</w:t>
      </w:r>
      <w:proofErr w:type="spellEnd"/>
      <w:r w:rsidRPr="00EB6FAE">
        <w:rPr>
          <w:lang w:val="en-GB"/>
        </w:rPr>
        <w:t xml:space="preserve"> project (LIFE17 NAT/FR/000942) through the LIFE program. This work was carried on with the impulse of Jean-François Maillard, and Jean-Baptiste </w:t>
      </w:r>
      <w:proofErr w:type="spellStart"/>
      <w:r w:rsidRPr="00EB6FAE">
        <w:rPr>
          <w:lang w:val="en-GB"/>
        </w:rPr>
        <w:t>Mouronval</w:t>
      </w:r>
      <w:proofErr w:type="spellEnd"/>
      <w:r w:rsidRPr="00EB6FAE">
        <w:rPr>
          <w:lang w:val="en-GB"/>
        </w:rPr>
        <w:t xml:space="preserve"> from the </w:t>
      </w:r>
      <w:r w:rsidRPr="00EB6FAE">
        <w:rPr>
          <w:i/>
          <w:iCs/>
          <w:lang w:val="en-GB"/>
        </w:rPr>
        <w:t xml:space="preserve">Office </w:t>
      </w:r>
      <w:proofErr w:type="spellStart"/>
      <w:r w:rsidRPr="00EB6FAE">
        <w:rPr>
          <w:i/>
          <w:iCs/>
          <w:lang w:val="en-GB"/>
        </w:rPr>
        <w:t>Français</w:t>
      </w:r>
      <w:proofErr w:type="spellEnd"/>
      <w:r w:rsidRPr="00EB6FAE">
        <w:rPr>
          <w:i/>
          <w:iCs/>
          <w:lang w:val="en-GB"/>
        </w:rPr>
        <w:t xml:space="preserve"> de la </w:t>
      </w:r>
      <w:proofErr w:type="spellStart"/>
      <w:r w:rsidRPr="00EB6FAE">
        <w:rPr>
          <w:i/>
          <w:iCs/>
          <w:lang w:val="en-GB"/>
        </w:rPr>
        <w:t>Biodiversité</w:t>
      </w:r>
      <w:proofErr w:type="spellEnd"/>
      <w:r w:rsidRPr="00EB6FAE">
        <w:rPr>
          <w:lang w:val="en-GB"/>
        </w:rPr>
        <w:t xml:space="preserve">, and Jean-Marc </w:t>
      </w:r>
      <w:proofErr w:type="spellStart"/>
      <w:r w:rsidRPr="00EB6FAE">
        <w:rPr>
          <w:lang w:val="en-GB"/>
        </w:rPr>
        <w:t>Gillier</w:t>
      </w:r>
      <w:proofErr w:type="spellEnd"/>
      <w:r w:rsidRPr="00EB6FAE">
        <w:rPr>
          <w:lang w:val="en-GB"/>
        </w:rPr>
        <w:t xml:space="preserve"> from the </w:t>
      </w:r>
      <w:r w:rsidRPr="00EB6FAE">
        <w:rPr>
          <w:i/>
          <w:iCs/>
          <w:lang w:val="en-GB"/>
        </w:rPr>
        <w:t xml:space="preserve">Société </w:t>
      </w:r>
      <w:proofErr w:type="spellStart"/>
      <w:r w:rsidRPr="00EB6FAE">
        <w:rPr>
          <w:i/>
          <w:iCs/>
          <w:lang w:val="en-GB"/>
        </w:rPr>
        <w:t>Nationale</w:t>
      </w:r>
      <w:proofErr w:type="spellEnd"/>
      <w:r w:rsidRPr="00EB6FAE">
        <w:rPr>
          <w:i/>
          <w:iCs/>
          <w:lang w:val="en-GB"/>
        </w:rPr>
        <w:t xml:space="preserve"> pour la Protection de la Nature</w:t>
      </w:r>
      <w:r w:rsidRPr="00EB6FAE">
        <w:rPr>
          <w:lang w:val="en-GB"/>
        </w:rPr>
        <w:t xml:space="preserve">. The authors acknowledge all the contributors of the data collection; in Great Britain, Wildfowl &amp; Wetlands Trust staff past and present, particularly Baz Hughes, Peter Cranswick and Colette Hall, and all the project workers at the Animal and Plant Health Agency and its predecessors; in France, Office </w:t>
      </w:r>
      <w:proofErr w:type="spellStart"/>
      <w:r w:rsidRPr="00EB6FAE">
        <w:rPr>
          <w:lang w:val="en-GB"/>
        </w:rPr>
        <w:t>Français</w:t>
      </w:r>
      <w:proofErr w:type="spellEnd"/>
      <w:r w:rsidRPr="00EB6FAE">
        <w:rPr>
          <w:lang w:val="en-GB"/>
        </w:rPr>
        <w:t xml:space="preserve"> de la </w:t>
      </w:r>
      <w:proofErr w:type="spellStart"/>
      <w:r w:rsidRPr="00EB6FAE">
        <w:rPr>
          <w:lang w:val="en-GB"/>
        </w:rPr>
        <w:t>Biodiversité</w:t>
      </w:r>
      <w:proofErr w:type="spellEnd"/>
      <w:r w:rsidRPr="00EB6FAE">
        <w:rPr>
          <w:lang w:val="en-GB"/>
        </w:rPr>
        <w:t xml:space="preserve"> staff past and present, especially Vincent Fontaine, Denis </w:t>
      </w:r>
      <w:proofErr w:type="spellStart"/>
      <w:r w:rsidRPr="00EB6FAE">
        <w:rPr>
          <w:lang w:val="en-GB"/>
        </w:rPr>
        <w:t>Lacourpaille</w:t>
      </w:r>
      <w:proofErr w:type="spellEnd"/>
      <w:r w:rsidRPr="00EB6FAE">
        <w:rPr>
          <w:lang w:val="en-GB"/>
        </w:rPr>
        <w:t xml:space="preserve">, Justin </w:t>
      </w:r>
      <w:proofErr w:type="spellStart"/>
      <w:r w:rsidRPr="00EB6FAE">
        <w:rPr>
          <w:lang w:val="en-GB"/>
        </w:rPr>
        <w:t>Potier</w:t>
      </w:r>
      <w:proofErr w:type="spellEnd"/>
      <w:r w:rsidRPr="00EB6FAE">
        <w:rPr>
          <w:lang w:val="en-GB"/>
        </w:rPr>
        <w:t xml:space="preserve">, Alexis Laroche, </w:t>
      </w:r>
      <w:proofErr w:type="spellStart"/>
      <w:r w:rsidRPr="00EB6FAE">
        <w:rPr>
          <w:lang w:val="en-GB"/>
        </w:rPr>
        <w:t>Médéric</w:t>
      </w:r>
      <w:proofErr w:type="spellEnd"/>
      <w:r w:rsidRPr="00EB6FAE">
        <w:rPr>
          <w:lang w:val="en-GB"/>
        </w:rPr>
        <w:t xml:space="preserve"> </w:t>
      </w:r>
      <w:proofErr w:type="spellStart"/>
      <w:r w:rsidRPr="00EB6FAE">
        <w:rPr>
          <w:lang w:val="en-GB"/>
        </w:rPr>
        <w:t>Lortion</w:t>
      </w:r>
      <w:proofErr w:type="spellEnd"/>
      <w:r w:rsidRPr="00EB6FAE">
        <w:rPr>
          <w:lang w:val="en-GB"/>
        </w:rPr>
        <w:t xml:space="preserve">, Jules Joly, and Valentin Boniface, </w:t>
      </w:r>
      <w:r w:rsidRPr="00EB6FAE">
        <w:rPr>
          <w:lang w:val="en-GB"/>
        </w:rPr>
        <w:lastRenderedPageBreak/>
        <w:t xml:space="preserve">and the whole team of the Société </w:t>
      </w:r>
      <w:proofErr w:type="spellStart"/>
      <w:r w:rsidRPr="00EB6FAE">
        <w:rPr>
          <w:lang w:val="en-GB"/>
        </w:rPr>
        <w:t>Nationale</w:t>
      </w:r>
      <w:proofErr w:type="spellEnd"/>
      <w:r w:rsidRPr="00EB6FAE">
        <w:rPr>
          <w:lang w:val="en-GB"/>
        </w:rPr>
        <w:t xml:space="preserve"> pour la Protection de la Nature of the Grand Lieu lake.</w:t>
      </w:r>
    </w:p>
    <w:p w14:paraId="0C028FA6" w14:textId="5C0356E4" w:rsidR="00AC35CD" w:rsidRPr="00EB6FAE" w:rsidRDefault="00B404E8">
      <w:pPr>
        <w:pStyle w:val="Titre1"/>
        <w:rPr>
          <w:lang w:val="en-GB"/>
        </w:rPr>
      </w:pPr>
      <w:bookmarkStart w:id="2989" w:name="references"/>
      <w:bookmarkEnd w:id="2987"/>
      <w:r w:rsidRPr="00EB6FAE">
        <w:rPr>
          <w:lang w:val="en-GB"/>
        </w:rPr>
        <w:t>References</w:t>
      </w:r>
    </w:p>
    <w:p w14:paraId="594D7CF7" w14:textId="77777777" w:rsidR="00AC35CD" w:rsidRPr="00EB6FAE" w:rsidRDefault="00B404E8">
      <w:pPr>
        <w:pStyle w:val="Bibliographie"/>
        <w:rPr>
          <w:lang w:val="en-GB"/>
        </w:rPr>
      </w:pPr>
      <w:bookmarkStart w:id="2990" w:name="ref-Arnold2018"/>
      <w:bookmarkStart w:id="2991" w:name="refs"/>
      <w:r w:rsidRPr="00EB6FAE">
        <w:rPr>
          <w:lang w:val="en-GB"/>
        </w:rPr>
        <w:t xml:space="preserve">Arnold, T. W. (2018). Using ring-recovery and within-season recapture data to estimate fecundity and population growth. </w:t>
      </w:r>
      <w:r w:rsidRPr="00EB6FAE">
        <w:rPr>
          <w:i/>
          <w:iCs/>
          <w:lang w:val="en-GB"/>
        </w:rPr>
        <w:t>Ecology and Evolution</w:t>
      </w:r>
      <w:r w:rsidRPr="00EB6FAE">
        <w:rPr>
          <w:lang w:val="en-GB"/>
        </w:rPr>
        <w:t xml:space="preserve">, </w:t>
      </w:r>
      <w:r w:rsidRPr="00EB6FAE">
        <w:rPr>
          <w:i/>
          <w:iCs/>
          <w:lang w:val="en-GB"/>
        </w:rPr>
        <w:t>8</w:t>
      </w:r>
      <w:r w:rsidRPr="00EB6FAE">
        <w:rPr>
          <w:lang w:val="en-GB"/>
        </w:rPr>
        <w:t xml:space="preserve">(20), 10298–10305. </w:t>
      </w:r>
      <w:r w:rsidR="00B83782">
        <w:fldChar w:fldCharType="begin"/>
      </w:r>
      <w:r w:rsidR="00B83782" w:rsidRPr="00B83782">
        <w:rPr>
          <w:lang w:val="en-GB"/>
          <w:rPrChange w:id="2992" w:author="CAIZERGUES Alain" w:date="2023-06-13T10:56:00Z">
            <w:rPr/>
          </w:rPrChange>
        </w:rPr>
        <w:instrText xml:space="preserve"> HYPERLINK "https://doi.org/10.1002/ece3.4506" \h </w:instrText>
      </w:r>
      <w:r w:rsidR="00B83782">
        <w:fldChar w:fldCharType="separate"/>
      </w:r>
      <w:r w:rsidRPr="00EB6FAE">
        <w:rPr>
          <w:rStyle w:val="Lienhypertexte"/>
          <w:lang w:val="en-GB"/>
        </w:rPr>
        <w:t>https://doi.org/10.1002/ece3.4506</w:t>
      </w:r>
      <w:r w:rsidR="00B83782">
        <w:rPr>
          <w:rStyle w:val="Lienhypertexte"/>
          <w:lang w:val="en-GB"/>
        </w:rPr>
        <w:fldChar w:fldCharType="end"/>
      </w:r>
    </w:p>
    <w:p w14:paraId="0CBFE946" w14:textId="77777777" w:rsidR="00AC35CD" w:rsidRPr="00EB6FAE" w:rsidRDefault="00B404E8">
      <w:pPr>
        <w:pStyle w:val="Bibliographie"/>
        <w:rPr>
          <w:lang w:val="en-GB"/>
        </w:rPr>
      </w:pPr>
      <w:bookmarkStart w:id="2993" w:name="ref-Austin2000"/>
      <w:bookmarkEnd w:id="2990"/>
      <w:r w:rsidRPr="00EB6FAE">
        <w:rPr>
          <w:lang w:val="en-GB"/>
        </w:rPr>
        <w:t xml:space="preserve">Austin, J. E., Afton, A. D., Anderson, M. G., Clark, R. G., Custer, C. M., Lawrence, J. S., Pollard, J. B., &amp; </w:t>
      </w:r>
      <w:proofErr w:type="spellStart"/>
      <w:r w:rsidRPr="00EB6FAE">
        <w:rPr>
          <w:lang w:val="en-GB"/>
        </w:rPr>
        <w:t>Ringelman</w:t>
      </w:r>
      <w:proofErr w:type="spellEnd"/>
      <w:r w:rsidRPr="00EB6FAE">
        <w:rPr>
          <w:lang w:val="en-GB"/>
        </w:rPr>
        <w:t xml:space="preserve">, J. K. (2000). Declining scaup populations: Issues, hypotheses, and research needs. </w:t>
      </w:r>
      <w:r w:rsidRPr="00EB6FAE">
        <w:rPr>
          <w:i/>
          <w:iCs/>
          <w:lang w:val="en-GB"/>
        </w:rPr>
        <w:t>Wildlife Society Bulletin</w:t>
      </w:r>
      <w:r w:rsidRPr="00EB6FAE">
        <w:rPr>
          <w:lang w:val="en-GB"/>
        </w:rPr>
        <w:t>, 254–263.</w:t>
      </w:r>
    </w:p>
    <w:p w14:paraId="3964D83B" w14:textId="77777777" w:rsidR="00AC35CD" w:rsidRPr="00EB6FAE" w:rsidRDefault="00B404E8">
      <w:pPr>
        <w:pStyle w:val="Bibliographie"/>
        <w:rPr>
          <w:lang w:val="en-GB"/>
        </w:rPr>
      </w:pPr>
      <w:bookmarkStart w:id="2994" w:name="ref-Baldassarre2014"/>
      <w:bookmarkEnd w:id="2993"/>
      <w:proofErr w:type="spellStart"/>
      <w:r w:rsidRPr="00EB6FAE">
        <w:rPr>
          <w:lang w:val="en-GB"/>
        </w:rPr>
        <w:t>Baldassarre</w:t>
      </w:r>
      <w:proofErr w:type="spellEnd"/>
      <w:r w:rsidRPr="00EB6FAE">
        <w:rPr>
          <w:lang w:val="en-GB"/>
        </w:rPr>
        <w:t xml:space="preserve">, G. A. (2014). </w:t>
      </w:r>
      <w:r w:rsidRPr="00EB6FAE">
        <w:rPr>
          <w:i/>
          <w:iCs/>
          <w:lang w:val="en-GB"/>
        </w:rPr>
        <w:t>Ducks, geese, and swans of North America</w:t>
      </w:r>
      <w:r w:rsidRPr="00EB6FAE">
        <w:rPr>
          <w:lang w:val="en-GB"/>
        </w:rPr>
        <w:t xml:space="preserve">. Johns Hopkins University Press. </w:t>
      </w:r>
      <w:r w:rsidR="00B83782">
        <w:fldChar w:fldCharType="begin"/>
      </w:r>
      <w:r w:rsidR="00B83782" w:rsidRPr="00B83782">
        <w:rPr>
          <w:lang w:val="en-GB"/>
          <w:rPrChange w:id="2995" w:author="CAIZERGUES Alain" w:date="2023-06-13T10:56:00Z">
            <w:rPr/>
          </w:rPrChange>
        </w:rPr>
        <w:instrText xml:space="preserve"> HYPERLINK "https://www.ebook.de/de/product/22517628/guy_a_baldassarre_ducks_geese_and_swans_of_north_america.html" \h </w:instrText>
      </w:r>
      <w:r w:rsidR="00B83782">
        <w:fldChar w:fldCharType="separate"/>
      </w:r>
      <w:r w:rsidRPr="00EB6FAE">
        <w:rPr>
          <w:rStyle w:val="Lienhypertexte"/>
          <w:lang w:val="en-GB"/>
        </w:rPr>
        <w:t>https://www.ebook.de/de/product/22517628/guy_a_baldassarre_ducks_geese_and_swans_of_north_america.html</w:t>
      </w:r>
      <w:r w:rsidR="00B83782">
        <w:rPr>
          <w:rStyle w:val="Lienhypertexte"/>
          <w:lang w:val="en-GB"/>
        </w:rPr>
        <w:fldChar w:fldCharType="end"/>
      </w:r>
    </w:p>
    <w:p w14:paraId="6CC812F1" w14:textId="77777777" w:rsidR="00AC35CD" w:rsidRPr="00EB6FAE" w:rsidRDefault="00B404E8">
      <w:pPr>
        <w:pStyle w:val="Bibliographie"/>
        <w:rPr>
          <w:lang w:val="en-GB"/>
        </w:rPr>
      </w:pPr>
      <w:bookmarkStart w:id="2996" w:name="ref-Bellrose1980"/>
      <w:bookmarkEnd w:id="2994"/>
      <w:proofErr w:type="spellStart"/>
      <w:r w:rsidRPr="00EB6FAE">
        <w:rPr>
          <w:lang w:val="en-GB"/>
        </w:rPr>
        <w:t>Bellrose</w:t>
      </w:r>
      <w:proofErr w:type="spellEnd"/>
      <w:r w:rsidRPr="00EB6FAE">
        <w:rPr>
          <w:lang w:val="en-GB"/>
        </w:rPr>
        <w:t xml:space="preserve">, F. C. (1980). </w:t>
      </w:r>
      <w:r w:rsidRPr="00EB6FAE">
        <w:rPr>
          <w:i/>
          <w:iCs/>
          <w:lang w:val="en-GB"/>
        </w:rPr>
        <w:t>Ducks, geese &amp; swans of North America: 3rd. ed</w:t>
      </w:r>
      <w:r w:rsidRPr="00EB6FAE">
        <w:rPr>
          <w:lang w:val="en-GB"/>
        </w:rPr>
        <w:t>. Stackpole Books.</w:t>
      </w:r>
    </w:p>
    <w:p w14:paraId="528B9AA4" w14:textId="77777777" w:rsidR="00AC35CD" w:rsidRPr="00EB6FAE" w:rsidRDefault="00B404E8">
      <w:pPr>
        <w:pStyle w:val="Bibliographie"/>
        <w:rPr>
          <w:lang w:val="en-GB"/>
        </w:rPr>
      </w:pPr>
      <w:bookmarkStart w:id="2997" w:name="ref-Bellrose1961"/>
      <w:bookmarkEnd w:id="2996"/>
      <w:proofErr w:type="spellStart"/>
      <w:r w:rsidRPr="00EB6FAE">
        <w:rPr>
          <w:lang w:val="en-GB"/>
        </w:rPr>
        <w:t>Bellrose</w:t>
      </w:r>
      <w:proofErr w:type="spellEnd"/>
      <w:r w:rsidRPr="00EB6FAE">
        <w:rPr>
          <w:lang w:val="en-GB"/>
        </w:rPr>
        <w:t xml:space="preserve">, F. C., Scott, T. G., Hawkins, A. S., &amp; Low, J. B. (1961). Sex ratios and age ratios in North American ducks. </w:t>
      </w:r>
      <w:r w:rsidRPr="00EB6FAE">
        <w:rPr>
          <w:i/>
          <w:iCs/>
          <w:lang w:val="en-GB"/>
        </w:rPr>
        <w:t>Illinois Natural History Survey Bulletin</w:t>
      </w:r>
      <w:r w:rsidRPr="00EB6FAE">
        <w:rPr>
          <w:lang w:val="en-GB"/>
        </w:rPr>
        <w:t xml:space="preserve">, </w:t>
      </w:r>
      <w:r w:rsidRPr="00EB6FAE">
        <w:rPr>
          <w:i/>
          <w:iCs/>
          <w:lang w:val="en-GB"/>
        </w:rPr>
        <w:t>27</w:t>
      </w:r>
      <w:r w:rsidRPr="00EB6FAE">
        <w:rPr>
          <w:lang w:val="en-GB"/>
        </w:rPr>
        <w:t>(6), 391–486.</w:t>
      </w:r>
    </w:p>
    <w:p w14:paraId="50B85F6B" w14:textId="77777777" w:rsidR="00AC35CD" w:rsidRPr="00EB6FAE" w:rsidRDefault="00B404E8">
      <w:pPr>
        <w:pStyle w:val="Bibliographie"/>
        <w:rPr>
          <w:lang w:val="en-GB"/>
        </w:rPr>
      </w:pPr>
      <w:bookmarkStart w:id="2998" w:name="ref-Blums2004"/>
      <w:bookmarkEnd w:id="2997"/>
      <w:proofErr w:type="spellStart"/>
      <w:r w:rsidRPr="00EB6FAE">
        <w:rPr>
          <w:lang w:val="en-GB"/>
        </w:rPr>
        <w:t>Blums</w:t>
      </w:r>
      <w:proofErr w:type="spellEnd"/>
      <w:r w:rsidRPr="00EB6FAE">
        <w:rPr>
          <w:lang w:val="en-GB"/>
        </w:rPr>
        <w:t xml:space="preserve">, P., &amp; Clark, R. G. (2004). Correlates of lifetime reproductive success in three species of European ducks. </w:t>
      </w:r>
      <w:proofErr w:type="spellStart"/>
      <w:r w:rsidRPr="00EB6FAE">
        <w:rPr>
          <w:i/>
          <w:iCs/>
          <w:lang w:val="en-GB"/>
        </w:rPr>
        <w:t>Oecologia</w:t>
      </w:r>
      <w:proofErr w:type="spellEnd"/>
      <w:r w:rsidRPr="00EB6FAE">
        <w:rPr>
          <w:lang w:val="en-GB"/>
        </w:rPr>
        <w:t xml:space="preserve">, </w:t>
      </w:r>
      <w:r w:rsidRPr="00EB6FAE">
        <w:rPr>
          <w:i/>
          <w:iCs/>
          <w:lang w:val="en-GB"/>
        </w:rPr>
        <w:t>140</w:t>
      </w:r>
      <w:r w:rsidRPr="00EB6FAE">
        <w:rPr>
          <w:lang w:val="en-GB"/>
        </w:rPr>
        <w:t xml:space="preserve">(1), 61–67. </w:t>
      </w:r>
      <w:r w:rsidR="00B83782">
        <w:fldChar w:fldCharType="begin"/>
      </w:r>
      <w:r w:rsidR="00B83782" w:rsidRPr="00B83782">
        <w:rPr>
          <w:lang w:val="en-GB"/>
          <w:rPrChange w:id="2999" w:author="CAIZERGUES Alain" w:date="2023-06-13T10:56:00Z">
            <w:rPr/>
          </w:rPrChange>
        </w:rPr>
        <w:instrText xml:space="preserve"> HYPERLINK "https://doi.org/10.1007/s00442-004-1573-8" \h </w:instrText>
      </w:r>
      <w:r w:rsidR="00B83782">
        <w:fldChar w:fldCharType="separate"/>
      </w:r>
      <w:r w:rsidRPr="00EB6FAE">
        <w:rPr>
          <w:rStyle w:val="Lienhypertexte"/>
          <w:lang w:val="en-GB"/>
        </w:rPr>
        <w:t>https://doi.org/10.1007/s00442-004-1573-8</w:t>
      </w:r>
      <w:r w:rsidR="00B83782">
        <w:rPr>
          <w:rStyle w:val="Lienhypertexte"/>
          <w:lang w:val="en-GB"/>
        </w:rPr>
        <w:fldChar w:fldCharType="end"/>
      </w:r>
    </w:p>
    <w:p w14:paraId="4C315D8B" w14:textId="395D2DD2" w:rsidR="00AC35CD" w:rsidRPr="00F23A97" w:rsidRDefault="00B404E8">
      <w:pPr>
        <w:pStyle w:val="Bibliographie"/>
        <w:rPr>
          <w:ins w:id="3000" w:author="CAIZERGUES Alain" w:date="2023-09-19T16:16:00Z"/>
          <w:rStyle w:val="Lienhypertexte"/>
          <w:lang w:val="en-GB"/>
        </w:rPr>
      </w:pPr>
      <w:bookmarkStart w:id="3001" w:name="ref-Blums1996"/>
      <w:bookmarkEnd w:id="2998"/>
      <w:proofErr w:type="spellStart"/>
      <w:r w:rsidRPr="00EB6FAE">
        <w:rPr>
          <w:lang w:val="en-GB"/>
        </w:rPr>
        <w:t>Blums</w:t>
      </w:r>
      <w:proofErr w:type="spellEnd"/>
      <w:r w:rsidRPr="00EB6FAE">
        <w:rPr>
          <w:lang w:val="en-GB"/>
        </w:rPr>
        <w:t xml:space="preserve">, P., &amp; </w:t>
      </w:r>
      <w:proofErr w:type="spellStart"/>
      <w:r w:rsidRPr="00EB6FAE">
        <w:rPr>
          <w:lang w:val="en-GB"/>
        </w:rPr>
        <w:t>Mednis</w:t>
      </w:r>
      <w:proofErr w:type="spellEnd"/>
      <w:r w:rsidRPr="00EB6FAE">
        <w:rPr>
          <w:lang w:val="en-GB"/>
        </w:rPr>
        <w:t xml:space="preserve">, A. (1996). Secondary sex ratio in </w:t>
      </w:r>
      <w:proofErr w:type="spellStart"/>
      <w:r w:rsidRPr="00EB6FAE">
        <w:rPr>
          <w:lang w:val="en-GB"/>
        </w:rPr>
        <w:t>Anatinae</w:t>
      </w:r>
      <w:proofErr w:type="spellEnd"/>
      <w:r w:rsidRPr="00EB6FAE">
        <w:rPr>
          <w:lang w:val="en-GB"/>
        </w:rPr>
        <w:t xml:space="preserve">. </w:t>
      </w:r>
      <w:r w:rsidRPr="00EB6FAE">
        <w:rPr>
          <w:i/>
          <w:iCs/>
          <w:lang w:val="en-GB"/>
        </w:rPr>
        <w:t>The Auk</w:t>
      </w:r>
      <w:r w:rsidRPr="00EB6FAE">
        <w:rPr>
          <w:lang w:val="en-GB"/>
        </w:rPr>
        <w:t xml:space="preserve">, </w:t>
      </w:r>
      <w:r w:rsidRPr="00EB6FAE">
        <w:rPr>
          <w:i/>
          <w:iCs/>
          <w:lang w:val="en-GB"/>
        </w:rPr>
        <w:t>113</w:t>
      </w:r>
      <w:r w:rsidRPr="00EB6FAE">
        <w:rPr>
          <w:lang w:val="en-GB"/>
        </w:rPr>
        <w:t xml:space="preserve">(2), 505–511. </w:t>
      </w:r>
      <w:r w:rsidR="0008060F" w:rsidRPr="001954C3">
        <w:fldChar w:fldCharType="begin"/>
      </w:r>
      <w:r w:rsidR="0008060F" w:rsidRPr="00F23A97">
        <w:rPr>
          <w:lang w:val="en-GB"/>
          <w:rPrChange w:id="3002" w:author="CAIZERGUES Alain" w:date="2023-09-19T16:18:00Z">
            <w:rPr/>
          </w:rPrChange>
        </w:rPr>
        <w:instrText xml:space="preserve"> HYPERLINK "https://doi.org/10.2307/4088920" \h </w:instrText>
      </w:r>
      <w:r w:rsidR="0008060F" w:rsidRPr="00F23A97">
        <w:rPr>
          <w:rPrChange w:id="3003" w:author="CAIZERGUES Alain" w:date="2023-09-19T16:18:00Z">
            <w:rPr>
              <w:rStyle w:val="Lienhypertexte"/>
              <w:lang w:val="en-GB"/>
            </w:rPr>
          </w:rPrChange>
        </w:rPr>
        <w:fldChar w:fldCharType="separate"/>
      </w:r>
      <w:r w:rsidRPr="00F23A97">
        <w:rPr>
          <w:rStyle w:val="Lienhypertexte"/>
          <w:lang w:val="en-GB"/>
        </w:rPr>
        <w:t>https://doi.org/10.2307/4088920</w:t>
      </w:r>
      <w:r w:rsidR="0008060F" w:rsidRPr="001954C3">
        <w:rPr>
          <w:rStyle w:val="Lienhypertexte"/>
          <w:lang w:val="en-GB"/>
        </w:rPr>
        <w:fldChar w:fldCharType="end"/>
      </w:r>
    </w:p>
    <w:p w14:paraId="4457B71D" w14:textId="77777777" w:rsidR="005C378C" w:rsidRPr="005C378C" w:rsidRDefault="00F23A97">
      <w:pPr>
        <w:pStyle w:val="Bibliographie"/>
        <w:rPr>
          <w:ins w:id="3004" w:author="CAIZERGUES Alain" w:date="2023-09-26T11:26:00Z"/>
          <w:rFonts w:cs="Arial"/>
          <w:color w:val="222222"/>
          <w:shd w:val="clear" w:color="auto" w:fill="FFFFFF"/>
          <w:rPrChange w:id="3005" w:author="CAIZERGUES Alain" w:date="2023-09-26T11:28:00Z">
            <w:rPr>
              <w:ins w:id="3006" w:author="CAIZERGUES Alain" w:date="2023-09-26T11:26:00Z"/>
              <w:rFonts w:cs="Arial"/>
              <w:color w:val="222222"/>
              <w:shd w:val="clear" w:color="auto" w:fill="FFFFFF"/>
              <w:lang w:val="en-GB"/>
            </w:rPr>
          </w:rPrChange>
        </w:rPr>
      </w:pPr>
      <w:ins w:id="3007" w:author="CAIZERGUES Alain" w:date="2023-09-19T16:16:00Z">
        <w:r w:rsidRPr="005C378C">
          <w:rPr>
            <w:rFonts w:cs="Arial"/>
            <w:color w:val="222222"/>
            <w:highlight w:val="yellow"/>
            <w:shd w:val="clear" w:color="auto" w:fill="FFFFFF"/>
            <w:lang w:val="en-GB"/>
            <w:rPrChange w:id="3008" w:author="CAIZERGUES Alain" w:date="2023-09-26T11:28:00Z">
              <w:rPr>
                <w:rFonts w:ascii="Arial" w:hAnsi="Arial" w:cs="Arial"/>
                <w:color w:val="222222"/>
                <w:sz w:val="20"/>
                <w:szCs w:val="20"/>
                <w:shd w:val="clear" w:color="auto" w:fill="FFFFFF"/>
              </w:rPr>
            </w:rPrChange>
          </w:rPr>
          <w:t xml:space="preserve">Bourdais, S., </w:t>
        </w:r>
        <w:proofErr w:type="spellStart"/>
        <w:r w:rsidRPr="005C378C">
          <w:rPr>
            <w:rFonts w:cs="Arial"/>
            <w:color w:val="222222"/>
            <w:highlight w:val="yellow"/>
            <w:shd w:val="clear" w:color="auto" w:fill="FFFFFF"/>
            <w:lang w:val="en-GB"/>
            <w:rPrChange w:id="3009" w:author="CAIZERGUES Alain" w:date="2023-09-26T11:28:00Z">
              <w:rPr>
                <w:rFonts w:ascii="Arial" w:hAnsi="Arial" w:cs="Arial"/>
                <w:color w:val="222222"/>
                <w:sz w:val="20"/>
                <w:szCs w:val="20"/>
                <w:shd w:val="clear" w:color="auto" w:fill="FFFFFF"/>
              </w:rPr>
            </w:rPrChange>
          </w:rPr>
          <w:t>Caizergues</w:t>
        </w:r>
        <w:proofErr w:type="spellEnd"/>
        <w:r w:rsidRPr="005C378C">
          <w:rPr>
            <w:rFonts w:cs="Arial"/>
            <w:color w:val="222222"/>
            <w:highlight w:val="yellow"/>
            <w:shd w:val="clear" w:color="auto" w:fill="FFFFFF"/>
            <w:lang w:val="en-GB"/>
            <w:rPrChange w:id="3010" w:author="CAIZERGUES Alain" w:date="2023-09-26T11:28:00Z">
              <w:rPr>
                <w:rFonts w:ascii="Arial" w:hAnsi="Arial" w:cs="Arial"/>
                <w:color w:val="222222"/>
                <w:sz w:val="20"/>
                <w:szCs w:val="20"/>
                <w:shd w:val="clear" w:color="auto" w:fill="FFFFFF"/>
              </w:rPr>
            </w:rPrChange>
          </w:rPr>
          <w:t>, A., &amp; BARBOTIN, A</w:t>
        </w:r>
      </w:ins>
      <w:ins w:id="3011" w:author="CAIZERGUES Alain" w:date="2023-09-19T16:17:00Z">
        <w:r w:rsidRPr="005C378C">
          <w:rPr>
            <w:rFonts w:cs="Arial"/>
            <w:color w:val="222222"/>
            <w:highlight w:val="yellow"/>
            <w:shd w:val="clear" w:color="auto" w:fill="FFFFFF"/>
            <w:lang w:val="en-GB"/>
            <w:rPrChange w:id="3012" w:author="CAIZERGUES Alain" w:date="2023-09-26T11:28:00Z">
              <w:rPr>
                <w:rFonts w:ascii="Arial" w:hAnsi="Arial" w:cs="Arial"/>
                <w:color w:val="222222"/>
                <w:sz w:val="20"/>
                <w:szCs w:val="20"/>
                <w:shd w:val="clear" w:color="auto" w:fill="FFFFFF"/>
              </w:rPr>
            </w:rPrChange>
          </w:rPr>
          <w:t>. (2015)</w:t>
        </w:r>
      </w:ins>
      <w:ins w:id="3013" w:author="CAIZERGUES Alain" w:date="2023-09-19T16:16:00Z">
        <w:r w:rsidRPr="005C378C">
          <w:rPr>
            <w:rFonts w:cs="Arial"/>
            <w:color w:val="222222"/>
            <w:highlight w:val="yellow"/>
            <w:shd w:val="clear" w:color="auto" w:fill="FFFFFF"/>
            <w:lang w:val="en-GB"/>
            <w:rPrChange w:id="3014" w:author="CAIZERGUES Alain" w:date="2023-09-26T11:28:00Z">
              <w:rPr>
                <w:rFonts w:ascii="Arial" w:hAnsi="Arial" w:cs="Arial"/>
                <w:color w:val="222222"/>
                <w:sz w:val="20"/>
                <w:szCs w:val="20"/>
                <w:shd w:val="clear" w:color="auto" w:fill="FFFFFF"/>
              </w:rPr>
            </w:rPrChange>
          </w:rPr>
          <w:t xml:space="preserve">. </w:t>
        </w:r>
        <w:r w:rsidRPr="005C378C">
          <w:rPr>
            <w:rFonts w:cs="Arial"/>
            <w:color w:val="222222"/>
            <w:highlight w:val="yellow"/>
            <w:shd w:val="clear" w:color="auto" w:fill="FFFFFF"/>
            <w:rPrChange w:id="3015" w:author="CAIZERGUES Alain" w:date="2023-09-26T11:28:00Z">
              <w:rPr>
                <w:rFonts w:ascii="Arial" w:hAnsi="Arial" w:cs="Arial"/>
                <w:color w:val="222222"/>
                <w:sz w:val="20"/>
                <w:szCs w:val="20"/>
                <w:shd w:val="clear" w:color="auto" w:fill="FFFFFF"/>
              </w:rPr>
            </w:rPrChange>
          </w:rPr>
          <w:t>Suivi de la nidification des fuligules milouins et morillons en zone d’étangs piscicoles. </w:t>
        </w:r>
        <w:r w:rsidRPr="005C378C">
          <w:rPr>
            <w:rFonts w:cs="Arial"/>
            <w:i/>
            <w:iCs/>
            <w:color w:val="222222"/>
            <w:highlight w:val="yellow"/>
            <w:shd w:val="clear" w:color="auto" w:fill="FFFFFF"/>
            <w:rPrChange w:id="3016" w:author="CAIZERGUES Alain" w:date="2023-09-26T11:28:00Z">
              <w:rPr>
                <w:rFonts w:ascii="Arial" w:hAnsi="Arial" w:cs="Arial"/>
                <w:i/>
                <w:iCs/>
                <w:color w:val="222222"/>
                <w:sz w:val="20"/>
                <w:szCs w:val="20"/>
                <w:shd w:val="clear" w:color="auto" w:fill="FFFFFF"/>
              </w:rPr>
            </w:rPrChange>
          </w:rPr>
          <w:t>Faune Sauvage</w:t>
        </w:r>
        <w:r w:rsidRPr="005C378C">
          <w:rPr>
            <w:rFonts w:cs="Arial"/>
            <w:color w:val="222222"/>
            <w:highlight w:val="yellow"/>
            <w:shd w:val="clear" w:color="auto" w:fill="FFFFFF"/>
            <w:rPrChange w:id="3017" w:author="CAIZERGUES Alain" w:date="2023-09-26T11:28:00Z">
              <w:rPr>
                <w:rFonts w:ascii="Arial" w:hAnsi="Arial" w:cs="Arial"/>
                <w:color w:val="222222"/>
                <w:sz w:val="20"/>
                <w:szCs w:val="20"/>
                <w:shd w:val="clear" w:color="auto" w:fill="FFFFFF"/>
              </w:rPr>
            </w:rPrChange>
          </w:rPr>
          <w:t>, 2015, vol. 307, p. 4-11.</w:t>
        </w:r>
      </w:ins>
    </w:p>
    <w:p w14:paraId="6D130369" w14:textId="0E9C6ED3" w:rsidR="001472EA" w:rsidRPr="005C378C" w:rsidRDefault="001472EA">
      <w:pPr>
        <w:pStyle w:val="Bibliographie"/>
        <w:rPr>
          <w:lang w:val="en-GB"/>
        </w:rPr>
      </w:pPr>
      <w:proofErr w:type="spellStart"/>
      <w:ins w:id="3018" w:author="CAIZERGUES Alain" w:date="2023-09-26T11:25:00Z">
        <w:r w:rsidRPr="005C378C">
          <w:rPr>
            <w:rFonts w:cs="Arial"/>
            <w:color w:val="222222"/>
            <w:highlight w:val="yellow"/>
            <w:shd w:val="clear" w:color="auto" w:fill="FFFFFF"/>
            <w:rPrChange w:id="3019" w:author="CAIZERGUES Alain" w:date="2023-09-26T11:29:00Z">
              <w:rPr>
                <w:rFonts w:ascii="Arial" w:hAnsi="Arial" w:cs="Arial"/>
                <w:color w:val="222222"/>
                <w:sz w:val="20"/>
                <w:szCs w:val="20"/>
                <w:shd w:val="clear" w:color="auto" w:fill="FFFFFF"/>
              </w:rPr>
            </w:rPrChange>
          </w:rPr>
          <w:t>Buderman</w:t>
        </w:r>
        <w:proofErr w:type="spellEnd"/>
        <w:r w:rsidRPr="005C378C">
          <w:rPr>
            <w:rFonts w:cs="Arial"/>
            <w:color w:val="222222"/>
            <w:highlight w:val="yellow"/>
            <w:shd w:val="clear" w:color="auto" w:fill="FFFFFF"/>
            <w:rPrChange w:id="3020" w:author="CAIZERGUES Alain" w:date="2023-09-26T11:29:00Z">
              <w:rPr>
                <w:rFonts w:ascii="Arial" w:hAnsi="Arial" w:cs="Arial"/>
                <w:color w:val="222222"/>
                <w:sz w:val="20"/>
                <w:szCs w:val="20"/>
                <w:shd w:val="clear" w:color="auto" w:fill="FFFFFF"/>
              </w:rPr>
            </w:rPrChange>
          </w:rPr>
          <w:t xml:space="preserve">, F. E., </w:t>
        </w:r>
        <w:proofErr w:type="spellStart"/>
        <w:r w:rsidRPr="005C378C">
          <w:rPr>
            <w:rFonts w:cs="Arial"/>
            <w:color w:val="222222"/>
            <w:highlight w:val="yellow"/>
            <w:shd w:val="clear" w:color="auto" w:fill="FFFFFF"/>
            <w:rPrChange w:id="3021" w:author="CAIZERGUES Alain" w:date="2023-09-26T11:29:00Z">
              <w:rPr>
                <w:rFonts w:ascii="Arial" w:hAnsi="Arial" w:cs="Arial"/>
                <w:color w:val="222222"/>
                <w:sz w:val="20"/>
                <w:szCs w:val="20"/>
                <w:shd w:val="clear" w:color="auto" w:fill="FFFFFF"/>
              </w:rPr>
            </w:rPrChange>
          </w:rPr>
          <w:t>Devries</w:t>
        </w:r>
        <w:proofErr w:type="spellEnd"/>
        <w:r w:rsidRPr="005C378C">
          <w:rPr>
            <w:rFonts w:cs="Arial"/>
            <w:color w:val="222222"/>
            <w:highlight w:val="yellow"/>
            <w:shd w:val="clear" w:color="auto" w:fill="FFFFFF"/>
            <w:rPrChange w:id="3022" w:author="CAIZERGUES Alain" w:date="2023-09-26T11:29:00Z">
              <w:rPr>
                <w:rFonts w:ascii="Arial" w:hAnsi="Arial" w:cs="Arial"/>
                <w:color w:val="222222"/>
                <w:sz w:val="20"/>
                <w:szCs w:val="20"/>
                <w:shd w:val="clear" w:color="auto" w:fill="FFFFFF"/>
              </w:rPr>
            </w:rPrChange>
          </w:rPr>
          <w:t xml:space="preserve">, J. H., &amp; Koons, D. N. (2023). </w:t>
        </w:r>
        <w:r w:rsidRPr="005C378C">
          <w:rPr>
            <w:rFonts w:cs="Arial"/>
            <w:color w:val="222222"/>
            <w:highlight w:val="yellow"/>
            <w:shd w:val="clear" w:color="auto" w:fill="FFFFFF"/>
            <w:lang w:val="en-GB"/>
            <w:rPrChange w:id="3023" w:author="CAIZERGUES Alain" w:date="2023-09-26T11:29:00Z">
              <w:rPr>
                <w:rFonts w:ascii="Arial" w:hAnsi="Arial" w:cs="Arial"/>
                <w:color w:val="222222"/>
                <w:sz w:val="20"/>
                <w:szCs w:val="20"/>
                <w:shd w:val="clear" w:color="auto" w:fill="FFFFFF"/>
              </w:rPr>
            </w:rPrChange>
          </w:rPr>
          <w:t>A life</w:t>
        </w:r>
        <w:r w:rsidRPr="005C378C">
          <w:rPr>
            <w:rFonts w:cs="Cambria Math"/>
            <w:color w:val="222222"/>
            <w:highlight w:val="yellow"/>
            <w:shd w:val="clear" w:color="auto" w:fill="FFFFFF"/>
            <w:lang w:val="en-GB"/>
            <w:rPrChange w:id="3024" w:author="CAIZERGUES Alain" w:date="2023-09-26T11:29:00Z">
              <w:rPr>
                <w:rFonts w:ascii="Cambria Math" w:hAnsi="Cambria Math" w:cs="Cambria Math"/>
                <w:color w:val="222222"/>
                <w:sz w:val="20"/>
                <w:szCs w:val="20"/>
                <w:shd w:val="clear" w:color="auto" w:fill="FFFFFF"/>
              </w:rPr>
            </w:rPrChange>
          </w:rPr>
          <w:t>‐</w:t>
        </w:r>
        <w:r w:rsidRPr="005C378C">
          <w:rPr>
            <w:rFonts w:cs="Arial"/>
            <w:color w:val="222222"/>
            <w:highlight w:val="yellow"/>
            <w:shd w:val="clear" w:color="auto" w:fill="FFFFFF"/>
            <w:lang w:val="en-GB"/>
            <w:rPrChange w:id="3025" w:author="CAIZERGUES Alain" w:date="2023-09-26T11:29:00Z">
              <w:rPr>
                <w:rFonts w:ascii="Arial" w:hAnsi="Arial" w:cs="Arial"/>
                <w:color w:val="222222"/>
                <w:sz w:val="20"/>
                <w:szCs w:val="20"/>
                <w:shd w:val="clear" w:color="auto" w:fill="FFFFFF"/>
              </w:rPr>
            </w:rPrChange>
          </w:rPr>
          <w:t>history spectrum of population responses to simultaneous change in climate and land use. </w:t>
        </w:r>
        <w:r w:rsidRPr="005C378C">
          <w:rPr>
            <w:rFonts w:cs="Arial"/>
            <w:i/>
            <w:iCs/>
            <w:color w:val="222222"/>
            <w:highlight w:val="yellow"/>
            <w:shd w:val="clear" w:color="auto" w:fill="FFFFFF"/>
            <w:lang w:val="en-GB"/>
            <w:rPrChange w:id="3026" w:author="CAIZERGUES Alain" w:date="2023-09-26T11:29:00Z">
              <w:rPr>
                <w:rFonts w:ascii="Arial" w:hAnsi="Arial" w:cs="Arial"/>
                <w:i/>
                <w:iCs/>
                <w:color w:val="222222"/>
                <w:sz w:val="20"/>
                <w:szCs w:val="20"/>
                <w:shd w:val="clear" w:color="auto" w:fill="FFFFFF"/>
              </w:rPr>
            </w:rPrChange>
          </w:rPr>
          <w:t>Journal of Animal Ecology</w:t>
        </w:r>
      </w:ins>
      <w:ins w:id="3027" w:author="CAIZERGUES Alain" w:date="2023-09-26T11:26:00Z">
        <w:r w:rsidRPr="005C378C">
          <w:rPr>
            <w:rFonts w:cs="Arial"/>
            <w:i/>
            <w:iCs/>
            <w:color w:val="222222"/>
            <w:highlight w:val="yellow"/>
            <w:shd w:val="clear" w:color="auto" w:fill="FFFFFF"/>
            <w:lang w:val="en-GB"/>
            <w:rPrChange w:id="3028" w:author="CAIZERGUES Alain" w:date="2023-09-26T11:29:00Z">
              <w:rPr>
                <w:rFonts w:ascii="Arial" w:hAnsi="Arial" w:cs="Arial"/>
                <w:i/>
                <w:iCs/>
                <w:color w:val="222222"/>
                <w:sz w:val="20"/>
                <w:szCs w:val="20"/>
                <w:shd w:val="clear" w:color="auto" w:fill="FFFFFF"/>
                <w:lang w:val="en-GB"/>
              </w:rPr>
            </w:rPrChange>
          </w:rPr>
          <w:t xml:space="preserve"> </w:t>
        </w:r>
        <w:r w:rsidRPr="005C378C">
          <w:rPr>
            <w:rFonts w:cs="Arial"/>
            <w:color w:val="222222"/>
            <w:highlight w:val="yellow"/>
            <w:shd w:val="clear" w:color="auto" w:fill="FFFFFF"/>
            <w:lang w:val="en-GB"/>
            <w:rPrChange w:id="3029" w:author="CAIZERGUES Alain" w:date="2023-09-26T11:29:00Z">
              <w:rPr>
                <w:rFonts w:ascii="Arial" w:hAnsi="Arial" w:cs="Arial"/>
                <w:color w:val="222222"/>
                <w:sz w:val="20"/>
                <w:szCs w:val="20"/>
                <w:shd w:val="clear" w:color="auto" w:fill="FFFFFF"/>
                <w:lang w:val="en-GB"/>
              </w:rPr>
            </w:rPrChange>
          </w:rPr>
          <w:t>92: 1267-1284.</w:t>
        </w:r>
      </w:ins>
      <w:ins w:id="3030" w:author="CAIZERGUES Alain" w:date="2023-09-26T11:27:00Z">
        <w:r w:rsidR="005C378C" w:rsidRPr="005C378C">
          <w:rPr>
            <w:rFonts w:cs="Arial"/>
            <w:color w:val="222222"/>
            <w:highlight w:val="yellow"/>
            <w:shd w:val="clear" w:color="auto" w:fill="FFFFFF"/>
            <w:lang w:val="en-GB"/>
            <w:rPrChange w:id="3031" w:author="CAIZERGUES Alain" w:date="2023-09-26T11:29:00Z">
              <w:rPr>
                <w:rFonts w:ascii="Arial" w:hAnsi="Arial" w:cs="Arial"/>
                <w:color w:val="222222"/>
                <w:sz w:val="20"/>
                <w:szCs w:val="20"/>
                <w:shd w:val="clear" w:color="auto" w:fill="FFFFFF"/>
                <w:lang w:val="en-GB"/>
              </w:rPr>
            </w:rPrChange>
          </w:rPr>
          <w:t xml:space="preserve"> </w:t>
        </w:r>
      </w:ins>
      <w:ins w:id="3032" w:author="CAIZERGUES Alain" w:date="2023-09-26T11:28:00Z">
        <w:r w:rsidR="005C378C" w:rsidRPr="005C378C">
          <w:rPr>
            <w:highlight w:val="yellow"/>
            <w:rPrChange w:id="3033" w:author="CAIZERGUES Alain" w:date="2023-09-26T11:29:00Z">
              <w:rPr/>
            </w:rPrChange>
          </w:rPr>
          <w:fldChar w:fldCharType="begin"/>
        </w:r>
        <w:r w:rsidR="005C378C" w:rsidRPr="001954C3">
          <w:rPr>
            <w:highlight w:val="yellow"/>
            <w:lang w:val="en-US"/>
            <w:rPrChange w:id="3034" w:author="TABLEAU Adrien" w:date="2024-05-16T09:37:00Z">
              <w:rPr/>
            </w:rPrChange>
          </w:rPr>
          <w:instrText xml:space="preserve"> HYPERLINK "https://doi.org/10.1111/1365-2656.13919" </w:instrText>
        </w:r>
        <w:r w:rsidR="005C378C" w:rsidRPr="005C378C">
          <w:rPr>
            <w:highlight w:val="yellow"/>
            <w:rPrChange w:id="3035" w:author="CAIZERGUES Alain" w:date="2023-09-26T11:29:00Z">
              <w:rPr/>
            </w:rPrChange>
          </w:rPr>
          <w:fldChar w:fldCharType="separate"/>
        </w:r>
        <w:r w:rsidR="005C378C" w:rsidRPr="001954C3">
          <w:rPr>
            <w:rStyle w:val="Lienhypertexte"/>
            <w:rFonts w:cs="Open Sans"/>
            <w:bCs/>
            <w:highlight w:val="yellow"/>
            <w:shd w:val="clear" w:color="auto" w:fill="FFFFFF"/>
            <w:lang w:val="en-US"/>
            <w:rPrChange w:id="3036" w:author="TABLEAU Adrien" w:date="2024-05-16T09:37:00Z">
              <w:rPr>
                <w:rStyle w:val="Lienhypertexte"/>
                <w:rFonts w:ascii="Open Sans" w:hAnsi="Open Sans" w:cs="Open Sans"/>
                <w:b/>
                <w:bCs/>
                <w:sz w:val="21"/>
                <w:szCs w:val="21"/>
                <w:shd w:val="clear" w:color="auto" w:fill="FFFFFF"/>
              </w:rPr>
            </w:rPrChange>
          </w:rPr>
          <w:t>https://doi.org/10.1111/1365-2656.13919</w:t>
        </w:r>
        <w:r w:rsidR="005C378C" w:rsidRPr="005C378C">
          <w:rPr>
            <w:highlight w:val="yellow"/>
            <w:rPrChange w:id="3037" w:author="CAIZERGUES Alain" w:date="2023-09-26T11:29:00Z">
              <w:rPr/>
            </w:rPrChange>
          </w:rPr>
          <w:fldChar w:fldCharType="end"/>
        </w:r>
      </w:ins>
    </w:p>
    <w:p w14:paraId="1CDE76E3" w14:textId="77777777" w:rsidR="00AC35CD" w:rsidRPr="00EB6FAE" w:rsidRDefault="00B404E8">
      <w:pPr>
        <w:pStyle w:val="Bibliographie"/>
        <w:rPr>
          <w:lang w:val="en-GB"/>
        </w:rPr>
      </w:pPr>
      <w:bookmarkStart w:id="3038" w:name="ref-Buxton2004"/>
      <w:bookmarkEnd w:id="3001"/>
      <w:r w:rsidRPr="00EB6FAE">
        <w:rPr>
          <w:lang w:val="en-GB"/>
        </w:rPr>
        <w:t xml:space="preserve">Buxton, N. E., Summers, R. W., &amp; Peach, W. J. (2004). Survival rate of female </w:t>
      </w:r>
      <w:proofErr w:type="spellStart"/>
      <w:r w:rsidRPr="00EB6FAE">
        <w:rPr>
          <w:i/>
          <w:iCs/>
          <w:lang w:val="en-GB"/>
        </w:rPr>
        <w:t>Boldeneye</w:t>
      </w:r>
      <w:proofErr w:type="spellEnd"/>
      <w:r w:rsidRPr="00EB6FAE">
        <w:rPr>
          <w:i/>
          <w:iCs/>
          <w:lang w:val="en-GB"/>
        </w:rPr>
        <w:t xml:space="preserve"> </w:t>
      </w:r>
      <w:proofErr w:type="spellStart"/>
      <w:r w:rsidRPr="00EB6FAE">
        <w:rPr>
          <w:i/>
          <w:iCs/>
          <w:lang w:val="en-GB"/>
        </w:rPr>
        <w:t>bucephala</w:t>
      </w:r>
      <w:proofErr w:type="spellEnd"/>
      <w:r w:rsidRPr="00EB6FAE">
        <w:rPr>
          <w:lang w:val="en-GB"/>
        </w:rPr>
        <w:t xml:space="preserve"> </w:t>
      </w:r>
      <w:proofErr w:type="spellStart"/>
      <w:r w:rsidRPr="00EB6FAE">
        <w:rPr>
          <w:lang w:val="en-GB"/>
        </w:rPr>
        <w:t>clangula</w:t>
      </w:r>
      <w:proofErr w:type="spellEnd"/>
      <w:r w:rsidRPr="00EB6FAE">
        <w:rPr>
          <w:lang w:val="en-GB"/>
        </w:rPr>
        <w:t xml:space="preserve">. </w:t>
      </w:r>
      <w:r w:rsidRPr="00EB6FAE">
        <w:rPr>
          <w:i/>
          <w:iCs/>
          <w:lang w:val="en-GB"/>
        </w:rPr>
        <w:t>Bird Study</w:t>
      </w:r>
      <w:r w:rsidRPr="00EB6FAE">
        <w:rPr>
          <w:lang w:val="en-GB"/>
        </w:rPr>
        <w:t xml:space="preserve">, </w:t>
      </w:r>
      <w:r w:rsidRPr="00EB6FAE">
        <w:rPr>
          <w:i/>
          <w:iCs/>
          <w:lang w:val="en-GB"/>
        </w:rPr>
        <w:t>51</w:t>
      </w:r>
      <w:r w:rsidRPr="00EB6FAE">
        <w:rPr>
          <w:lang w:val="en-GB"/>
        </w:rPr>
        <w:t xml:space="preserve">(3), 280–281. </w:t>
      </w:r>
      <w:r w:rsidR="00B83782">
        <w:fldChar w:fldCharType="begin"/>
      </w:r>
      <w:r w:rsidR="00B83782" w:rsidRPr="00B83782">
        <w:rPr>
          <w:lang w:val="en-GB"/>
          <w:rPrChange w:id="3039" w:author="CAIZERGUES Alain" w:date="2023-06-13T10:56:00Z">
            <w:rPr/>
          </w:rPrChange>
        </w:rPr>
        <w:instrText xml:space="preserve"> HYPERLINK "https://doi.org/10.1080/00063650409461365" \h </w:instrText>
      </w:r>
      <w:r w:rsidR="00B83782">
        <w:fldChar w:fldCharType="separate"/>
      </w:r>
      <w:r w:rsidRPr="00EB6FAE">
        <w:rPr>
          <w:rStyle w:val="Lienhypertexte"/>
          <w:lang w:val="en-GB"/>
        </w:rPr>
        <w:t>https://doi.org/10.1080/00063650409461365</w:t>
      </w:r>
      <w:r w:rsidR="00B83782">
        <w:rPr>
          <w:rStyle w:val="Lienhypertexte"/>
          <w:lang w:val="en-GB"/>
        </w:rPr>
        <w:fldChar w:fldCharType="end"/>
      </w:r>
    </w:p>
    <w:p w14:paraId="1D83B0B1" w14:textId="77777777" w:rsidR="00AC35CD" w:rsidRPr="00EB6FAE" w:rsidRDefault="00B404E8">
      <w:pPr>
        <w:pStyle w:val="Bibliographie"/>
        <w:rPr>
          <w:lang w:val="en-GB"/>
        </w:rPr>
      </w:pPr>
      <w:bookmarkStart w:id="3040" w:name="ref-Caniglia2011"/>
      <w:bookmarkEnd w:id="3038"/>
      <w:r w:rsidRPr="00EB6FAE">
        <w:rPr>
          <w:lang w:val="en-GB"/>
        </w:rPr>
        <w:t xml:space="preserve">Caniglia, R., </w:t>
      </w:r>
      <w:proofErr w:type="spellStart"/>
      <w:r w:rsidRPr="00EB6FAE">
        <w:rPr>
          <w:lang w:val="en-GB"/>
        </w:rPr>
        <w:t>Fabbri</w:t>
      </w:r>
      <w:proofErr w:type="spellEnd"/>
      <w:r w:rsidRPr="00EB6FAE">
        <w:rPr>
          <w:lang w:val="en-GB"/>
        </w:rPr>
        <w:t xml:space="preserve">, E., </w:t>
      </w:r>
      <w:proofErr w:type="spellStart"/>
      <w:r w:rsidRPr="00EB6FAE">
        <w:rPr>
          <w:lang w:val="en-GB"/>
        </w:rPr>
        <w:t>Cubaynes</w:t>
      </w:r>
      <w:proofErr w:type="spellEnd"/>
      <w:r w:rsidRPr="00EB6FAE">
        <w:rPr>
          <w:lang w:val="en-GB"/>
        </w:rPr>
        <w:t xml:space="preserve">, S., Gimenez, O., </w:t>
      </w:r>
      <w:proofErr w:type="spellStart"/>
      <w:r w:rsidRPr="00EB6FAE">
        <w:rPr>
          <w:lang w:val="en-GB"/>
        </w:rPr>
        <w:t>Lebreton</w:t>
      </w:r>
      <w:proofErr w:type="spellEnd"/>
      <w:r w:rsidRPr="00EB6FAE">
        <w:rPr>
          <w:lang w:val="en-GB"/>
        </w:rPr>
        <w:t xml:space="preserve">, J.-D., &amp; Randi, E. (2011). An improved procedure to estimate wolf abundance using non-invasive genetic sampling and </w:t>
      </w:r>
      <w:proofErr w:type="spellStart"/>
      <w:r w:rsidRPr="00EB6FAE">
        <w:rPr>
          <w:lang w:val="en-GB"/>
        </w:rPr>
        <w:t>capturerecapture</w:t>
      </w:r>
      <w:proofErr w:type="spellEnd"/>
      <w:r w:rsidRPr="00EB6FAE">
        <w:rPr>
          <w:lang w:val="en-GB"/>
        </w:rPr>
        <w:t xml:space="preserve"> mixture models. </w:t>
      </w:r>
      <w:r w:rsidRPr="00EB6FAE">
        <w:rPr>
          <w:i/>
          <w:iCs/>
          <w:lang w:val="en-GB"/>
        </w:rPr>
        <w:t>Conservation Genetics</w:t>
      </w:r>
      <w:r w:rsidRPr="00EB6FAE">
        <w:rPr>
          <w:lang w:val="en-GB"/>
        </w:rPr>
        <w:t xml:space="preserve">, </w:t>
      </w:r>
      <w:r w:rsidRPr="00EB6FAE">
        <w:rPr>
          <w:i/>
          <w:iCs/>
          <w:lang w:val="en-GB"/>
        </w:rPr>
        <w:t>13</w:t>
      </w:r>
      <w:r w:rsidRPr="00EB6FAE">
        <w:rPr>
          <w:lang w:val="en-GB"/>
        </w:rPr>
        <w:t xml:space="preserve">(1), 53–64. </w:t>
      </w:r>
      <w:r w:rsidR="00B83782">
        <w:fldChar w:fldCharType="begin"/>
      </w:r>
      <w:r w:rsidR="00B83782" w:rsidRPr="00B83782">
        <w:rPr>
          <w:lang w:val="en-GB"/>
          <w:rPrChange w:id="3041" w:author="CAIZERGUES Alain" w:date="2023-06-13T10:56:00Z">
            <w:rPr/>
          </w:rPrChange>
        </w:rPr>
        <w:instrText xml:space="preserve"> HYPERLINK "https://doi.org/10.1007/s10592-011-0266-1" \h </w:instrText>
      </w:r>
      <w:r w:rsidR="00B83782">
        <w:fldChar w:fldCharType="separate"/>
      </w:r>
      <w:r w:rsidRPr="00EB6FAE">
        <w:rPr>
          <w:rStyle w:val="Lienhypertexte"/>
          <w:lang w:val="en-GB"/>
        </w:rPr>
        <w:t>https://doi.org/10.1007/s10592-011-0266-1</w:t>
      </w:r>
      <w:r w:rsidR="00B83782">
        <w:rPr>
          <w:rStyle w:val="Lienhypertexte"/>
          <w:lang w:val="en-GB"/>
        </w:rPr>
        <w:fldChar w:fldCharType="end"/>
      </w:r>
    </w:p>
    <w:p w14:paraId="601E420D" w14:textId="77777777" w:rsidR="00AC35CD" w:rsidRPr="00EB6FAE" w:rsidRDefault="00B404E8">
      <w:pPr>
        <w:pStyle w:val="Bibliographie"/>
        <w:rPr>
          <w:lang w:val="en-GB"/>
        </w:rPr>
      </w:pPr>
      <w:bookmarkStart w:id="3042" w:name="ref-Cooch2014"/>
      <w:bookmarkEnd w:id="3040"/>
      <w:r w:rsidRPr="00EB6FAE">
        <w:rPr>
          <w:lang w:val="en-GB"/>
        </w:rPr>
        <w:t xml:space="preserve">Cooch, E. G., </w:t>
      </w:r>
      <w:proofErr w:type="spellStart"/>
      <w:r w:rsidRPr="00EB6FAE">
        <w:rPr>
          <w:lang w:val="en-GB"/>
        </w:rPr>
        <w:t>Guillemain</w:t>
      </w:r>
      <w:proofErr w:type="spellEnd"/>
      <w:r w:rsidRPr="00EB6FAE">
        <w:rPr>
          <w:lang w:val="en-GB"/>
        </w:rPr>
        <w:t xml:space="preserve">, M., Boomer, G. S., </w:t>
      </w:r>
      <w:proofErr w:type="spellStart"/>
      <w:r w:rsidRPr="00EB6FAE">
        <w:rPr>
          <w:lang w:val="en-GB"/>
        </w:rPr>
        <w:t>Lebreton</w:t>
      </w:r>
      <w:proofErr w:type="spellEnd"/>
      <w:r w:rsidRPr="00EB6FAE">
        <w:rPr>
          <w:lang w:val="en-GB"/>
        </w:rPr>
        <w:t xml:space="preserve">, J.-D., &amp; Nichols, J. D. (2014). The effects of harvest on waterfowl populations. </w:t>
      </w:r>
      <w:r w:rsidRPr="00EB6FAE">
        <w:rPr>
          <w:i/>
          <w:iCs/>
          <w:lang w:val="en-GB"/>
        </w:rPr>
        <w:t>Wildfowl</w:t>
      </w:r>
      <w:r w:rsidRPr="00EB6FAE">
        <w:rPr>
          <w:lang w:val="en-GB"/>
        </w:rPr>
        <w:t>, 220–276.</w:t>
      </w:r>
    </w:p>
    <w:p w14:paraId="03D8DF11" w14:textId="77777777" w:rsidR="00AC35CD" w:rsidRPr="00EB6FAE" w:rsidRDefault="00B404E8">
      <w:pPr>
        <w:pStyle w:val="Bibliographie"/>
        <w:rPr>
          <w:lang w:val="en-GB"/>
        </w:rPr>
      </w:pPr>
      <w:bookmarkStart w:id="3043" w:name="ref-Valpine2017"/>
      <w:bookmarkEnd w:id="3042"/>
      <w:r w:rsidRPr="00EB6FAE">
        <w:rPr>
          <w:lang w:val="en-GB"/>
        </w:rPr>
        <w:lastRenderedPageBreak/>
        <w:t xml:space="preserve">de </w:t>
      </w:r>
      <w:proofErr w:type="spellStart"/>
      <w:r w:rsidRPr="00EB6FAE">
        <w:rPr>
          <w:lang w:val="en-GB"/>
        </w:rPr>
        <w:t>Valpine</w:t>
      </w:r>
      <w:proofErr w:type="spellEnd"/>
      <w:r w:rsidRPr="00EB6FAE">
        <w:rPr>
          <w:lang w:val="en-GB"/>
        </w:rPr>
        <w:t xml:space="preserve">, P., </w:t>
      </w:r>
      <w:proofErr w:type="spellStart"/>
      <w:r w:rsidRPr="00EB6FAE">
        <w:rPr>
          <w:lang w:val="en-GB"/>
        </w:rPr>
        <w:t>Turek</w:t>
      </w:r>
      <w:proofErr w:type="spellEnd"/>
      <w:r w:rsidRPr="00EB6FAE">
        <w:rPr>
          <w:lang w:val="en-GB"/>
        </w:rPr>
        <w:t xml:space="preserve">, D., </w:t>
      </w:r>
      <w:proofErr w:type="spellStart"/>
      <w:r w:rsidRPr="00EB6FAE">
        <w:rPr>
          <w:lang w:val="en-GB"/>
        </w:rPr>
        <w:t>Paciorek</w:t>
      </w:r>
      <w:proofErr w:type="spellEnd"/>
      <w:r w:rsidRPr="00EB6FAE">
        <w:rPr>
          <w:lang w:val="en-GB"/>
        </w:rPr>
        <w:t xml:space="preserve">, C. J., Anderson-Bergman, C., Lang, D. T., &amp; </w:t>
      </w:r>
      <w:proofErr w:type="spellStart"/>
      <w:r w:rsidRPr="00EB6FAE">
        <w:rPr>
          <w:lang w:val="en-GB"/>
        </w:rPr>
        <w:t>Bodik</w:t>
      </w:r>
      <w:proofErr w:type="spellEnd"/>
      <w:r w:rsidRPr="00EB6FAE">
        <w:rPr>
          <w:lang w:val="en-GB"/>
        </w:rPr>
        <w:t xml:space="preserve">, R. (2017). Programming with models: Writing statistical algorithms for general model structures with NIMBLE. </w:t>
      </w:r>
      <w:r w:rsidRPr="00EB6FAE">
        <w:rPr>
          <w:i/>
          <w:iCs/>
          <w:lang w:val="en-GB"/>
        </w:rPr>
        <w:t>Journal of Computational and Graphical Statistics</w:t>
      </w:r>
      <w:r w:rsidRPr="00EB6FAE">
        <w:rPr>
          <w:lang w:val="en-GB"/>
        </w:rPr>
        <w:t xml:space="preserve">, </w:t>
      </w:r>
      <w:r w:rsidRPr="00EB6FAE">
        <w:rPr>
          <w:i/>
          <w:iCs/>
          <w:lang w:val="en-GB"/>
        </w:rPr>
        <w:t>26</w:t>
      </w:r>
      <w:r w:rsidRPr="00EB6FAE">
        <w:rPr>
          <w:lang w:val="en-GB"/>
        </w:rPr>
        <w:t xml:space="preserve">(2), 403–413. </w:t>
      </w:r>
      <w:r w:rsidR="0008060F">
        <w:fldChar w:fldCharType="begin"/>
      </w:r>
      <w:r w:rsidR="0008060F" w:rsidRPr="0008060F">
        <w:rPr>
          <w:lang w:val="en-GB"/>
          <w:rPrChange w:id="3044" w:author="CAIZERGUES Alain" w:date="2023-07-04T15:32:00Z">
            <w:rPr/>
          </w:rPrChange>
        </w:rPr>
        <w:instrText xml:space="preserve"> HYPERLINK "https://doi.org/10.1080/10618600.2016.1172487" \h </w:instrText>
      </w:r>
      <w:r w:rsidR="0008060F">
        <w:fldChar w:fldCharType="separate"/>
      </w:r>
      <w:r w:rsidRPr="00EB6FAE">
        <w:rPr>
          <w:rStyle w:val="Lienhypertexte"/>
          <w:lang w:val="en-GB"/>
        </w:rPr>
        <w:t>https://doi.org/10.1080/10618600.2016.1172487</w:t>
      </w:r>
      <w:r w:rsidR="0008060F">
        <w:rPr>
          <w:rStyle w:val="Lienhypertexte"/>
          <w:lang w:val="en-GB"/>
        </w:rPr>
        <w:fldChar w:fldCharType="end"/>
      </w:r>
    </w:p>
    <w:p w14:paraId="31F249B2" w14:textId="77777777" w:rsidR="00AC35CD" w:rsidRPr="00EB6FAE" w:rsidRDefault="00B404E8">
      <w:pPr>
        <w:pStyle w:val="Bibliographie"/>
        <w:rPr>
          <w:lang w:val="en-GB"/>
        </w:rPr>
      </w:pPr>
      <w:bookmarkStart w:id="3045" w:name="ref-Devineau2010"/>
      <w:bookmarkEnd w:id="3043"/>
      <w:proofErr w:type="spellStart"/>
      <w:r w:rsidRPr="0008060F">
        <w:rPr>
          <w:lang w:val="en-GB"/>
        </w:rPr>
        <w:t>Devineau</w:t>
      </w:r>
      <w:proofErr w:type="spellEnd"/>
      <w:r w:rsidRPr="0008060F">
        <w:rPr>
          <w:lang w:val="en-GB"/>
        </w:rPr>
        <w:t xml:space="preserve">, O., </w:t>
      </w:r>
      <w:proofErr w:type="spellStart"/>
      <w:r w:rsidRPr="0008060F">
        <w:rPr>
          <w:lang w:val="en-GB"/>
        </w:rPr>
        <w:t>Guillemain</w:t>
      </w:r>
      <w:proofErr w:type="spellEnd"/>
      <w:r w:rsidRPr="0008060F">
        <w:rPr>
          <w:lang w:val="en-GB"/>
        </w:rPr>
        <w:t xml:space="preserve">, M., Johnson, A. R., &amp; </w:t>
      </w:r>
      <w:proofErr w:type="spellStart"/>
      <w:r w:rsidRPr="0008060F">
        <w:rPr>
          <w:lang w:val="en-GB"/>
        </w:rPr>
        <w:t>Lebreton</w:t>
      </w:r>
      <w:proofErr w:type="spellEnd"/>
      <w:r w:rsidRPr="0008060F">
        <w:rPr>
          <w:lang w:val="en-GB"/>
        </w:rPr>
        <w:t xml:space="preserve">, J.-D. (2010). </w:t>
      </w:r>
      <w:r w:rsidRPr="00EB6FAE">
        <w:rPr>
          <w:lang w:val="en-GB"/>
        </w:rPr>
        <w:t xml:space="preserve">A comparison of green-winged teal </w:t>
      </w:r>
      <w:proofErr w:type="spellStart"/>
      <w:r w:rsidRPr="00EB6FAE">
        <w:rPr>
          <w:lang w:val="en-GB"/>
        </w:rPr>
        <w:t>anas</w:t>
      </w:r>
      <w:proofErr w:type="spellEnd"/>
      <w:r w:rsidRPr="00EB6FAE">
        <w:rPr>
          <w:lang w:val="en-GB"/>
        </w:rPr>
        <w:t xml:space="preserve"> </w:t>
      </w:r>
      <w:proofErr w:type="spellStart"/>
      <w:r w:rsidRPr="00EB6FAE">
        <w:rPr>
          <w:lang w:val="en-GB"/>
        </w:rPr>
        <w:t>crecca</w:t>
      </w:r>
      <w:proofErr w:type="spellEnd"/>
      <w:r w:rsidRPr="00EB6FAE">
        <w:rPr>
          <w:lang w:val="en-GB"/>
        </w:rPr>
        <w:t xml:space="preserve"> survival and harvest between </w:t>
      </w:r>
      <w:proofErr w:type="spellStart"/>
      <w:r w:rsidRPr="00EB6FAE">
        <w:rPr>
          <w:lang w:val="en-GB"/>
        </w:rPr>
        <w:t>europe</w:t>
      </w:r>
      <w:proofErr w:type="spellEnd"/>
      <w:r w:rsidRPr="00EB6FAE">
        <w:rPr>
          <w:lang w:val="en-GB"/>
        </w:rPr>
        <w:t xml:space="preserve"> and north </w:t>
      </w:r>
      <w:proofErr w:type="spellStart"/>
      <w:r w:rsidRPr="00EB6FAE">
        <w:rPr>
          <w:lang w:val="en-GB"/>
        </w:rPr>
        <w:t>america</w:t>
      </w:r>
      <w:proofErr w:type="spellEnd"/>
      <w:r w:rsidRPr="00EB6FAE">
        <w:rPr>
          <w:lang w:val="en-GB"/>
        </w:rPr>
        <w:t xml:space="preserve">. </w:t>
      </w:r>
      <w:r w:rsidRPr="00EB6FAE">
        <w:rPr>
          <w:i/>
          <w:iCs/>
          <w:lang w:val="en-GB"/>
        </w:rPr>
        <w:t>Wildlife Biology</w:t>
      </w:r>
      <w:r w:rsidRPr="00EB6FAE">
        <w:rPr>
          <w:lang w:val="en-GB"/>
        </w:rPr>
        <w:t xml:space="preserve">, </w:t>
      </w:r>
      <w:r w:rsidRPr="00EB6FAE">
        <w:rPr>
          <w:i/>
          <w:iCs/>
          <w:lang w:val="en-GB"/>
        </w:rPr>
        <w:t>16</w:t>
      </w:r>
      <w:r w:rsidRPr="00EB6FAE">
        <w:rPr>
          <w:lang w:val="en-GB"/>
        </w:rPr>
        <w:t xml:space="preserve">(1), 12–24. </w:t>
      </w:r>
      <w:r w:rsidR="00B83782">
        <w:fldChar w:fldCharType="begin"/>
      </w:r>
      <w:r w:rsidR="00B83782" w:rsidRPr="00B83782">
        <w:rPr>
          <w:lang w:val="en-GB"/>
          <w:rPrChange w:id="3046" w:author="CAIZERGUES Alain" w:date="2023-06-13T10:56:00Z">
            <w:rPr/>
          </w:rPrChange>
        </w:rPr>
        <w:instrText xml:space="preserve"> HYPERLINK "https://doi.org/10.2981/08-071" \h </w:instrText>
      </w:r>
      <w:r w:rsidR="00B83782">
        <w:fldChar w:fldCharType="separate"/>
      </w:r>
      <w:r w:rsidRPr="00EB6FAE">
        <w:rPr>
          <w:rStyle w:val="Lienhypertexte"/>
          <w:lang w:val="en-GB"/>
        </w:rPr>
        <w:t>https://doi.org/10.2981/08-071</w:t>
      </w:r>
      <w:r w:rsidR="00B83782">
        <w:rPr>
          <w:rStyle w:val="Lienhypertexte"/>
          <w:lang w:val="en-GB"/>
        </w:rPr>
        <w:fldChar w:fldCharType="end"/>
      </w:r>
    </w:p>
    <w:p w14:paraId="3702062F" w14:textId="77777777" w:rsidR="00AC35CD" w:rsidRPr="00EB6FAE" w:rsidRDefault="00B404E8">
      <w:pPr>
        <w:pStyle w:val="Bibliographie"/>
        <w:rPr>
          <w:lang w:val="en-GB"/>
        </w:rPr>
      </w:pPr>
      <w:bookmarkStart w:id="3047" w:name="ref-Dmitriew2010"/>
      <w:bookmarkEnd w:id="3045"/>
      <w:proofErr w:type="spellStart"/>
      <w:r w:rsidRPr="00EB6FAE">
        <w:rPr>
          <w:lang w:val="en-GB"/>
        </w:rPr>
        <w:t>Dmitriew</w:t>
      </w:r>
      <w:proofErr w:type="spellEnd"/>
      <w:r w:rsidRPr="00EB6FAE">
        <w:rPr>
          <w:lang w:val="en-GB"/>
        </w:rPr>
        <w:t xml:space="preserve">, C. M. (2010). The evolution of growth trajectories: What limits growth rate? </w:t>
      </w:r>
      <w:r w:rsidRPr="00EB6FAE">
        <w:rPr>
          <w:i/>
          <w:iCs/>
          <w:lang w:val="en-GB"/>
        </w:rPr>
        <w:t>Biological Reviews</w:t>
      </w:r>
      <w:r w:rsidRPr="00EB6FAE">
        <w:rPr>
          <w:lang w:val="en-GB"/>
        </w:rPr>
        <w:t xml:space="preserve">, </w:t>
      </w:r>
      <w:r w:rsidRPr="00EB6FAE">
        <w:rPr>
          <w:i/>
          <w:iCs/>
          <w:lang w:val="en-GB"/>
        </w:rPr>
        <w:t>86</w:t>
      </w:r>
      <w:r w:rsidRPr="00EB6FAE">
        <w:rPr>
          <w:lang w:val="en-GB"/>
        </w:rPr>
        <w:t xml:space="preserve">(1), 97–116. </w:t>
      </w:r>
      <w:r w:rsidR="00B83782">
        <w:fldChar w:fldCharType="begin"/>
      </w:r>
      <w:r w:rsidR="00B83782" w:rsidRPr="00B83782">
        <w:rPr>
          <w:lang w:val="en-GB"/>
          <w:rPrChange w:id="3048" w:author="CAIZERGUES Alain" w:date="2023-06-13T10:56:00Z">
            <w:rPr/>
          </w:rPrChange>
        </w:rPr>
        <w:instrText xml:space="preserve"> HYPERLINK "https://doi.org/10.1111/j.1469-185x.2010.00136.x" \h </w:instrText>
      </w:r>
      <w:r w:rsidR="00B83782">
        <w:fldChar w:fldCharType="separate"/>
      </w:r>
      <w:r w:rsidRPr="00EB6FAE">
        <w:rPr>
          <w:rStyle w:val="Lienhypertexte"/>
          <w:lang w:val="en-GB"/>
        </w:rPr>
        <w:t>https://doi.org/10.1111/j.1469-185x.2010.00136.x</w:t>
      </w:r>
      <w:r w:rsidR="00B83782">
        <w:rPr>
          <w:rStyle w:val="Lienhypertexte"/>
          <w:lang w:val="en-GB"/>
        </w:rPr>
        <w:fldChar w:fldCharType="end"/>
      </w:r>
    </w:p>
    <w:p w14:paraId="63B40EB7" w14:textId="77777777" w:rsidR="00AC35CD" w:rsidRPr="00EB6FAE" w:rsidRDefault="00B404E8">
      <w:pPr>
        <w:pStyle w:val="Bibliographie"/>
        <w:rPr>
          <w:lang w:val="en-GB"/>
        </w:rPr>
      </w:pPr>
      <w:bookmarkStart w:id="3049" w:name="ref-Dzus1998"/>
      <w:bookmarkEnd w:id="3047"/>
      <w:proofErr w:type="spellStart"/>
      <w:r w:rsidRPr="00EB6FAE">
        <w:rPr>
          <w:lang w:val="en-GB"/>
        </w:rPr>
        <w:t>Dzus</w:t>
      </w:r>
      <w:proofErr w:type="spellEnd"/>
      <w:r w:rsidRPr="00EB6FAE">
        <w:rPr>
          <w:lang w:val="en-GB"/>
        </w:rPr>
        <w:t xml:space="preserve">, E. H., &amp; Clark, R. G. (1998). Brood survival and recruitment of mallards in relation to wetland density and hatching date. </w:t>
      </w:r>
      <w:r w:rsidRPr="00EB6FAE">
        <w:rPr>
          <w:i/>
          <w:iCs/>
          <w:lang w:val="en-GB"/>
        </w:rPr>
        <w:t>The Auk</w:t>
      </w:r>
      <w:r w:rsidRPr="00EB6FAE">
        <w:rPr>
          <w:lang w:val="en-GB"/>
        </w:rPr>
        <w:t xml:space="preserve">, </w:t>
      </w:r>
      <w:r w:rsidRPr="00EB6FAE">
        <w:rPr>
          <w:i/>
          <w:iCs/>
          <w:lang w:val="en-GB"/>
        </w:rPr>
        <w:t>115</w:t>
      </w:r>
      <w:r w:rsidRPr="00EB6FAE">
        <w:rPr>
          <w:lang w:val="en-GB"/>
        </w:rPr>
        <w:t xml:space="preserve">(2), 311–318. </w:t>
      </w:r>
      <w:r w:rsidR="00B83782">
        <w:fldChar w:fldCharType="begin"/>
      </w:r>
      <w:r w:rsidR="00B83782" w:rsidRPr="00B83782">
        <w:rPr>
          <w:lang w:val="en-GB"/>
          <w:rPrChange w:id="3050" w:author="CAIZERGUES Alain" w:date="2023-06-13T10:56:00Z">
            <w:rPr/>
          </w:rPrChange>
        </w:rPr>
        <w:instrText xml:space="preserve"> HYPERLINK "https://doi.org/10.2307/4089189" \h </w:instrText>
      </w:r>
      <w:r w:rsidR="00B83782">
        <w:fldChar w:fldCharType="separate"/>
      </w:r>
      <w:r w:rsidRPr="00EB6FAE">
        <w:rPr>
          <w:rStyle w:val="Lienhypertexte"/>
          <w:lang w:val="en-GB"/>
        </w:rPr>
        <w:t>https://doi.org/10.2307/4089189</w:t>
      </w:r>
      <w:r w:rsidR="00B83782">
        <w:rPr>
          <w:rStyle w:val="Lienhypertexte"/>
          <w:lang w:val="en-GB"/>
        </w:rPr>
        <w:fldChar w:fldCharType="end"/>
      </w:r>
    </w:p>
    <w:p w14:paraId="0DA573ED" w14:textId="77777777" w:rsidR="00AC35CD" w:rsidRPr="00EB6FAE" w:rsidRDefault="00B404E8">
      <w:pPr>
        <w:pStyle w:val="Bibliographie"/>
        <w:rPr>
          <w:lang w:val="en-GB"/>
        </w:rPr>
      </w:pPr>
      <w:bookmarkStart w:id="3051" w:name="ref-Etterson2011"/>
      <w:bookmarkEnd w:id="3049"/>
      <w:proofErr w:type="spellStart"/>
      <w:r w:rsidRPr="00EB6FAE">
        <w:rPr>
          <w:lang w:val="en-GB"/>
        </w:rPr>
        <w:t>Etterson</w:t>
      </w:r>
      <w:proofErr w:type="spellEnd"/>
      <w:r w:rsidRPr="00EB6FAE">
        <w:rPr>
          <w:lang w:val="en-GB"/>
        </w:rPr>
        <w:t>, M. A., Ellis-</w:t>
      </w:r>
      <w:proofErr w:type="spellStart"/>
      <w:r w:rsidRPr="00EB6FAE">
        <w:rPr>
          <w:lang w:val="en-GB"/>
        </w:rPr>
        <w:t>Felege</w:t>
      </w:r>
      <w:proofErr w:type="spellEnd"/>
      <w:r w:rsidRPr="00EB6FAE">
        <w:rPr>
          <w:lang w:val="en-GB"/>
        </w:rPr>
        <w:t xml:space="preserve">, S. N., Evers, D., Gauthier, G., </w:t>
      </w:r>
      <w:proofErr w:type="spellStart"/>
      <w:r w:rsidRPr="00EB6FAE">
        <w:rPr>
          <w:lang w:val="en-GB"/>
        </w:rPr>
        <w:t>Grzybowski</w:t>
      </w:r>
      <w:proofErr w:type="spellEnd"/>
      <w:r w:rsidRPr="00EB6FAE">
        <w:rPr>
          <w:lang w:val="en-GB"/>
        </w:rPr>
        <w:t xml:space="preserve">, J. A., </w:t>
      </w:r>
      <w:proofErr w:type="spellStart"/>
      <w:r w:rsidRPr="00EB6FAE">
        <w:rPr>
          <w:lang w:val="en-GB"/>
        </w:rPr>
        <w:t>Mattsson</w:t>
      </w:r>
      <w:proofErr w:type="spellEnd"/>
      <w:r w:rsidRPr="00EB6FAE">
        <w:rPr>
          <w:lang w:val="en-GB"/>
        </w:rPr>
        <w:t xml:space="preserve">, B. J., Nagy, L. R., Olsen, B. J., Pease, C. M., Burg, M. P. van der, &amp; </w:t>
      </w:r>
      <w:proofErr w:type="spellStart"/>
      <w:r w:rsidRPr="00EB6FAE">
        <w:rPr>
          <w:lang w:val="en-GB"/>
        </w:rPr>
        <w:t>Potvien</w:t>
      </w:r>
      <w:proofErr w:type="spellEnd"/>
      <w:r w:rsidRPr="00EB6FAE">
        <w:rPr>
          <w:lang w:val="en-GB"/>
        </w:rPr>
        <w:t xml:space="preserve">, A. (2011). </w:t>
      </w:r>
      <w:proofErr w:type="spellStart"/>
      <w:r w:rsidRPr="00EB6FAE">
        <w:rPr>
          <w:lang w:val="en-GB"/>
        </w:rPr>
        <w:t>Modeling</w:t>
      </w:r>
      <w:proofErr w:type="spellEnd"/>
      <w:r w:rsidRPr="00EB6FAE">
        <w:rPr>
          <w:lang w:val="en-GB"/>
        </w:rPr>
        <w:t xml:space="preserve"> fecundity in birds: Conceptual overview, current models, and considerations for future developments. </w:t>
      </w:r>
      <w:r w:rsidRPr="00EB6FAE">
        <w:rPr>
          <w:i/>
          <w:iCs/>
          <w:lang w:val="en-GB"/>
        </w:rPr>
        <w:t>Ecological Modelling</w:t>
      </w:r>
      <w:r w:rsidRPr="00EB6FAE">
        <w:rPr>
          <w:lang w:val="en-GB"/>
        </w:rPr>
        <w:t xml:space="preserve">, </w:t>
      </w:r>
      <w:r w:rsidRPr="00EB6FAE">
        <w:rPr>
          <w:i/>
          <w:iCs/>
          <w:lang w:val="en-GB"/>
        </w:rPr>
        <w:t>222</w:t>
      </w:r>
      <w:r w:rsidRPr="00EB6FAE">
        <w:rPr>
          <w:lang w:val="en-GB"/>
        </w:rPr>
        <w:t xml:space="preserve">(14), 2178–2190. </w:t>
      </w:r>
      <w:r w:rsidR="009D213B">
        <w:fldChar w:fldCharType="begin"/>
      </w:r>
      <w:r w:rsidR="009D213B" w:rsidRPr="007D5C72">
        <w:rPr>
          <w:lang w:val="en-GB"/>
          <w:rPrChange w:id="3052" w:author="CAIZERGUES Alain" w:date="2023-09-05T15:57:00Z">
            <w:rPr/>
          </w:rPrChange>
        </w:rPr>
        <w:instrText xml:space="preserve"> HYPERLINK "https://doi.org/10.1016/j.ecolmodel.2010.10.013" \h </w:instrText>
      </w:r>
      <w:r w:rsidR="009D213B">
        <w:fldChar w:fldCharType="separate"/>
      </w:r>
      <w:r w:rsidRPr="00EB6FAE">
        <w:rPr>
          <w:rStyle w:val="Lienhypertexte"/>
          <w:lang w:val="en-GB"/>
        </w:rPr>
        <w:t>https://doi.org/10.1016/j.ecolmodel.2010.10.013</w:t>
      </w:r>
      <w:r w:rsidR="009D213B">
        <w:rPr>
          <w:rStyle w:val="Lienhypertexte"/>
          <w:lang w:val="en-GB"/>
        </w:rPr>
        <w:fldChar w:fldCharType="end"/>
      </w:r>
    </w:p>
    <w:p w14:paraId="1F5CFEBA" w14:textId="77777777" w:rsidR="00AC35CD" w:rsidRPr="00EB6FAE" w:rsidRDefault="00B404E8">
      <w:pPr>
        <w:pStyle w:val="Bibliographie"/>
        <w:rPr>
          <w:lang w:val="en-GB"/>
        </w:rPr>
      </w:pPr>
      <w:bookmarkStart w:id="3053" w:name="ref-Faillettaz2019"/>
      <w:bookmarkEnd w:id="3051"/>
      <w:proofErr w:type="spellStart"/>
      <w:r w:rsidRPr="00EB6FAE">
        <w:rPr>
          <w:lang w:val="en-GB"/>
        </w:rPr>
        <w:t>Faillettaz</w:t>
      </w:r>
      <w:proofErr w:type="spellEnd"/>
      <w:r w:rsidRPr="00EB6FAE">
        <w:rPr>
          <w:lang w:val="en-GB"/>
        </w:rPr>
        <w:t xml:space="preserve">, R., </w:t>
      </w:r>
      <w:proofErr w:type="spellStart"/>
      <w:r w:rsidRPr="00EB6FAE">
        <w:rPr>
          <w:lang w:val="en-GB"/>
        </w:rPr>
        <w:t>Beaugrand</w:t>
      </w:r>
      <w:proofErr w:type="spellEnd"/>
      <w:r w:rsidRPr="00EB6FAE">
        <w:rPr>
          <w:lang w:val="en-GB"/>
        </w:rPr>
        <w:t xml:space="preserve">, G., </w:t>
      </w:r>
      <w:proofErr w:type="spellStart"/>
      <w:r w:rsidRPr="00EB6FAE">
        <w:rPr>
          <w:lang w:val="en-GB"/>
        </w:rPr>
        <w:t>Goberville</w:t>
      </w:r>
      <w:proofErr w:type="spellEnd"/>
      <w:r w:rsidRPr="00EB6FAE">
        <w:rPr>
          <w:lang w:val="en-GB"/>
        </w:rPr>
        <w:t xml:space="preserve">, E., &amp; Kirby, R. R. (2019). Atlantic multidecadal oscillations drive the basin-scale distribution of </w:t>
      </w:r>
      <w:proofErr w:type="spellStart"/>
      <w:r w:rsidRPr="00EB6FAE">
        <w:rPr>
          <w:lang w:val="en-GB"/>
        </w:rPr>
        <w:t>atlantic</w:t>
      </w:r>
      <w:proofErr w:type="spellEnd"/>
      <w:r w:rsidRPr="00EB6FAE">
        <w:rPr>
          <w:lang w:val="en-GB"/>
        </w:rPr>
        <w:t xml:space="preserve"> bluefin tuna. </w:t>
      </w:r>
      <w:r w:rsidRPr="00EB6FAE">
        <w:rPr>
          <w:i/>
          <w:iCs/>
          <w:lang w:val="en-GB"/>
        </w:rPr>
        <w:t>Science Advances</w:t>
      </w:r>
      <w:r w:rsidRPr="00EB6FAE">
        <w:rPr>
          <w:lang w:val="en-GB"/>
        </w:rPr>
        <w:t xml:space="preserve">, </w:t>
      </w:r>
      <w:r w:rsidRPr="00EB6FAE">
        <w:rPr>
          <w:i/>
          <w:iCs/>
          <w:lang w:val="en-GB"/>
        </w:rPr>
        <w:t>5</w:t>
      </w:r>
      <w:r w:rsidRPr="00EB6FAE">
        <w:rPr>
          <w:lang w:val="en-GB"/>
        </w:rPr>
        <w:t xml:space="preserve">(1). </w:t>
      </w:r>
      <w:r w:rsidR="00B83782">
        <w:fldChar w:fldCharType="begin"/>
      </w:r>
      <w:r w:rsidR="00B83782" w:rsidRPr="00B83782">
        <w:rPr>
          <w:lang w:val="en-GB"/>
          <w:rPrChange w:id="3054" w:author="CAIZERGUES Alain" w:date="2023-06-13T10:56:00Z">
            <w:rPr/>
          </w:rPrChange>
        </w:rPr>
        <w:instrText xml:space="preserve"> HYPERLINK "https://doi.org/10.1126/sciadv.aar6993" \h </w:instrText>
      </w:r>
      <w:r w:rsidR="00B83782">
        <w:fldChar w:fldCharType="separate"/>
      </w:r>
      <w:r w:rsidRPr="00EB6FAE">
        <w:rPr>
          <w:rStyle w:val="Lienhypertexte"/>
          <w:lang w:val="en-GB"/>
        </w:rPr>
        <w:t>https://doi.org/10.1126/sciadv.aar6993</w:t>
      </w:r>
      <w:r w:rsidR="00B83782">
        <w:rPr>
          <w:rStyle w:val="Lienhypertexte"/>
          <w:lang w:val="en-GB"/>
        </w:rPr>
        <w:fldChar w:fldCharType="end"/>
      </w:r>
    </w:p>
    <w:p w14:paraId="4DA4DED1" w14:textId="77777777" w:rsidR="00AC35CD" w:rsidRPr="00EB6FAE" w:rsidRDefault="00B404E8">
      <w:pPr>
        <w:pStyle w:val="Bibliographie"/>
        <w:rPr>
          <w:lang w:val="en-GB"/>
        </w:rPr>
      </w:pPr>
      <w:bookmarkStart w:id="3055" w:name="ref-Flint2015"/>
      <w:bookmarkEnd w:id="3053"/>
      <w:r w:rsidRPr="00EB6FAE">
        <w:rPr>
          <w:lang w:val="en-GB"/>
        </w:rPr>
        <w:t xml:space="preserve">Flint, P. (2015). Population dynamics of sea ducks: Using models to understand the causes, consequences, evolution, and management of variation in life history characteristics. In J.-P. L. Savard, D. V. </w:t>
      </w:r>
      <w:proofErr w:type="spellStart"/>
      <w:r w:rsidRPr="00EB6FAE">
        <w:rPr>
          <w:lang w:val="en-GB"/>
        </w:rPr>
        <w:t>Derksen</w:t>
      </w:r>
      <w:proofErr w:type="spellEnd"/>
      <w:r w:rsidRPr="00EB6FAE">
        <w:rPr>
          <w:lang w:val="en-GB"/>
        </w:rPr>
        <w:t xml:space="preserve">, D. </w:t>
      </w:r>
      <w:proofErr w:type="spellStart"/>
      <w:r w:rsidRPr="00EB6FAE">
        <w:rPr>
          <w:lang w:val="en-GB"/>
        </w:rPr>
        <w:t>Esler</w:t>
      </w:r>
      <w:proofErr w:type="spellEnd"/>
      <w:r w:rsidRPr="00EB6FAE">
        <w:rPr>
          <w:lang w:val="en-GB"/>
        </w:rPr>
        <w:t xml:space="preserve">, &amp; J. M. Eadie (Eds.), </w:t>
      </w:r>
      <w:r w:rsidRPr="00EB6FAE">
        <w:rPr>
          <w:i/>
          <w:iCs/>
          <w:lang w:val="en-GB"/>
        </w:rPr>
        <w:t>Ecology and conservation of North American sea ducks</w:t>
      </w:r>
      <w:r w:rsidRPr="00EB6FAE">
        <w:rPr>
          <w:lang w:val="en-GB"/>
        </w:rPr>
        <w:t xml:space="preserve"> (Vol. 46, pp. 63–96). CRC Press.</w:t>
      </w:r>
    </w:p>
    <w:p w14:paraId="4904C913" w14:textId="77777777" w:rsidR="00AC35CD" w:rsidRPr="00EB6FAE" w:rsidRDefault="00B404E8">
      <w:pPr>
        <w:pStyle w:val="Bibliographie"/>
        <w:rPr>
          <w:lang w:val="en-GB"/>
        </w:rPr>
      </w:pPr>
      <w:bookmarkStart w:id="3056" w:name="ref-Folliot2017"/>
      <w:bookmarkEnd w:id="3055"/>
      <w:proofErr w:type="spellStart"/>
      <w:r w:rsidRPr="00EB6FAE">
        <w:rPr>
          <w:lang w:val="en-GB"/>
        </w:rPr>
        <w:t>Folliot</w:t>
      </w:r>
      <w:proofErr w:type="spellEnd"/>
      <w:r w:rsidRPr="00EB6FAE">
        <w:rPr>
          <w:lang w:val="en-GB"/>
        </w:rPr>
        <w:t xml:space="preserve">, B., </w:t>
      </w:r>
      <w:proofErr w:type="spellStart"/>
      <w:r w:rsidRPr="00EB6FAE">
        <w:rPr>
          <w:lang w:val="en-GB"/>
        </w:rPr>
        <w:t>Caizergues</w:t>
      </w:r>
      <w:proofErr w:type="spellEnd"/>
      <w:r w:rsidRPr="00EB6FAE">
        <w:rPr>
          <w:lang w:val="en-GB"/>
        </w:rPr>
        <w:t xml:space="preserve">, A., </w:t>
      </w:r>
      <w:proofErr w:type="spellStart"/>
      <w:r w:rsidRPr="00EB6FAE">
        <w:rPr>
          <w:lang w:val="en-GB"/>
        </w:rPr>
        <w:t>Barbotin</w:t>
      </w:r>
      <w:proofErr w:type="spellEnd"/>
      <w:r w:rsidRPr="00EB6FAE">
        <w:rPr>
          <w:lang w:val="en-GB"/>
        </w:rPr>
        <w:t xml:space="preserve">, A., &amp; </w:t>
      </w:r>
      <w:proofErr w:type="spellStart"/>
      <w:r w:rsidRPr="00EB6FAE">
        <w:rPr>
          <w:lang w:val="en-GB"/>
        </w:rPr>
        <w:t>Guillemain</w:t>
      </w:r>
      <w:proofErr w:type="spellEnd"/>
      <w:r w:rsidRPr="00EB6FAE">
        <w:rPr>
          <w:lang w:val="en-GB"/>
        </w:rPr>
        <w:t>, M. (2017). Environmental and individual correlates of common pochard (</w:t>
      </w:r>
      <w:proofErr w:type="spellStart"/>
      <w:r w:rsidRPr="00EB6FAE">
        <w:rPr>
          <w:i/>
          <w:iCs/>
          <w:lang w:val="en-GB"/>
        </w:rPr>
        <w:t>Aythya</w:t>
      </w:r>
      <w:proofErr w:type="spellEnd"/>
      <w:r w:rsidRPr="00EB6FAE">
        <w:rPr>
          <w:i/>
          <w:iCs/>
          <w:lang w:val="en-GB"/>
        </w:rPr>
        <w:t xml:space="preserve"> </w:t>
      </w:r>
      <w:proofErr w:type="spellStart"/>
      <w:r w:rsidRPr="00EB6FAE">
        <w:rPr>
          <w:i/>
          <w:iCs/>
          <w:lang w:val="en-GB"/>
        </w:rPr>
        <w:t>ferina</w:t>
      </w:r>
      <w:proofErr w:type="spellEnd"/>
      <w:r w:rsidRPr="00EB6FAE">
        <w:rPr>
          <w:lang w:val="en-GB"/>
        </w:rPr>
        <w:t xml:space="preserve">) nesting success. </w:t>
      </w:r>
      <w:r w:rsidRPr="00EB6FAE">
        <w:rPr>
          <w:i/>
          <w:iCs/>
          <w:lang w:val="en-GB"/>
        </w:rPr>
        <w:t>European Journal of Wildlife Research</w:t>
      </w:r>
      <w:r w:rsidRPr="00EB6FAE">
        <w:rPr>
          <w:lang w:val="en-GB"/>
        </w:rPr>
        <w:t xml:space="preserve">, </w:t>
      </w:r>
      <w:r w:rsidRPr="00EB6FAE">
        <w:rPr>
          <w:i/>
          <w:iCs/>
          <w:lang w:val="en-GB"/>
        </w:rPr>
        <w:t>63</w:t>
      </w:r>
      <w:r w:rsidRPr="00EB6FAE">
        <w:rPr>
          <w:lang w:val="en-GB"/>
        </w:rPr>
        <w:t xml:space="preserve">(4). </w:t>
      </w:r>
      <w:r w:rsidR="009D213B">
        <w:fldChar w:fldCharType="begin"/>
      </w:r>
      <w:r w:rsidR="009D213B" w:rsidRPr="007D5C72">
        <w:rPr>
          <w:lang w:val="en-GB"/>
          <w:rPrChange w:id="3057" w:author="CAIZERGUES Alain" w:date="2023-09-05T15:57:00Z">
            <w:rPr/>
          </w:rPrChange>
        </w:rPr>
        <w:instrText xml:space="preserve"> HYPERLINK "https://doi.org/10.1007/s10344-017-1126-1" \h </w:instrText>
      </w:r>
      <w:r w:rsidR="009D213B">
        <w:fldChar w:fldCharType="separate"/>
      </w:r>
      <w:r w:rsidRPr="00EB6FAE">
        <w:rPr>
          <w:rStyle w:val="Lienhypertexte"/>
          <w:lang w:val="en-GB"/>
        </w:rPr>
        <w:t>https://doi.org/10.1007/s10344-017-1126-1</w:t>
      </w:r>
      <w:r w:rsidR="009D213B">
        <w:rPr>
          <w:rStyle w:val="Lienhypertexte"/>
          <w:lang w:val="en-GB"/>
        </w:rPr>
        <w:fldChar w:fldCharType="end"/>
      </w:r>
    </w:p>
    <w:p w14:paraId="57A2ACE0" w14:textId="77777777" w:rsidR="00AC35CD" w:rsidRPr="00EB6FAE" w:rsidRDefault="00B404E8">
      <w:pPr>
        <w:pStyle w:val="Bibliographie"/>
        <w:rPr>
          <w:lang w:val="en-GB"/>
        </w:rPr>
      </w:pPr>
      <w:bookmarkStart w:id="3058" w:name="ref-Folliot2022"/>
      <w:bookmarkEnd w:id="3056"/>
      <w:proofErr w:type="spellStart"/>
      <w:r w:rsidRPr="007D5C72">
        <w:rPr>
          <w:lang w:val="en-GB"/>
        </w:rPr>
        <w:t>Folliot</w:t>
      </w:r>
      <w:proofErr w:type="spellEnd"/>
      <w:r w:rsidRPr="007D5C72">
        <w:rPr>
          <w:lang w:val="en-GB"/>
        </w:rPr>
        <w:t xml:space="preserve">, B., </w:t>
      </w:r>
      <w:proofErr w:type="spellStart"/>
      <w:r w:rsidRPr="007D5C72">
        <w:rPr>
          <w:lang w:val="en-GB"/>
        </w:rPr>
        <w:t>Caizergues</w:t>
      </w:r>
      <w:proofErr w:type="spellEnd"/>
      <w:r w:rsidRPr="007D5C72">
        <w:rPr>
          <w:lang w:val="en-GB"/>
        </w:rPr>
        <w:t xml:space="preserve">, A., Tableau, A., </w:t>
      </w:r>
      <w:proofErr w:type="spellStart"/>
      <w:r w:rsidRPr="007D5C72">
        <w:rPr>
          <w:lang w:val="en-GB"/>
        </w:rPr>
        <w:t>Souchay</w:t>
      </w:r>
      <w:proofErr w:type="spellEnd"/>
      <w:r w:rsidRPr="007D5C72">
        <w:rPr>
          <w:lang w:val="en-GB"/>
        </w:rPr>
        <w:t xml:space="preserve">, G., </w:t>
      </w:r>
      <w:proofErr w:type="spellStart"/>
      <w:r w:rsidRPr="007D5C72">
        <w:rPr>
          <w:lang w:val="en-GB"/>
        </w:rPr>
        <w:t>Guillemain</w:t>
      </w:r>
      <w:proofErr w:type="spellEnd"/>
      <w:r w:rsidRPr="007D5C72">
        <w:rPr>
          <w:lang w:val="en-GB"/>
        </w:rPr>
        <w:t xml:space="preserve">, M., Champagnon, J., &amp; </w:t>
      </w:r>
      <w:proofErr w:type="spellStart"/>
      <w:r w:rsidRPr="007D5C72">
        <w:rPr>
          <w:lang w:val="en-GB"/>
        </w:rPr>
        <w:t>Calenge</w:t>
      </w:r>
      <w:proofErr w:type="spellEnd"/>
      <w:r w:rsidRPr="007D5C72">
        <w:rPr>
          <w:lang w:val="en-GB"/>
        </w:rPr>
        <w:t xml:space="preserve">, C. (2022). </w:t>
      </w:r>
      <w:r w:rsidRPr="00EB6FAE">
        <w:rPr>
          <w:lang w:val="en-GB"/>
        </w:rPr>
        <w:t xml:space="preserve">Assessing spatiotemporal variation in abundance: A flexible framework accounting for sampling bias with an application to common pochard ( </w:t>
      </w:r>
      <m:oMath>
        <m:r>
          <m:rPr>
            <m:sty m:val="p"/>
          </m:rPr>
          <w:rPr>
            <w:rFonts w:ascii="Cambria Math" w:hAnsi="Cambria Math"/>
            <w:lang w:val="en-GB"/>
          </w:rPr>
          <m:t>&lt;</m:t>
        </m:r>
      </m:oMath>
      <w:r w:rsidRPr="00EB6FAE">
        <w:rPr>
          <w:lang w:val="en-GB"/>
        </w:rPr>
        <w:t>i</w:t>
      </w:r>
      <m:oMath>
        <m:r>
          <m:rPr>
            <m:sty m:val="p"/>
          </m:rPr>
          <w:rPr>
            <w:rFonts w:ascii="Cambria Math" w:hAnsi="Cambria Math"/>
            <w:lang w:val="en-GB"/>
          </w:rPr>
          <m:t>&gt;</m:t>
        </m:r>
      </m:oMath>
      <w:r w:rsidRPr="00EB6FAE">
        <w:rPr>
          <w:lang w:val="en-GB"/>
        </w:rPr>
        <w:t>aythya ferina</w:t>
      </w:r>
      <m:oMath>
        <m:r>
          <m:rPr>
            <m:sty m:val="p"/>
          </m:rPr>
          <w:rPr>
            <w:rFonts w:ascii="Cambria Math" w:hAnsi="Cambria Math"/>
            <w:lang w:val="en-GB"/>
          </w:rPr>
          <m:t>&lt;</m:t>
        </m:r>
      </m:oMath>
      <w:r w:rsidRPr="00EB6FAE">
        <w:rPr>
          <w:lang w:val="en-GB"/>
        </w:rPr>
        <w:t>/i</w:t>
      </w:r>
      <m:oMath>
        <m:r>
          <m:rPr>
            <m:sty m:val="p"/>
          </m:rPr>
          <w:rPr>
            <w:rFonts w:ascii="Cambria Math" w:hAnsi="Cambria Math"/>
            <w:lang w:val="en-GB"/>
          </w:rPr>
          <m:t>&gt;</m:t>
        </m:r>
      </m:oMath>
      <w:r w:rsidRPr="00EB6FAE">
        <w:rPr>
          <w:lang w:val="en-GB"/>
        </w:rPr>
        <w:t xml:space="preserve"> ). </w:t>
      </w:r>
      <w:r w:rsidRPr="00EB6FAE">
        <w:rPr>
          <w:i/>
          <w:iCs/>
          <w:lang w:val="en-GB"/>
        </w:rPr>
        <w:t>Ecology and Evolution</w:t>
      </w:r>
      <w:r w:rsidRPr="00EB6FAE">
        <w:rPr>
          <w:lang w:val="en-GB"/>
        </w:rPr>
        <w:t xml:space="preserve">, </w:t>
      </w:r>
      <w:r w:rsidRPr="00EB6FAE">
        <w:rPr>
          <w:i/>
          <w:iCs/>
          <w:lang w:val="en-GB"/>
        </w:rPr>
        <w:t>12</w:t>
      </w:r>
      <w:r w:rsidRPr="00EB6FAE">
        <w:rPr>
          <w:lang w:val="en-GB"/>
        </w:rPr>
        <w:t xml:space="preserve">(4). </w:t>
      </w:r>
      <w:r w:rsidR="009D213B">
        <w:fldChar w:fldCharType="begin"/>
      </w:r>
      <w:r w:rsidR="009D213B" w:rsidRPr="007D5C72">
        <w:rPr>
          <w:lang w:val="en-GB"/>
          <w:rPrChange w:id="3059" w:author="CAIZERGUES Alain" w:date="2023-09-05T15:57:00Z">
            <w:rPr/>
          </w:rPrChange>
        </w:rPr>
        <w:instrText xml:space="preserve"> HYPERLINK "https://doi.org/10.1002/ece3.8835" \h </w:instrText>
      </w:r>
      <w:r w:rsidR="009D213B">
        <w:fldChar w:fldCharType="separate"/>
      </w:r>
      <w:r w:rsidRPr="00EB6FAE">
        <w:rPr>
          <w:rStyle w:val="Lienhypertexte"/>
          <w:lang w:val="en-GB"/>
        </w:rPr>
        <w:t>https://doi.org/10.1002/ece3.8835</w:t>
      </w:r>
      <w:r w:rsidR="009D213B">
        <w:rPr>
          <w:rStyle w:val="Lienhypertexte"/>
          <w:lang w:val="en-GB"/>
        </w:rPr>
        <w:fldChar w:fldCharType="end"/>
      </w:r>
    </w:p>
    <w:p w14:paraId="16CEF873" w14:textId="77777777" w:rsidR="00AC35CD" w:rsidRPr="00EB6FAE" w:rsidRDefault="00B404E8">
      <w:pPr>
        <w:pStyle w:val="Bibliographie"/>
        <w:rPr>
          <w:lang w:val="en-GB"/>
        </w:rPr>
      </w:pPr>
      <w:bookmarkStart w:id="3060" w:name="ref-Fox2014"/>
      <w:bookmarkEnd w:id="3058"/>
      <w:r w:rsidRPr="00EB6FAE">
        <w:rPr>
          <w:lang w:val="en-GB"/>
        </w:rPr>
        <w:t xml:space="preserve">Fox, A. D., Clausen, K. K., Dalby, L., Christensen, T. K., &amp; </w:t>
      </w:r>
      <w:proofErr w:type="spellStart"/>
      <w:r w:rsidRPr="00EB6FAE">
        <w:rPr>
          <w:lang w:val="en-GB"/>
        </w:rPr>
        <w:t>Sunde</w:t>
      </w:r>
      <w:proofErr w:type="spellEnd"/>
      <w:r w:rsidRPr="00EB6FAE">
        <w:rPr>
          <w:lang w:val="en-GB"/>
        </w:rPr>
        <w:t xml:space="preserve">, P. (2014). Age-ratio bias among hunter-based surveys of Eurasian wigeon </w:t>
      </w:r>
      <w:r w:rsidRPr="00EB6FAE">
        <w:rPr>
          <w:i/>
          <w:iCs/>
          <w:lang w:val="en-GB"/>
        </w:rPr>
        <w:t xml:space="preserve">Anas </w:t>
      </w:r>
      <w:proofErr w:type="spellStart"/>
      <w:r w:rsidRPr="00EB6FAE">
        <w:rPr>
          <w:i/>
          <w:iCs/>
          <w:lang w:val="en-GB"/>
        </w:rPr>
        <w:t>penelope</w:t>
      </w:r>
      <w:proofErr w:type="spellEnd"/>
      <w:r w:rsidRPr="00EB6FAE">
        <w:rPr>
          <w:lang w:val="en-GB"/>
        </w:rPr>
        <w:t xml:space="preserve"> based on wing vs. Field samples. </w:t>
      </w:r>
      <w:r w:rsidRPr="00EB6FAE">
        <w:rPr>
          <w:i/>
          <w:iCs/>
          <w:lang w:val="en-GB"/>
        </w:rPr>
        <w:t>Ibis</w:t>
      </w:r>
      <w:r w:rsidRPr="00EB6FAE">
        <w:rPr>
          <w:lang w:val="en-GB"/>
        </w:rPr>
        <w:t xml:space="preserve">, </w:t>
      </w:r>
      <w:r w:rsidRPr="00EB6FAE">
        <w:rPr>
          <w:i/>
          <w:iCs/>
          <w:lang w:val="en-GB"/>
        </w:rPr>
        <w:t>157</w:t>
      </w:r>
      <w:r w:rsidRPr="00EB6FAE">
        <w:rPr>
          <w:lang w:val="en-GB"/>
        </w:rPr>
        <w:t xml:space="preserve">(2), 391–395. </w:t>
      </w:r>
      <w:r w:rsidR="009D213B">
        <w:fldChar w:fldCharType="begin"/>
      </w:r>
      <w:r w:rsidR="009D213B" w:rsidRPr="007D5C72">
        <w:rPr>
          <w:lang w:val="en-GB"/>
          <w:rPrChange w:id="3061" w:author="CAIZERGUES Alain" w:date="2023-09-05T15:57:00Z">
            <w:rPr/>
          </w:rPrChange>
        </w:rPr>
        <w:instrText xml:space="preserve"> HYPERLINK "https://doi.org/10.1111/ibi.12229" \h </w:instrText>
      </w:r>
      <w:r w:rsidR="009D213B">
        <w:fldChar w:fldCharType="separate"/>
      </w:r>
      <w:r w:rsidRPr="00EB6FAE">
        <w:rPr>
          <w:rStyle w:val="Lienhypertexte"/>
          <w:lang w:val="en-GB"/>
        </w:rPr>
        <w:t>https://doi.org/10.1111/ibi.12229</w:t>
      </w:r>
      <w:r w:rsidR="009D213B">
        <w:rPr>
          <w:rStyle w:val="Lienhypertexte"/>
          <w:lang w:val="en-GB"/>
        </w:rPr>
        <w:fldChar w:fldCharType="end"/>
      </w:r>
    </w:p>
    <w:p w14:paraId="1D1E1CE9" w14:textId="77777777" w:rsidR="00AC35CD" w:rsidRPr="00EB6FAE" w:rsidRDefault="00B404E8">
      <w:pPr>
        <w:pStyle w:val="Bibliographie"/>
        <w:rPr>
          <w:lang w:val="en-GB"/>
        </w:rPr>
      </w:pPr>
      <w:bookmarkStart w:id="3062" w:name="ref-Fox2016"/>
      <w:bookmarkEnd w:id="3060"/>
      <w:r w:rsidRPr="00EB6FAE">
        <w:rPr>
          <w:lang w:val="en-GB"/>
        </w:rPr>
        <w:t xml:space="preserve">Fox, A. D., Clausen, K., Dalby, L., Christensen, T., &amp; </w:t>
      </w:r>
      <w:proofErr w:type="spellStart"/>
      <w:r w:rsidRPr="00EB6FAE">
        <w:rPr>
          <w:lang w:val="en-GB"/>
        </w:rPr>
        <w:t>Sunde</w:t>
      </w:r>
      <w:proofErr w:type="spellEnd"/>
      <w:r w:rsidRPr="00EB6FAE">
        <w:rPr>
          <w:lang w:val="en-GB"/>
        </w:rPr>
        <w:t xml:space="preserve">, P. (2016). Between-year variations in sex/age ratio bias in hunter wings of </w:t>
      </w:r>
      <w:proofErr w:type="spellStart"/>
      <w:r w:rsidRPr="00EB6FAE">
        <w:rPr>
          <w:lang w:val="en-GB"/>
        </w:rPr>
        <w:t>eurasian</w:t>
      </w:r>
      <w:proofErr w:type="spellEnd"/>
      <w:r w:rsidRPr="00EB6FAE">
        <w:rPr>
          <w:lang w:val="en-GB"/>
        </w:rPr>
        <w:t xml:space="preserve"> wigeon (</w:t>
      </w:r>
      <w:r w:rsidRPr="00EB6FAE">
        <w:rPr>
          <w:i/>
          <w:iCs/>
          <w:lang w:val="en-GB"/>
        </w:rPr>
        <w:t xml:space="preserve">Anas </w:t>
      </w:r>
      <w:proofErr w:type="spellStart"/>
      <w:r w:rsidRPr="00EB6FAE">
        <w:rPr>
          <w:i/>
          <w:iCs/>
          <w:lang w:val="en-GB"/>
        </w:rPr>
        <w:t>penelope</w:t>
      </w:r>
      <w:proofErr w:type="spellEnd"/>
      <w:r w:rsidRPr="00EB6FAE">
        <w:rPr>
          <w:lang w:val="en-GB"/>
        </w:rPr>
        <w:t xml:space="preserve">) compared to field samples. </w:t>
      </w:r>
      <w:r w:rsidRPr="00EB6FAE">
        <w:rPr>
          <w:i/>
          <w:iCs/>
          <w:lang w:val="en-GB"/>
        </w:rPr>
        <w:t xml:space="preserve">Ornis </w:t>
      </w:r>
      <w:proofErr w:type="spellStart"/>
      <w:r w:rsidRPr="00EB6FAE">
        <w:rPr>
          <w:i/>
          <w:iCs/>
          <w:lang w:val="en-GB"/>
        </w:rPr>
        <w:t>Fennica</w:t>
      </w:r>
      <w:proofErr w:type="spellEnd"/>
      <w:r w:rsidRPr="00EB6FAE">
        <w:rPr>
          <w:lang w:val="en-GB"/>
        </w:rPr>
        <w:t xml:space="preserve">, </w:t>
      </w:r>
      <w:r w:rsidRPr="00EB6FAE">
        <w:rPr>
          <w:i/>
          <w:iCs/>
          <w:lang w:val="en-GB"/>
        </w:rPr>
        <w:t>93</w:t>
      </w:r>
      <w:r w:rsidRPr="00EB6FAE">
        <w:rPr>
          <w:lang w:val="en-GB"/>
        </w:rPr>
        <w:t>(1), 26.</w:t>
      </w:r>
    </w:p>
    <w:p w14:paraId="2747D4E9" w14:textId="77777777" w:rsidR="00AC35CD" w:rsidRPr="00EB6FAE" w:rsidRDefault="00B404E8">
      <w:pPr>
        <w:pStyle w:val="Bibliographie"/>
        <w:rPr>
          <w:lang w:val="en-GB"/>
        </w:rPr>
      </w:pPr>
      <w:bookmarkStart w:id="3063" w:name="ref-Fox2018"/>
      <w:bookmarkEnd w:id="3062"/>
      <w:r w:rsidRPr="001954C3">
        <w:rPr>
          <w:lang w:val="en-US"/>
          <w:rPrChange w:id="3064" w:author="TABLEAU Adrien" w:date="2024-05-16T09:37:00Z">
            <w:rPr>
              <w:lang w:val="en-GB"/>
            </w:rPr>
          </w:rPrChange>
        </w:rPr>
        <w:lastRenderedPageBreak/>
        <w:t xml:space="preserve">Fox, A. D., &amp; </w:t>
      </w:r>
      <w:proofErr w:type="spellStart"/>
      <w:r w:rsidRPr="001954C3">
        <w:rPr>
          <w:lang w:val="en-US"/>
          <w:rPrChange w:id="3065" w:author="TABLEAU Adrien" w:date="2024-05-16T09:37:00Z">
            <w:rPr>
              <w:lang w:val="en-GB"/>
            </w:rPr>
          </w:rPrChange>
        </w:rPr>
        <w:t>Cristensen</w:t>
      </w:r>
      <w:proofErr w:type="spellEnd"/>
      <w:r w:rsidRPr="001954C3">
        <w:rPr>
          <w:lang w:val="en-US"/>
          <w:rPrChange w:id="3066" w:author="TABLEAU Adrien" w:date="2024-05-16T09:37:00Z">
            <w:rPr>
              <w:lang w:val="en-GB"/>
            </w:rPr>
          </w:rPrChange>
        </w:rPr>
        <w:t xml:space="preserve">, T. K. (2018). </w:t>
      </w:r>
      <w:r w:rsidRPr="00EB6FAE">
        <w:rPr>
          <w:lang w:val="en-GB"/>
        </w:rPr>
        <w:t xml:space="preserve">Could falling female sex ratios among first-winter northwest </w:t>
      </w:r>
      <w:proofErr w:type="spellStart"/>
      <w:r w:rsidRPr="00EB6FAE">
        <w:rPr>
          <w:lang w:val="en-GB"/>
        </w:rPr>
        <w:t>european</w:t>
      </w:r>
      <w:proofErr w:type="spellEnd"/>
      <w:r w:rsidRPr="00EB6FAE">
        <w:rPr>
          <w:lang w:val="en-GB"/>
        </w:rPr>
        <w:t xml:space="preserve"> duck populations contribute to skewed adult sex ratios and overall population declines? </w:t>
      </w:r>
      <w:r w:rsidRPr="00EB6FAE">
        <w:rPr>
          <w:i/>
          <w:iCs/>
          <w:lang w:val="en-GB"/>
        </w:rPr>
        <w:t>Ibis</w:t>
      </w:r>
      <w:r w:rsidRPr="00EB6FAE">
        <w:rPr>
          <w:lang w:val="en-GB"/>
        </w:rPr>
        <w:t xml:space="preserve">, </w:t>
      </w:r>
      <w:r w:rsidRPr="00EB6FAE">
        <w:rPr>
          <w:i/>
          <w:iCs/>
          <w:lang w:val="en-GB"/>
        </w:rPr>
        <w:t>160</w:t>
      </w:r>
      <w:r w:rsidRPr="00EB6FAE">
        <w:rPr>
          <w:lang w:val="en-GB"/>
        </w:rPr>
        <w:t xml:space="preserve">(4), 929–935. </w:t>
      </w:r>
      <w:r w:rsidR="00B83782">
        <w:fldChar w:fldCharType="begin"/>
      </w:r>
      <w:r w:rsidR="00B83782" w:rsidRPr="00B83782">
        <w:rPr>
          <w:lang w:val="en-GB"/>
          <w:rPrChange w:id="3067" w:author="CAIZERGUES Alain" w:date="2023-06-13T10:56:00Z">
            <w:rPr/>
          </w:rPrChange>
        </w:rPr>
        <w:instrText xml:space="preserve"> HYPERLINK "https://doi.org/10.1111/ibi.12649" \h </w:instrText>
      </w:r>
      <w:r w:rsidR="00B83782">
        <w:fldChar w:fldCharType="separate"/>
      </w:r>
      <w:r w:rsidRPr="00EB6FAE">
        <w:rPr>
          <w:rStyle w:val="Lienhypertexte"/>
          <w:lang w:val="en-GB"/>
        </w:rPr>
        <w:t>https://doi.org/10.1111/ibi.12649</w:t>
      </w:r>
      <w:r w:rsidR="00B83782">
        <w:rPr>
          <w:rStyle w:val="Lienhypertexte"/>
          <w:lang w:val="en-GB"/>
        </w:rPr>
        <w:fldChar w:fldCharType="end"/>
      </w:r>
    </w:p>
    <w:p w14:paraId="09BFC650" w14:textId="77777777" w:rsidR="00AC35CD" w:rsidRPr="00EB6FAE" w:rsidRDefault="00B404E8">
      <w:pPr>
        <w:pStyle w:val="Bibliographie"/>
        <w:rPr>
          <w:lang w:val="en-GB"/>
        </w:rPr>
      </w:pPr>
      <w:bookmarkStart w:id="3068" w:name="ref-Gelman1992"/>
      <w:bookmarkEnd w:id="3063"/>
      <w:r w:rsidRPr="00EB6FAE">
        <w:rPr>
          <w:lang w:val="en-GB"/>
        </w:rPr>
        <w:t xml:space="preserve">Gelman, A., &amp; Rubin, D. B. (1992). Inference from iterative simulation using multiple sequences. </w:t>
      </w:r>
      <w:r w:rsidRPr="00EB6FAE">
        <w:rPr>
          <w:i/>
          <w:iCs/>
          <w:lang w:val="en-GB"/>
        </w:rPr>
        <w:t>Statistical Science</w:t>
      </w:r>
      <w:r w:rsidRPr="00EB6FAE">
        <w:rPr>
          <w:lang w:val="en-GB"/>
        </w:rPr>
        <w:t xml:space="preserve">, </w:t>
      </w:r>
      <w:r w:rsidRPr="00EB6FAE">
        <w:rPr>
          <w:i/>
          <w:iCs/>
          <w:lang w:val="en-GB"/>
        </w:rPr>
        <w:t>7</w:t>
      </w:r>
      <w:r w:rsidRPr="00EB6FAE">
        <w:rPr>
          <w:lang w:val="en-GB"/>
        </w:rPr>
        <w:t xml:space="preserve">(4). </w:t>
      </w:r>
      <w:r w:rsidR="00B83782">
        <w:fldChar w:fldCharType="begin"/>
      </w:r>
      <w:r w:rsidR="00B83782" w:rsidRPr="00B83782">
        <w:rPr>
          <w:lang w:val="en-GB"/>
          <w:rPrChange w:id="3069" w:author="CAIZERGUES Alain" w:date="2023-06-13T10:56:00Z">
            <w:rPr/>
          </w:rPrChange>
        </w:rPr>
        <w:instrText xml:space="preserve"> HYPERLINK "https://doi.org/10.1214/ss/1177011136" \h </w:instrText>
      </w:r>
      <w:r w:rsidR="00B83782">
        <w:fldChar w:fldCharType="separate"/>
      </w:r>
      <w:r w:rsidRPr="00EB6FAE">
        <w:rPr>
          <w:rStyle w:val="Lienhypertexte"/>
          <w:lang w:val="en-GB"/>
        </w:rPr>
        <w:t>https://doi.org/10.1214/ss/1177011136</w:t>
      </w:r>
      <w:r w:rsidR="00B83782">
        <w:rPr>
          <w:rStyle w:val="Lienhypertexte"/>
          <w:lang w:val="en-GB"/>
        </w:rPr>
        <w:fldChar w:fldCharType="end"/>
      </w:r>
    </w:p>
    <w:p w14:paraId="1D27B279" w14:textId="77777777" w:rsidR="00AC35CD" w:rsidRPr="00EB6FAE" w:rsidRDefault="00B404E8">
      <w:pPr>
        <w:pStyle w:val="Bibliographie"/>
        <w:rPr>
          <w:lang w:val="en-GB"/>
        </w:rPr>
      </w:pPr>
      <w:bookmarkStart w:id="3070" w:name="ref-GutierrezExposito2020"/>
      <w:bookmarkEnd w:id="3068"/>
      <w:r w:rsidRPr="00EB6FAE">
        <w:rPr>
          <w:lang w:val="en-GB"/>
        </w:rPr>
        <w:t>Gutiérrez-</w:t>
      </w:r>
      <w:proofErr w:type="spellStart"/>
      <w:r w:rsidRPr="00EB6FAE">
        <w:rPr>
          <w:lang w:val="en-GB"/>
        </w:rPr>
        <w:t>Expósito</w:t>
      </w:r>
      <w:proofErr w:type="spellEnd"/>
      <w:r w:rsidRPr="00EB6FAE">
        <w:rPr>
          <w:lang w:val="en-GB"/>
        </w:rPr>
        <w:t xml:space="preserve">, C., </w:t>
      </w:r>
      <w:proofErr w:type="spellStart"/>
      <w:r w:rsidRPr="00EB6FAE">
        <w:rPr>
          <w:lang w:val="en-GB"/>
        </w:rPr>
        <w:t>Pernollet</w:t>
      </w:r>
      <w:proofErr w:type="spellEnd"/>
      <w:r w:rsidRPr="00EB6FAE">
        <w:rPr>
          <w:lang w:val="en-GB"/>
        </w:rPr>
        <w:t xml:space="preserve">, C., </w:t>
      </w:r>
      <w:proofErr w:type="spellStart"/>
      <w:r w:rsidRPr="00EB6FAE">
        <w:rPr>
          <w:lang w:val="en-GB"/>
        </w:rPr>
        <w:t>Adriaens</w:t>
      </w:r>
      <w:proofErr w:type="spellEnd"/>
      <w:r w:rsidRPr="00EB6FAE">
        <w:rPr>
          <w:lang w:val="en-GB"/>
        </w:rPr>
        <w:t>, T., &amp; Henderson, I. (2020). Ruddy duck (</w:t>
      </w:r>
      <w:proofErr w:type="spellStart"/>
      <w:r w:rsidRPr="00EB6FAE">
        <w:rPr>
          <w:i/>
          <w:iCs/>
          <w:lang w:val="en-GB"/>
        </w:rPr>
        <w:t>Oxyura</w:t>
      </w:r>
      <w:proofErr w:type="spellEnd"/>
      <w:r w:rsidRPr="00EB6FAE">
        <w:rPr>
          <w:i/>
          <w:iCs/>
          <w:lang w:val="en-GB"/>
        </w:rPr>
        <w:t xml:space="preserve"> </w:t>
      </w:r>
      <w:proofErr w:type="spellStart"/>
      <w:r w:rsidRPr="00EB6FAE">
        <w:rPr>
          <w:i/>
          <w:iCs/>
          <w:lang w:val="en-GB"/>
        </w:rPr>
        <w:t>jamaicensis</w:t>
      </w:r>
      <w:proofErr w:type="spellEnd"/>
      <w:r w:rsidRPr="00EB6FAE">
        <w:rPr>
          <w:lang w:val="en-GB"/>
        </w:rPr>
        <w:t xml:space="preserve"> </w:t>
      </w:r>
      <w:proofErr w:type="spellStart"/>
      <w:r w:rsidRPr="00EB6FAE">
        <w:rPr>
          <w:lang w:val="en-GB"/>
        </w:rPr>
        <w:t>Gmelin</w:t>
      </w:r>
      <w:proofErr w:type="spellEnd"/>
      <w:r w:rsidRPr="00EB6FAE">
        <w:rPr>
          <w:lang w:val="en-GB"/>
        </w:rPr>
        <w:t xml:space="preserve">, 1789). In </w:t>
      </w:r>
      <w:r w:rsidRPr="00EB6FAE">
        <w:rPr>
          <w:i/>
          <w:iCs/>
          <w:lang w:val="en-GB"/>
        </w:rPr>
        <w:t>Invasive birds: Global trends and impacts</w:t>
      </w:r>
      <w:r w:rsidRPr="00EB6FAE">
        <w:rPr>
          <w:lang w:val="en-GB"/>
        </w:rPr>
        <w:t xml:space="preserve"> (pp. 200–205). CABI.</w:t>
      </w:r>
    </w:p>
    <w:p w14:paraId="16F68368" w14:textId="77777777" w:rsidR="00AC35CD" w:rsidRPr="00EB6FAE" w:rsidRDefault="00B404E8">
      <w:pPr>
        <w:pStyle w:val="Bibliographie"/>
        <w:rPr>
          <w:lang w:val="en-GB"/>
        </w:rPr>
      </w:pPr>
      <w:bookmarkStart w:id="3071" w:name="ref-Hagen2008"/>
      <w:bookmarkEnd w:id="3070"/>
      <w:r w:rsidRPr="00EB6FAE">
        <w:rPr>
          <w:lang w:val="en-GB"/>
        </w:rPr>
        <w:t xml:space="preserve">Hagen, C. A., &amp; </w:t>
      </w:r>
      <w:proofErr w:type="spellStart"/>
      <w:r w:rsidRPr="00EB6FAE">
        <w:rPr>
          <w:lang w:val="en-GB"/>
        </w:rPr>
        <w:t>Loughin</w:t>
      </w:r>
      <w:proofErr w:type="spellEnd"/>
      <w:r w:rsidRPr="00EB6FAE">
        <w:rPr>
          <w:lang w:val="en-GB"/>
        </w:rPr>
        <w:t xml:space="preserve">, T. M. (2008). Productivity estimates from upland bird harvests: Estimating variance and necessary sample sizes. </w:t>
      </w:r>
      <w:r w:rsidRPr="00EB6FAE">
        <w:rPr>
          <w:i/>
          <w:iCs/>
          <w:lang w:val="en-GB"/>
        </w:rPr>
        <w:t>Journal of Wildlife Management</w:t>
      </w:r>
      <w:r w:rsidRPr="00EB6FAE">
        <w:rPr>
          <w:lang w:val="en-GB"/>
        </w:rPr>
        <w:t xml:space="preserve">, </w:t>
      </w:r>
      <w:r w:rsidRPr="00EB6FAE">
        <w:rPr>
          <w:i/>
          <w:iCs/>
          <w:lang w:val="en-GB"/>
        </w:rPr>
        <w:t>72</w:t>
      </w:r>
      <w:r w:rsidRPr="00EB6FAE">
        <w:rPr>
          <w:lang w:val="en-GB"/>
        </w:rPr>
        <w:t xml:space="preserve">(6), 1369–1375. </w:t>
      </w:r>
      <w:r w:rsidR="00B83782">
        <w:fldChar w:fldCharType="begin"/>
      </w:r>
      <w:r w:rsidR="00B83782" w:rsidRPr="00B83782">
        <w:rPr>
          <w:lang w:val="en-GB"/>
          <w:rPrChange w:id="3072" w:author="CAIZERGUES Alain" w:date="2023-06-13T10:56:00Z">
            <w:rPr/>
          </w:rPrChange>
        </w:rPr>
        <w:instrText xml:space="preserve"> HYPERLINK "https://doi.org/10.2193/2007-390" \h </w:instrText>
      </w:r>
      <w:r w:rsidR="00B83782">
        <w:fldChar w:fldCharType="separate"/>
      </w:r>
      <w:r w:rsidRPr="00EB6FAE">
        <w:rPr>
          <w:rStyle w:val="Lienhypertexte"/>
          <w:lang w:val="en-GB"/>
        </w:rPr>
        <w:t>https://doi.org/10.2193/2007-390</w:t>
      </w:r>
      <w:r w:rsidR="00B83782">
        <w:rPr>
          <w:rStyle w:val="Lienhypertexte"/>
          <w:lang w:val="en-GB"/>
        </w:rPr>
        <w:fldChar w:fldCharType="end"/>
      </w:r>
    </w:p>
    <w:p w14:paraId="0A1BF025" w14:textId="77777777" w:rsidR="00AC35CD" w:rsidRPr="00EB6FAE" w:rsidRDefault="00B404E8">
      <w:pPr>
        <w:pStyle w:val="Bibliographie"/>
        <w:rPr>
          <w:lang w:val="en-GB"/>
        </w:rPr>
      </w:pPr>
      <w:bookmarkStart w:id="3073" w:name="ref-Hochbaum1942"/>
      <w:bookmarkEnd w:id="3071"/>
      <w:proofErr w:type="spellStart"/>
      <w:r w:rsidRPr="00EB6FAE">
        <w:rPr>
          <w:lang w:val="en-GB"/>
        </w:rPr>
        <w:t>Hochbaum</w:t>
      </w:r>
      <w:proofErr w:type="spellEnd"/>
      <w:r w:rsidRPr="00EB6FAE">
        <w:rPr>
          <w:lang w:val="en-GB"/>
        </w:rPr>
        <w:t xml:space="preserve">, H. A. (1942). Sex and age determination of waterfowl by cloacal examination. </w:t>
      </w:r>
      <w:r w:rsidRPr="00EB6FAE">
        <w:rPr>
          <w:i/>
          <w:iCs/>
          <w:lang w:val="en-GB"/>
        </w:rPr>
        <w:t>Transactions of the North American Wildlife Conference</w:t>
      </w:r>
      <w:r w:rsidRPr="00EB6FAE">
        <w:rPr>
          <w:lang w:val="en-GB"/>
        </w:rPr>
        <w:t xml:space="preserve">, </w:t>
      </w:r>
      <w:r w:rsidRPr="00EB6FAE">
        <w:rPr>
          <w:i/>
          <w:iCs/>
          <w:lang w:val="en-GB"/>
        </w:rPr>
        <w:t>7</w:t>
      </w:r>
      <w:r w:rsidRPr="00EB6FAE">
        <w:rPr>
          <w:lang w:val="en-GB"/>
        </w:rPr>
        <w:t>, 299–307.</w:t>
      </w:r>
    </w:p>
    <w:p w14:paraId="6CD87A3B" w14:textId="77777777" w:rsidR="00AC35CD" w:rsidRPr="00EB6FAE" w:rsidRDefault="00B404E8">
      <w:pPr>
        <w:pStyle w:val="Bibliographie"/>
        <w:rPr>
          <w:lang w:val="en-GB"/>
        </w:rPr>
      </w:pPr>
      <w:bookmarkStart w:id="3074" w:name="ref-Hughes1999"/>
      <w:bookmarkEnd w:id="3073"/>
      <w:r w:rsidRPr="00EB6FAE">
        <w:rPr>
          <w:lang w:val="en-GB"/>
        </w:rPr>
        <w:t xml:space="preserve">Hughes, B., </w:t>
      </w:r>
      <w:proofErr w:type="spellStart"/>
      <w:r w:rsidRPr="00EB6FAE">
        <w:rPr>
          <w:lang w:val="en-GB"/>
        </w:rPr>
        <w:t>Criado</w:t>
      </w:r>
      <w:proofErr w:type="spellEnd"/>
      <w:r w:rsidRPr="00EB6FAE">
        <w:rPr>
          <w:lang w:val="en-GB"/>
        </w:rPr>
        <w:t>, J., Delany, S., Gallo-</w:t>
      </w:r>
      <w:proofErr w:type="spellStart"/>
      <w:r w:rsidRPr="00EB6FAE">
        <w:rPr>
          <w:lang w:val="en-GB"/>
        </w:rPr>
        <w:t>Orsi</w:t>
      </w:r>
      <w:proofErr w:type="spellEnd"/>
      <w:r w:rsidRPr="00EB6FAE">
        <w:rPr>
          <w:lang w:val="en-GB"/>
        </w:rPr>
        <w:t xml:space="preserve">, U., Green, A., </w:t>
      </w:r>
      <w:proofErr w:type="spellStart"/>
      <w:r w:rsidRPr="00EB6FAE">
        <w:rPr>
          <w:lang w:val="en-GB"/>
        </w:rPr>
        <w:t>Grussu</w:t>
      </w:r>
      <w:proofErr w:type="spellEnd"/>
      <w:r w:rsidRPr="00EB6FAE">
        <w:rPr>
          <w:lang w:val="en-GB"/>
        </w:rPr>
        <w:t xml:space="preserve">, M., </w:t>
      </w:r>
      <w:proofErr w:type="spellStart"/>
      <w:r w:rsidRPr="00EB6FAE">
        <w:rPr>
          <w:lang w:val="en-GB"/>
        </w:rPr>
        <w:t>Perennou</w:t>
      </w:r>
      <w:proofErr w:type="spellEnd"/>
      <w:r w:rsidRPr="00EB6FAE">
        <w:rPr>
          <w:lang w:val="en-GB"/>
        </w:rPr>
        <w:t xml:space="preserve">, C., &amp; Torres, J. (1999). The status of the north </w:t>
      </w:r>
      <w:proofErr w:type="spellStart"/>
      <w:r w:rsidRPr="00EB6FAE">
        <w:rPr>
          <w:lang w:val="en-GB"/>
        </w:rPr>
        <w:t>american</w:t>
      </w:r>
      <w:proofErr w:type="spellEnd"/>
      <w:r w:rsidRPr="00EB6FAE">
        <w:rPr>
          <w:lang w:val="en-GB"/>
        </w:rPr>
        <w:t xml:space="preserve"> ruddy duck </w:t>
      </w:r>
      <w:proofErr w:type="spellStart"/>
      <w:r w:rsidRPr="00EB6FAE">
        <w:rPr>
          <w:i/>
          <w:iCs/>
          <w:lang w:val="en-GB"/>
        </w:rPr>
        <w:t>Oxyura</w:t>
      </w:r>
      <w:proofErr w:type="spellEnd"/>
      <w:r w:rsidRPr="00EB6FAE">
        <w:rPr>
          <w:i/>
          <w:iCs/>
          <w:lang w:val="en-GB"/>
        </w:rPr>
        <w:t xml:space="preserve"> </w:t>
      </w:r>
      <w:proofErr w:type="spellStart"/>
      <w:r w:rsidRPr="00EB6FAE">
        <w:rPr>
          <w:i/>
          <w:iCs/>
          <w:lang w:val="en-GB"/>
        </w:rPr>
        <w:t>jamaicensis</w:t>
      </w:r>
      <w:proofErr w:type="spellEnd"/>
      <w:r w:rsidRPr="00EB6FAE">
        <w:rPr>
          <w:lang w:val="en-GB"/>
        </w:rPr>
        <w:t xml:space="preserve"> in the western palearctic: Towards an action plan for eradication. </w:t>
      </w:r>
      <w:r w:rsidRPr="00EB6FAE">
        <w:rPr>
          <w:i/>
          <w:iCs/>
          <w:lang w:val="en-GB"/>
        </w:rPr>
        <w:t>Council of Europe Publication T-PVS/Birds (99)</w:t>
      </w:r>
      <w:r w:rsidRPr="00EB6FAE">
        <w:rPr>
          <w:lang w:val="en-GB"/>
        </w:rPr>
        <w:t xml:space="preserve">, </w:t>
      </w:r>
      <w:r w:rsidRPr="00EB6FAE">
        <w:rPr>
          <w:i/>
          <w:iCs/>
          <w:lang w:val="en-GB"/>
        </w:rPr>
        <w:t>9</w:t>
      </w:r>
      <w:r w:rsidRPr="00EB6FAE">
        <w:rPr>
          <w:lang w:val="en-GB"/>
        </w:rPr>
        <w:t>.</w:t>
      </w:r>
    </w:p>
    <w:p w14:paraId="47D60B84" w14:textId="77777777" w:rsidR="00AC35CD" w:rsidRPr="00EB6FAE" w:rsidRDefault="00B404E8">
      <w:pPr>
        <w:pStyle w:val="Bibliographie"/>
        <w:rPr>
          <w:lang w:val="en-GB"/>
        </w:rPr>
      </w:pPr>
      <w:bookmarkStart w:id="3075" w:name="ref-Johnsgard1978"/>
      <w:bookmarkEnd w:id="3074"/>
      <w:proofErr w:type="spellStart"/>
      <w:r w:rsidRPr="00EB6FAE">
        <w:rPr>
          <w:lang w:val="en-GB"/>
        </w:rPr>
        <w:t>Johnsgard</w:t>
      </w:r>
      <w:proofErr w:type="spellEnd"/>
      <w:r w:rsidRPr="00EB6FAE">
        <w:rPr>
          <w:lang w:val="en-GB"/>
        </w:rPr>
        <w:t xml:space="preserve">, P. A. (1978). </w:t>
      </w:r>
      <w:r w:rsidRPr="00EB6FAE">
        <w:rPr>
          <w:i/>
          <w:iCs/>
          <w:lang w:val="en-GB"/>
        </w:rPr>
        <w:t>Ducks, geese, and swans of the world</w:t>
      </w:r>
      <w:r w:rsidRPr="00EB6FAE">
        <w:rPr>
          <w:lang w:val="en-GB"/>
        </w:rPr>
        <w:t xml:space="preserve"> (p. 404). University of Nebraska Press.</w:t>
      </w:r>
    </w:p>
    <w:p w14:paraId="798497F3" w14:textId="77777777" w:rsidR="00AC35CD" w:rsidRPr="00EB6FAE" w:rsidRDefault="00B404E8">
      <w:pPr>
        <w:pStyle w:val="Bibliographie"/>
        <w:rPr>
          <w:lang w:val="en-GB"/>
        </w:rPr>
      </w:pPr>
      <w:bookmarkStart w:id="3076" w:name="ref-Johnsgard1996"/>
      <w:bookmarkEnd w:id="3075"/>
      <w:proofErr w:type="spellStart"/>
      <w:r w:rsidRPr="00EB6FAE">
        <w:rPr>
          <w:lang w:val="en-GB"/>
        </w:rPr>
        <w:t>Johnsgard</w:t>
      </w:r>
      <w:proofErr w:type="spellEnd"/>
      <w:r w:rsidRPr="00EB6FAE">
        <w:rPr>
          <w:lang w:val="en-GB"/>
        </w:rPr>
        <w:t xml:space="preserve">, P. A., &amp; </w:t>
      </w:r>
      <w:proofErr w:type="spellStart"/>
      <w:r w:rsidRPr="00EB6FAE">
        <w:rPr>
          <w:lang w:val="en-GB"/>
        </w:rPr>
        <w:t>Carbonell</w:t>
      </w:r>
      <w:proofErr w:type="spellEnd"/>
      <w:r w:rsidRPr="00EB6FAE">
        <w:rPr>
          <w:lang w:val="en-GB"/>
        </w:rPr>
        <w:t xml:space="preserve">, M. (1996). </w:t>
      </w:r>
      <w:r w:rsidRPr="00EB6FAE">
        <w:rPr>
          <w:i/>
          <w:iCs/>
          <w:lang w:val="en-GB"/>
        </w:rPr>
        <w:t xml:space="preserve">Ruddy ducks &amp; other </w:t>
      </w:r>
      <w:proofErr w:type="spellStart"/>
      <w:r w:rsidRPr="00EB6FAE">
        <w:rPr>
          <w:i/>
          <w:iCs/>
          <w:lang w:val="en-GB"/>
        </w:rPr>
        <w:t>stifftails</w:t>
      </w:r>
      <w:proofErr w:type="spellEnd"/>
      <w:r w:rsidRPr="00EB6FAE">
        <w:rPr>
          <w:i/>
          <w:iCs/>
          <w:lang w:val="en-GB"/>
        </w:rPr>
        <w:t xml:space="preserve">: Their </w:t>
      </w:r>
      <w:proofErr w:type="spellStart"/>
      <w:r w:rsidRPr="00EB6FAE">
        <w:rPr>
          <w:i/>
          <w:iCs/>
          <w:lang w:val="en-GB"/>
        </w:rPr>
        <w:t>behavior</w:t>
      </w:r>
      <w:proofErr w:type="spellEnd"/>
      <w:r w:rsidRPr="00EB6FAE">
        <w:rPr>
          <w:i/>
          <w:iCs/>
          <w:lang w:val="en-GB"/>
        </w:rPr>
        <w:t xml:space="preserve"> and biology (animal natural history series)</w:t>
      </w:r>
      <w:r w:rsidRPr="00EB6FAE">
        <w:rPr>
          <w:lang w:val="en-GB"/>
        </w:rPr>
        <w:t xml:space="preserve">. </w:t>
      </w:r>
      <w:proofErr w:type="spellStart"/>
      <w:r w:rsidRPr="00EB6FAE">
        <w:rPr>
          <w:lang w:val="en-GB"/>
        </w:rPr>
        <w:t>Univ</w:t>
      </w:r>
      <w:proofErr w:type="spellEnd"/>
      <w:r w:rsidRPr="00EB6FAE">
        <w:rPr>
          <w:lang w:val="en-GB"/>
        </w:rPr>
        <w:t xml:space="preserve"> of Oklahoma Pr.</w:t>
      </w:r>
    </w:p>
    <w:p w14:paraId="6EC62CAD" w14:textId="77777777" w:rsidR="00AC35CD" w:rsidRPr="00EB6FAE" w:rsidRDefault="00B404E8">
      <w:pPr>
        <w:pStyle w:val="Bibliographie"/>
        <w:rPr>
          <w:lang w:val="en-GB"/>
        </w:rPr>
      </w:pPr>
      <w:bookmarkStart w:id="3077" w:name="ref-Johnson1987"/>
      <w:bookmarkEnd w:id="3076"/>
      <w:r w:rsidRPr="00EB6FAE">
        <w:rPr>
          <w:lang w:val="en-GB"/>
        </w:rPr>
        <w:t xml:space="preserve">Johnson, D. H., Sparling, D. W., &amp; </w:t>
      </w:r>
      <w:proofErr w:type="spellStart"/>
      <w:r w:rsidRPr="00EB6FAE">
        <w:rPr>
          <w:lang w:val="en-GB"/>
        </w:rPr>
        <w:t>Cowardin</w:t>
      </w:r>
      <w:proofErr w:type="spellEnd"/>
      <w:r w:rsidRPr="00EB6FAE">
        <w:rPr>
          <w:lang w:val="en-GB"/>
        </w:rPr>
        <w:t xml:space="preserve">, L. M. (1987). A model of the productivity of the mallard duck. </w:t>
      </w:r>
      <w:r w:rsidRPr="00EB6FAE">
        <w:rPr>
          <w:i/>
          <w:iCs/>
          <w:lang w:val="en-GB"/>
        </w:rPr>
        <w:t>Ecological Modelling</w:t>
      </w:r>
      <w:r w:rsidRPr="00EB6FAE">
        <w:rPr>
          <w:lang w:val="en-GB"/>
        </w:rPr>
        <w:t xml:space="preserve">, </w:t>
      </w:r>
      <w:r w:rsidRPr="00EB6FAE">
        <w:rPr>
          <w:i/>
          <w:iCs/>
          <w:lang w:val="en-GB"/>
        </w:rPr>
        <w:t>38</w:t>
      </w:r>
      <w:r w:rsidRPr="00EB6FAE">
        <w:rPr>
          <w:lang w:val="en-GB"/>
        </w:rPr>
        <w:t xml:space="preserve">(3-4), 257–275. </w:t>
      </w:r>
      <w:r w:rsidR="00B83782">
        <w:fldChar w:fldCharType="begin"/>
      </w:r>
      <w:r w:rsidR="00B83782" w:rsidRPr="00B83782">
        <w:rPr>
          <w:lang w:val="en-GB"/>
          <w:rPrChange w:id="3078" w:author="CAIZERGUES Alain" w:date="2023-06-13T10:56:00Z">
            <w:rPr/>
          </w:rPrChange>
        </w:rPr>
        <w:instrText xml:space="preserve"> HYPERLINK "https://doi.org/10.1016/0304-3800(87)90100-1" \h </w:instrText>
      </w:r>
      <w:r w:rsidR="00B83782">
        <w:fldChar w:fldCharType="separate"/>
      </w:r>
      <w:r w:rsidRPr="00EB6FAE">
        <w:rPr>
          <w:rStyle w:val="Lienhypertexte"/>
          <w:lang w:val="en-GB"/>
        </w:rPr>
        <w:t>https://doi.org/10.1016/0304-3800(87)90100-1</w:t>
      </w:r>
      <w:r w:rsidR="00B83782">
        <w:rPr>
          <w:rStyle w:val="Lienhypertexte"/>
          <w:lang w:val="en-GB"/>
        </w:rPr>
        <w:fldChar w:fldCharType="end"/>
      </w:r>
    </w:p>
    <w:p w14:paraId="43ACDC2A" w14:textId="77777777" w:rsidR="00AC35CD" w:rsidRDefault="00B404E8">
      <w:pPr>
        <w:pStyle w:val="Bibliographie"/>
      </w:pPr>
      <w:bookmarkStart w:id="3079" w:name="ref-Kokko1998"/>
      <w:bookmarkEnd w:id="3077"/>
      <w:proofErr w:type="spellStart"/>
      <w:r w:rsidRPr="00EB6FAE">
        <w:rPr>
          <w:lang w:val="en-GB"/>
        </w:rPr>
        <w:t>Kokko</w:t>
      </w:r>
      <w:proofErr w:type="spellEnd"/>
      <w:r w:rsidRPr="00EB6FAE">
        <w:rPr>
          <w:lang w:val="en-GB"/>
        </w:rPr>
        <w:t xml:space="preserve">, H., </w:t>
      </w:r>
      <w:proofErr w:type="spellStart"/>
      <w:r w:rsidRPr="00EB6FAE">
        <w:rPr>
          <w:lang w:val="en-GB"/>
        </w:rPr>
        <w:t>Pöysä</w:t>
      </w:r>
      <w:proofErr w:type="spellEnd"/>
      <w:r w:rsidRPr="00EB6FAE">
        <w:rPr>
          <w:lang w:val="en-GB"/>
        </w:rPr>
        <w:t xml:space="preserve">, H., </w:t>
      </w:r>
      <w:proofErr w:type="spellStart"/>
      <w:r w:rsidRPr="00EB6FAE">
        <w:rPr>
          <w:lang w:val="en-GB"/>
        </w:rPr>
        <w:t>Lindström</w:t>
      </w:r>
      <w:proofErr w:type="spellEnd"/>
      <w:r w:rsidRPr="00EB6FAE">
        <w:rPr>
          <w:lang w:val="en-GB"/>
        </w:rPr>
        <w:t xml:space="preserve">, J., &amp; </w:t>
      </w:r>
      <w:proofErr w:type="spellStart"/>
      <w:r w:rsidRPr="00EB6FAE">
        <w:rPr>
          <w:lang w:val="en-GB"/>
        </w:rPr>
        <w:t>Ranta</w:t>
      </w:r>
      <w:proofErr w:type="spellEnd"/>
      <w:r w:rsidRPr="00EB6FAE">
        <w:rPr>
          <w:lang w:val="en-GB"/>
        </w:rPr>
        <w:t xml:space="preserve">, E. (1998). Assessing the impact of spring hunting on waterfowl populations. </w:t>
      </w:r>
      <w:r>
        <w:rPr>
          <w:i/>
          <w:iCs/>
        </w:rPr>
        <w:t xml:space="preserve">Annales </w:t>
      </w:r>
      <w:proofErr w:type="spellStart"/>
      <w:r>
        <w:rPr>
          <w:i/>
          <w:iCs/>
        </w:rPr>
        <w:t>Zoologici</w:t>
      </w:r>
      <w:proofErr w:type="spellEnd"/>
      <w:r>
        <w:rPr>
          <w:i/>
          <w:iCs/>
        </w:rPr>
        <w:t xml:space="preserve"> </w:t>
      </w:r>
      <w:proofErr w:type="spellStart"/>
      <w:r>
        <w:rPr>
          <w:i/>
          <w:iCs/>
        </w:rPr>
        <w:t>Fennici</w:t>
      </w:r>
      <w:proofErr w:type="spellEnd"/>
      <w:r>
        <w:t>, 195–204.</w:t>
      </w:r>
    </w:p>
    <w:p w14:paraId="5986FFB6" w14:textId="77777777" w:rsidR="00AC35CD" w:rsidRPr="001954C3" w:rsidRDefault="00B404E8">
      <w:pPr>
        <w:pStyle w:val="Bibliographie"/>
      </w:pPr>
      <w:bookmarkStart w:id="3080" w:name="ref-Koons2014"/>
      <w:bookmarkEnd w:id="3079"/>
      <w:r w:rsidRPr="001954C3">
        <w:t xml:space="preserve">Koons, D. N., </w:t>
      </w:r>
      <w:proofErr w:type="spellStart"/>
      <w:r w:rsidRPr="001954C3">
        <w:t>Gunnarsson</w:t>
      </w:r>
      <w:proofErr w:type="spellEnd"/>
      <w:r w:rsidRPr="001954C3">
        <w:t xml:space="preserve">, G., </w:t>
      </w:r>
      <w:proofErr w:type="spellStart"/>
      <w:r w:rsidRPr="001954C3">
        <w:t>Schmutz</w:t>
      </w:r>
      <w:proofErr w:type="spellEnd"/>
      <w:r w:rsidRPr="001954C3">
        <w:t xml:space="preserve">, J. A., &amp; Rotella, J. J. (2014). </w:t>
      </w:r>
      <w:r w:rsidRPr="00EB6FAE">
        <w:rPr>
          <w:lang w:val="en-GB"/>
        </w:rPr>
        <w:t xml:space="preserve">Drivers of waterfowl population </w:t>
      </w:r>
      <w:proofErr w:type="gramStart"/>
      <w:r w:rsidRPr="00EB6FAE">
        <w:rPr>
          <w:lang w:val="en-GB"/>
        </w:rPr>
        <w:t>dynamics :</w:t>
      </w:r>
      <w:proofErr w:type="gramEnd"/>
      <w:r w:rsidRPr="00EB6FAE">
        <w:rPr>
          <w:lang w:val="en-GB"/>
        </w:rPr>
        <w:t xml:space="preserve"> From teal to swans. </w:t>
      </w:r>
      <w:r w:rsidRPr="00EB6FAE">
        <w:rPr>
          <w:i/>
          <w:iCs/>
          <w:lang w:val="en-GB"/>
        </w:rPr>
        <w:t>Wildfowl</w:t>
      </w:r>
      <w:r w:rsidRPr="00EB6FAE">
        <w:rPr>
          <w:lang w:val="en-GB"/>
        </w:rPr>
        <w:t xml:space="preserve">, </w:t>
      </w:r>
      <w:r w:rsidRPr="00EB6FAE">
        <w:rPr>
          <w:i/>
          <w:iCs/>
          <w:lang w:val="en-GB"/>
        </w:rPr>
        <w:t>Special Issue 4</w:t>
      </w:r>
      <w:r w:rsidRPr="00EB6FAE">
        <w:rPr>
          <w:lang w:val="en-GB"/>
        </w:rPr>
        <w:t xml:space="preserve">, 169–191. </w:t>
      </w:r>
      <w:r w:rsidR="00B83782">
        <w:fldChar w:fldCharType="begin"/>
      </w:r>
      <w:r w:rsidR="00B83782" w:rsidRPr="00B83782">
        <w:rPr>
          <w:lang w:val="en-GB"/>
          <w:rPrChange w:id="3081" w:author="CAIZERGUES Alain" w:date="2023-06-13T10:56:00Z">
            <w:rPr/>
          </w:rPrChange>
        </w:rPr>
        <w:instrText xml:space="preserve"> HYPERLINK "http://wildfowl.wwt.org.uk/index.php/wildfowl/article/view/2606" \h </w:instrText>
      </w:r>
      <w:r w:rsidR="00B83782">
        <w:fldChar w:fldCharType="separate"/>
      </w:r>
      <w:r w:rsidRPr="001954C3">
        <w:rPr>
          <w:rStyle w:val="Lienhypertexte"/>
        </w:rPr>
        <w:t>http://wildfowl.wwt.org.uk/index.php/wildfowl/article/view/2606</w:t>
      </w:r>
      <w:r w:rsidR="00B83782">
        <w:rPr>
          <w:rStyle w:val="Lienhypertexte"/>
        </w:rPr>
        <w:fldChar w:fldCharType="end"/>
      </w:r>
    </w:p>
    <w:p w14:paraId="2B0CDBC2" w14:textId="77777777" w:rsidR="00AC35CD" w:rsidRPr="00EB6FAE" w:rsidRDefault="00B404E8">
      <w:pPr>
        <w:pStyle w:val="Bibliographie"/>
        <w:rPr>
          <w:lang w:val="en-GB"/>
        </w:rPr>
      </w:pPr>
      <w:bookmarkStart w:id="3082" w:name="ref-Krementz1997"/>
      <w:bookmarkEnd w:id="3080"/>
      <w:r w:rsidRPr="00EB6FAE">
        <w:rPr>
          <w:lang w:val="en-GB"/>
        </w:rPr>
        <w:t xml:space="preserve">Krementz, D. G., Barker, R. J., &amp; Nichols, J. D. (1997). Sources of variation in waterfowl survival rates. </w:t>
      </w:r>
      <w:r w:rsidRPr="00EB6FAE">
        <w:rPr>
          <w:i/>
          <w:iCs/>
          <w:lang w:val="en-GB"/>
        </w:rPr>
        <w:t>The Auk</w:t>
      </w:r>
      <w:r w:rsidRPr="00EB6FAE">
        <w:rPr>
          <w:lang w:val="en-GB"/>
        </w:rPr>
        <w:t xml:space="preserve">, </w:t>
      </w:r>
      <w:r w:rsidRPr="00EB6FAE">
        <w:rPr>
          <w:i/>
          <w:iCs/>
          <w:lang w:val="en-GB"/>
        </w:rPr>
        <w:t>114</w:t>
      </w:r>
      <w:r w:rsidRPr="00EB6FAE">
        <w:rPr>
          <w:lang w:val="en-GB"/>
        </w:rPr>
        <w:t xml:space="preserve">(1), 93–102. </w:t>
      </w:r>
      <w:r w:rsidR="00B83782">
        <w:fldChar w:fldCharType="begin"/>
      </w:r>
      <w:r w:rsidR="00B83782" w:rsidRPr="00B83782">
        <w:rPr>
          <w:lang w:val="en-GB"/>
          <w:rPrChange w:id="3083" w:author="CAIZERGUES Alain" w:date="2023-06-13T10:56:00Z">
            <w:rPr/>
          </w:rPrChange>
        </w:rPr>
        <w:instrText xml:space="preserve"> HYPERLINK "https://doi.org/10.2307/4089068" \h </w:instrText>
      </w:r>
      <w:r w:rsidR="00B83782">
        <w:fldChar w:fldCharType="separate"/>
      </w:r>
      <w:r w:rsidRPr="00EB6FAE">
        <w:rPr>
          <w:rStyle w:val="Lienhypertexte"/>
          <w:lang w:val="en-GB"/>
        </w:rPr>
        <w:t>https://doi.org/10.2307/4089068</w:t>
      </w:r>
      <w:r w:rsidR="00B83782">
        <w:rPr>
          <w:rStyle w:val="Lienhypertexte"/>
          <w:lang w:val="en-GB"/>
        </w:rPr>
        <w:fldChar w:fldCharType="end"/>
      </w:r>
    </w:p>
    <w:p w14:paraId="275777DF" w14:textId="77777777" w:rsidR="00AC35CD" w:rsidRPr="00EB6FAE" w:rsidRDefault="00B404E8">
      <w:pPr>
        <w:pStyle w:val="Bibliographie"/>
        <w:rPr>
          <w:lang w:val="en-GB"/>
        </w:rPr>
      </w:pPr>
      <w:bookmarkStart w:id="3084" w:name="ref-Lebreton2001"/>
      <w:bookmarkEnd w:id="3082"/>
      <w:proofErr w:type="spellStart"/>
      <w:r w:rsidRPr="00EB6FAE">
        <w:rPr>
          <w:lang w:val="en-GB"/>
        </w:rPr>
        <w:t>Lebreton</w:t>
      </w:r>
      <w:proofErr w:type="spellEnd"/>
      <w:r w:rsidRPr="00EB6FAE">
        <w:rPr>
          <w:lang w:val="en-GB"/>
        </w:rPr>
        <w:t xml:space="preserve">, J.-D. (2001). The use of bird rings in the study of survival. </w:t>
      </w:r>
      <w:proofErr w:type="spellStart"/>
      <w:r w:rsidRPr="00EB6FAE">
        <w:rPr>
          <w:i/>
          <w:iCs/>
          <w:lang w:val="en-GB"/>
        </w:rPr>
        <w:t>Ardea</w:t>
      </w:r>
      <w:proofErr w:type="spellEnd"/>
      <w:r w:rsidRPr="00EB6FAE">
        <w:rPr>
          <w:lang w:val="en-GB"/>
        </w:rPr>
        <w:t xml:space="preserve">, </w:t>
      </w:r>
      <w:r w:rsidRPr="00EB6FAE">
        <w:rPr>
          <w:i/>
          <w:iCs/>
          <w:lang w:val="en-GB"/>
        </w:rPr>
        <w:t>89</w:t>
      </w:r>
      <w:r w:rsidRPr="00EB6FAE">
        <w:rPr>
          <w:lang w:val="en-GB"/>
        </w:rPr>
        <w:t>(1), 85–100.</w:t>
      </w:r>
    </w:p>
    <w:p w14:paraId="619E6A0B" w14:textId="77777777" w:rsidR="00AC35CD" w:rsidRPr="00EB6FAE" w:rsidRDefault="00B404E8">
      <w:pPr>
        <w:pStyle w:val="Bibliographie"/>
        <w:rPr>
          <w:lang w:val="en-GB"/>
        </w:rPr>
      </w:pPr>
      <w:bookmarkStart w:id="3085" w:name="ref-Lebreton1992"/>
      <w:bookmarkEnd w:id="3084"/>
      <w:proofErr w:type="spellStart"/>
      <w:r w:rsidRPr="00EB6FAE">
        <w:rPr>
          <w:lang w:val="en-GB"/>
        </w:rPr>
        <w:t>Lebreton</w:t>
      </w:r>
      <w:proofErr w:type="spellEnd"/>
      <w:r w:rsidRPr="00EB6FAE">
        <w:rPr>
          <w:lang w:val="en-GB"/>
        </w:rPr>
        <w:t xml:space="preserve">, J.-D., Burnham, K. P., </w:t>
      </w:r>
      <w:proofErr w:type="spellStart"/>
      <w:r w:rsidRPr="00EB6FAE">
        <w:rPr>
          <w:lang w:val="en-GB"/>
        </w:rPr>
        <w:t>Clobert</w:t>
      </w:r>
      <w:proofErr w:type="spellEnd"/>
      <w:r w:rsidRPr="00EB6FAE">
        <w:rPr>
          <w:lang w:val="en-GB"/>
        </w:rPr>
        <w:t xml:space="preserve">, J., &amp; Anderson, D. R. (1992). </w:t>
      </w:r>
      <w:proofErr w:type="spellStart"/>
      <w:r w:rsidRPr="00EB6FAE">
        <w:rPr>
          <w:lang w:val="en-GB"/>
        </w:rPr>
        <w:t>Modeling</w:t>
      </w:r>
      <w:proofErr w:type="spellEnd"/>
      <w:r w:rsidRPr="00EB6FAE">
        <w:rPr>
          <w:lang w:val="en-GB"/>
        </w:rPr>
        <w:t xml:space="preserve"> survival and testing biological hypotheses using marked animals: A unified approach with case studies. </w:t>
      </w:r>
      <w:r w:rsidRPr="00EB6FAE">
        <w:rPr>
          <w:i/>
          <w:iCs/>
          <w:lang w:val="en-GB"/>
        </w:rPr>
        <w:t>Ecological Monographs</w:t>
      </w:r>
      <w:r w:rsidRPr="00EB6FAE">
        <w:rPr>
          <w:lang w:val="en-GB"/>
        </w:rPr>
        <w:t xml:space="preserve">, </w:t>
      </w:r>
      <w:r w:rsidRPr="00EB6FAE">
        <w:rPr>
          <w:i/>
          <w:iCs/>
          <w:lang w:val="en-GB"/>
        </w:rPr>
        <w:t>62</w:t>
      </w:r>
      <w:r w:rsidRPr="00EB6FAE">
        <w:rPr>
          <w:lang w:val="en-GB"/>
        </w:rPr>
        <w:t xml:space="preserve">(1), 67–118. </w:t>
      </w:r>
      <w:r w:rsidR="00B83782">
        <w:fldChar w:fldCharType="begin"/>
      </w:r>
      <w:r w:rsidR="00B83782" w:rsidRPr="00B83782">
        <w:rPr>
          <w:lang w:val="en-GB"/>
          <w:rPrChange w:id="3086" w:author="CAIZERGUES Alain" w:date="2023-06-13T10:56:00Z">
            <w:rPr/>
          </w:rPrChange>
        </w:rPr>
        <w:instrText xml:space="preserve"> HYPERLINK "https://doi.org/10.2307/2937171" \h </w:instrText>
      </w:r>
      <w:r w:rsidR="00B83782">
        <w:fldChar w:fldCharType="separate"/>
      </w:r>
      <w:r w:rsidRPr="00EB6FAE">
        <w:rPr>
          <w:rStyle w:val="Lienhypertexte"/>
          <w:lang w:val="en-GB"/>
        </w:rPr>
        <w:t>https://doi.org/10.2307/2937171</w:t>
      </w:r>
      <w:r w:rsidR="00B83782">
        <w:rPr>
          <w:rStyle w:val="Lienhypertexte"/>
          <w:lang w:val="en-GB"/>
        </w:rPr>
        <w:fldChar w:fldCharType="end"/>
      </w:r>
    </w:p>
    <w:p w14:paraId="15572581" w14:textId="77777777" w:rsidR="00AC35CD" w:rsidRPr="00EB6FAE" w:rsidRDefault="00B404E8">
      <w:pPr>
        <w:pStyle w:val="Bibliographie"/>
        <w:rPr>
          <w:lang w:val="en-GB"/>
        </w:rPr>
      </w:pPr>
      <w:bookmarkStart w:id="3087" w:name="ref-MunozFuentes2007"/>
      <w:bookmarkEnd w:id="3085"/>
      <w:r w:rsidRPr="00EB6FAE">
        <w:rPr>
          <w:lang w:val="en-GB"/>
        </w:rPr>
        <w:lastRenderedPageBreak/>
        <w:t xml:space="preserve">Muñoz-Fuentes, V., </w:t>
      </w:r>
      <w:proofErr w:type="spellStart"/>
      <w:r w:rsidRPr="00EB6FAE">
        <w:rPr>
          <w:lang w:val="en-GB"/>
        </w:rPr>
        <w:t>Vilà</w:t>
      </w:r>
      <w:proofErr w:type="spellEnd"/>
      <w:r w:rsidRPr="00EB6FAE">
        <w:rPr>
          <w:lang w:val="en-GB"/>
        </w:rPr>
        <w:t xml:space="preserve">, C., Green, A. J., Negro, J. J., &amp; Sorenson, M. D. (2007). Hybridization between white-headed ducks and introduced ruddy ducks in Spain. </w:t>
      </w:r>
      <w:r w:rsidRPr="00EB6FAE">
        <w:rPr>
          <w:i/>
          <w:iCs/>
          <w:lang w:val="en-GB"/>
        </w:rPr>
        <w:t>Molecular Ecology</w:t>
      </w:r>
      <w:r w:rsidRPr="00EB6FAE">
        <w:rPr>
          <w:lang w:val="en-GB"/>
        </w:rPr>
        <w:t xml:space="preserve">, </w:t>
      </w:r>
      <w:r w:rsidRPr="00EB6FAE">
        <w:rPr>
          <w:i/>
          <w:iCs/>
          <w:lang w:val="en-GB"/>
        </w:rPr>
        <w:t>16</w:t>
      </w:r>
      <w:r w:rsidRPr="00EB6FAE">
        <w:rPr>
          <w:lang w:val="en-GB"/>
        </w:rPr>
        <w:t xml:space="preserve">(3), 629–638. </w:t>
      </w:r>
      <w:r w:rsidR="00B83782">
        <w:fldChar w:fldCharType="begin"/>
      </w:r>
      <w:r w:rsidR="00B83782" w:rsidRPr="00B83782">
        <w:rPr>
          <w:lang w:val="en-GB"/>
          <w:rPrChange w:id="3088" w:author="CAIZERGUES Alain" w:date="2023-06-13T10:56:00Z">
            <w:rPr/>
          </w:rPrChange>
        </w:rPr>
        <w:instrText xml:space="preserve"> HYPERLINK "https://doi.org/10.1111/j.1365-294x.2006.03170.x" \h </w:instrText>
      </w:r>
      <w:r w:rsidR="00B83782">
        <w:fldChar w:fldCharType="separate"/>
      </w:r>
      <w:r w:rsidRPr="00EB6FAE">
        <w:rPr>
          <w:rStyle w:val="Lienhypertexte"/>
          <w:lang w:val="en-GB"/>
        </w:rPr>
        <w:t>https://doi.org/10.1111/j.1365-294x.2006.03170.x</w:t>
      </w:r>
      <w:r w:rsidR="00B83782">
        <w:rPr>
          <w:rStyle w:val="Lienhypertexte"/>
          <w:lang w:val="en-GB"/>
        </w:rPr>
        <w:fldChar w:fldCharType="end"/>
      </w:r>
    </w:p>
    <w:p w14:paraId="4B4682DB" w14:textId="77777777" w:rsidR="00AC35CD" w:rsidRPr="00EB6FAE" w:rsidRDefault="00B404E8">
      <w:pPr>
        <w:pStyle w:val="Bibliographie"/>
        <w:rPr>
          <w:lang w:val="en-GB"/>
        </w:rPr>
      </w:pPr>
      <w:bookmarkStart w:id="3089" w:name="ref-Murray2000"/>
      <w:bookmarkEnd w:id="3087"/>
      <w:r w:rsidRPr="00EB6FAE">
        <w:rPr>
          <w:lang w:val="en-GB"/>
        </w:rPr>
        <w:t xml:space="preserve">Murray, B. G. (2000). Measuring annual reproductive success in birds. </w:t>
      </w:r>
      <w:r w:rsidRPr="00EB6FAE">
        <w:rPr>
          <w:i/>
          <w:iCs/>
          <w:lang w:val="en-GB"/>
        </w:rPr>
        <w:t>The Condor</w:t>
      </w:r>
      <w:r w:rsidRPr="00EB6FAE">
        <w:rPr>
          <w:lang w:val="en-GB"/>
        </w:rPr>
        <w:t xml:space="preserve">, </w:t>
      </w:r>
      <w:r w:rsidRPr="00EB6FAE">
        <w:rPr>
          <w:i/>
          <w:iCs/>
          <w:lang w:val="en-GB"/>
        </w:rPr>
        <w:t>102</w:t>
      </w:r>
      <w:r w:rsidRPr="00EB6FAE">
        <w:rPr>
          <w:lang w:val="en-GB"/>
        </w:rPr>
        <w:t xml:space="preserve">(2), 470–473. </w:t>
      </w:r>
      <w:r w:rsidR="00B83782">
        <w:fldChar w:fldCharType="begin"/>
      </w:r>
      <w:r w:rsidR="00B83782" w:rsidRPr="00B83782">
        <w:rPr>
          <w:lang w:val="en-GB"/>
          <w:rPrChange w:id="3090" w:author="CAIZERGUES Alain" w:date="2023-06-13T10:56:00Z">
            <w:rPr/>
          </w:rPrChange>
        </w:rPr>
        <w:instrText xml:space="preserve"> HYPERLINK "https://doi.org/10.1093/condor/102.2.470" \h </w:instrText>
      </w:r>
      <w:r w:rsidR="00B83782">
        <w:fldChar w:fldCharType="separate"/>
      </w:r>
      <w:r w:rsidRPr="00EB6FAE">
        <w:rPr>
          <w:rStyle w:val="Lienhypertexte"/>
          <w:lang w:val="en-GB"/>
        </w:rPr>
        <w:t>https://doi.org/10.1093/condor/102.2.470</w:t>
      </w:r>
      <w:r w:rsidR="00B83782">
        <w:rPr>
          <w:rStyle w:val="Lienhypertexte"/>
          <w:lang w:val="en-GB"/>
        </w:rPr>
        <w:fldChar w:fldCharType="end"/>
      </w:r>
    </w:p>
    <w:p w14:paraId="6B16DFDA" w14:textId="77777777" w:rsidR="00AC35CD" w:rsidRPr="00EB6FAE" w:rsidRDefault="00B404E8">
      <w:pPr>
        <w:pStyle w:val="Bibliographie"/>
        <w:rPr>
          <w:lang w:val="en-GB"/>
        </w:rPr>
      </w:pPr>
      <w:bookmarkStart w:id="3091" w:name="ref-Nichols1992"/>
      <w:bookmarkEnd w:id="3089"/>
      <w:r w:rsidRPr="00EB6FAE">
        <w:rPr>
          <w:lang w:val="en-GB"/>
        </w:rPr>
        <w:t xml:space="preserve">Nichols, J. D., Bart, J., </w:t>
      </w:r>
      <w:proofErr w:type="spellStart"/>
      <w:r w:rsidRPr="00EB6FAE">
        <w:rPr>
          <w:lang w:val="en-GB"/>
        </w:rPr>
        <w:t>Limpert</w:t>
      </w:r>
      <w:proofErr w:type="spellEnd"/>
      <w:r w:rsidRPr="00EB6FAE">
        <w:rPr>
          <w:lang w:val="en-GB"/>
        </w:rPr>
        <w:t xml:space="preserve">, R. J., </w:t>
      </w:r>
      <w:proofErr w:type="spellStart"/>
      <w:r w:rsidRPr="00EB6FAE">
        <w:rPr>
          <w:lang w:val="en-GB"/>
        </w:rPr>
        <w:t>Sladen</w:t>
      </w:r>
      <w:proofErr w:type="spellEnd"/>
      <w:r w:rsidRPr="00EB6FAE">
        <w:rPr>
          <w:lang w:val="en-GB"/>
        </w:rPr>
        <w:t xml:space="preserve">, W. J. L., &amp; Hines, J. E. (1992). Annual survival rates of adult and immature eastern population tundra swans. </w:t>
      </w:r>
      <w:r w:rsidRPr="00EB6FAE">
        <w:rPr>
          <w:i/>
          <w:iCs/>
          <w:lang w:val="en-GB"/>
        </w:rPr>
        <w:t>The Journal of Wildlife Management</w:t>
      </w:r>
      <w:r w:rsidRPr="00EB6FAE">
        <w:rPr>
          <w:lang w:val="en-GB"/>
        </w:rPr>
        <w:t xml:space="preserve">, </w:t>
      </w:r>
      <w:r w:rsidRPr="00EB6FAE">
        <w:rPr>
          <w:i/>
          <w:iCs/>
          <w:lang w:val="en-GB"/>
        </w:rPr>
        <w:t>56</w:t>
      </w:r>
      <w:r w:rsidRPr="00EB6FAE">
        <w:rPr>
          <w:lang w:val="en-GB"/>
        </w:rPr>
        <w:t xml:space="preserve">(3), 485. </w:t>
      </w:r>
      <w:r w:rsidR="00B83782">
        <w:fldChar w:fldCharType="begin"/>
      </w:r>
      <w:r w:rsidR="00B83782" w:rsidRPr="00B83782">
        <w:rPr>
          <w:lang w:val="en-GB"/>
          <w:rPrChange w:id="3092" w:author="CAIZERGUES Alain" w:date="2023-06-13T10:56:00Z">
            <w:rPr/>
          </w:rPrChange>
        </w:rPr>
        <w:instrText xml:space="preserve"> HYPERLINK "https://doi.org/10.2307/3808863" \h </w:instrText>
      </w:r>
      <w:r w:rsidR="00B83782">
        <w:fldChar w:fldCharType="separate"/>
      </w:r>
      <w:r w:rsidRPr="00EB6FAE">
        <w:rPr>
          <w:rStyle w:val="Lienhypertexte"/>
          <w:lang w:val="en-GB"/>
        </w:rPr>
        <w:t>https://doi.org/10.2307/3808863</w:t>
      </w:r>
      <w:r w:rsidR="00B83782">
        <w:rPr>
          <w:rStyle w:val="Lienhypertexte"/>
          <w:lang w:val="en-GB"/>
        </w:rPr>
        <w:fldChar w:fldCharType="end"/>
      </w:r>
    </w:p>
    <w:p w14:paraId="6796954B" w14:textId="77777777" w:rsidR="00AC35CD" w:rsidRPr="00EB6FAE" w:rsidRDefault="00B404E8">
      <w:pPr>
        <w:pStyle w:val="Bibliographie"/>
        <w:rPr>
          <w:lang w:val="en-GB"/>
        </w:rPr>
      </w:pPr>
      <w:bookmarkStart w:id="3093" w:name="ref-Nichols1997"/>
      <w:bookmarkEnd w:id="3091"/>
      <w:r w:rsidRPr="00EB6FAE">
        <w:rPr>
          <w:lang w:val="en-GB"/>
        </w:rPr>
        <w:t xml:space="preserve">Nichols, J. D., Hines, J. E., &amp; </w:t>
      </w:r>
      <w:proofErr w:type="spellStart"/>
      <w:r w:rsidRPr="00EB6FAE">
        <w:rPr>
          <w:lang w:val="en-GB"/>
        </w:rPr>
        <w:t>Blums</w:t>
      </w:r>
      <w:proofErr w:type="spellEnd"/>
      <w:r w:rsidRPr="00EB6FAE">
        <w:rPr>
          <w:lang w:val="en-GB"/>
        </w:rPr>
        <w:t xml:space="preserve">, P. (1997). TESTS FOR SENESCENT DECLINE IN ANNUAL SURVIVAL PROBABILITIES OF COMMON POCHARDS, AYTHYA FERINA. </w:t>
      </w:r>
      <w:r w:rsidRPr="00EB6FAE">
        <w:rPr>
          <w:i/>
          <w:iCs/>
          <w:lang w:val="en-GB"/>
        </w:rPr>
        <w:t>Ecology</w:t>
      </w:r>
      <w:r w:rsidRPr="00EB6FAE">
        <w:rPr>
          <w:lang w:val="en-GB"/>
        </w:rPr>
        <w:t xml:space="preserve">, </w:t>
      </w:r>
      <w:r w:rsidRPr="00EB6FAE">
        <w:rPr>
          <w:i/>
          <w:iCs/>
          <w:lang w:val="en-GB"/>
        </w:rPr>
        <w:t>78</w:t>
      </w:r>
      <w:r w:rsidRPr="00EB6FAE">
        <w:rPr>
          <w:lang w:val="en-GB"/>
        </w:rPr>
        <w:t xml:space="preserve">(4), 1009–1018. </w:t>
      </w:r>
      <w:r w:rsidR="00B83782">
        <w:fldChar w:fldCharType="begin"/>
      </w:r>
      <w:r w:rsidR="00B83782" w:rsidRPr="00B83782">
        <w:rPr>
          <w:lang w:val="en-GB"/>
          <w:rPrChange w:id="3094" w:author="CAIZERGUES Alain" w:date="2023-06-13T10:56:00Z">
            <w:rPr/>
          </w:rPrChange>
        </w:rPr>
        <w:instrText xml:space="preserve"> HYPERLINK "https://doi.org/10.1890/0012-9658(1997)078%5b1009:tfsdia%5d2.0.co;2" \h </w:instrText>
      </w:r>
      <w:r w:rsidR="00B83782">
        <w:fldChar w:fldCharType="separate"/>
      </w:r>
      <w:r w:rsidRPr="00EB6FAE">
        <w:rPr>
          <w:rStyle w:val="Lienhypertexte"/>
          <w:lang w:val="en-GB"/>
        </w:rPr>
        <w:t>https://doi.org/10.1890/0012-9658(1997)078[1009:tfsdia]2.0.co;2</w:t>
      </w:r>
      <w:r w:rsidR="00B83782">
        <w:rPr>
          <w:rStyle w:val="Lienhypertexte"/>
          <w:lang w:val="en-GB"/>
        </w:rPr>
        <w:fldChar w:fldCharType="end"/>
      </w:r>
    </w:p>
    <w:p w14:paraId="16EA5C0E" w14:textId="77777777" w:rsidR="00AC35CD" w:rsidRPr="00EB6FAE" w:rsidRDefault="00B404E8">
      <w:pPr>
        <w:pStyle w:val="Bibliographie"/>
        <w:rPr>
          <w:lang w:val="en-GB"/>
        </w:rPr>
      </w:pPr>
      <w:bookmarkStart w:id="3095" w:name="ref-Nichols2006"/>
      <w:bookmarkEnd w:id="3093"/>
      <w:r w:rsidRPr="00EB6FAE">
        <w:rPr>
          <w:lang w:val="en-GB"/>
        </w:rPr>
        <w:t xml:space="preserve">Nichols, J. D., &amp; Williams, B. K. (2006). Monitoring for conservation. </w:t>
      </w:r>
      <w:r w:rsidRPr="00EB6FAE">
        <w:rPr>
          <w:i/>
          <w:iCs/>
          <w:lang w:val="en-GB"/>
        </w:rPr>
        <w:t>Trends in Ecology &amp; Evolution</w:t>
      </w:r>
      <w:r w:rsidRPr="00EB6FAE">
        <w:rPr>
          <w:lang w:val="en-GB"/>
        </w:rPr>
        <w:t xml:space="preserve">, </w:t>
      </w:r>
      <w:r w:rsidRPr="00EB6FAE">
        <w:rPr>
          <w:i/>
          <w:iCs/>
          <w:lang w:val="en-GB"/>
        </w:rPr>
        <w:t>21</w:t>
      </w:r>
      <w:r w:rsidRPr="00EB6FAE">
        <w:rPr>
          <w:lang w:val="en-GB"/>
        </w:rPr>
        <w:t xml:space="preserve">(12), 668–673. </w:t>
      </w:r>
      <w:r w:rsidR="00B83782">
        <w:fldChar w:fldCharType="begin"/>
      </w:r>
      <w:r w:rsidR="00B83782" w:rsidRPr="00B83782">
        <w:rPr>
          <w:lang w:val="en-GB"/>
          <w:rPrChange w:id="3096" w:author="CAIZERGUES Alain" w:date="2023-06-13T10:56:00Z">
            <w:rPr/>
          </w:rPrChange>
        </w:rPr>
        <w:instrText xml:space="preserve"> HYPERLINK "https://doi.org/10.1016/j.tree.2006.08.007" \h </w:instrText>
      </w:r>
      <w:r w:rsidR="00B83782">
        <w:fldChar w:fldCharType="separate"/>
      </w:r>
      <w:r w:rsidRPr="00EB6FAE">
        <w:rPr>
          <w:rStyle w:val="Lienhypertexte"/>
          <w:lang w:val="en-GB"/>
        </w:rPr>
        <w:t>https://doi.org/10.1016/j.tree.2006.08.007</w:t>
      </w:r>
      <w:r w:rsidR="00B83782">
        <w:rPr>
          <w:rStyle w:val="Lienhypertexte"/>
          <w:lang w:val="en-GB"/>
        </w:rPr>
        <w:fldChar w:fldCharType="end"/>
      </w:r>
    </w:p>
    <w:p w14:paraId="37DA3797" w14:textId="77777777" w:rsidR="00AC35CD" w:rsidRPr="00EB6FAE" w:rsidRDefault="00B404E8">
      <w:pPr>
        <w:pStyle w:val="Bibliographie"/>
        <w:rPr>
          <w:lang w:val="en-GB"/>
          <w:rPrChange w:id="3097" w:author="CAIZERGUES Alain" w:date="2023-06-09T14:05:00Z">
            <w:rPr/>
          </w:rPrChange>
        </w:rPr>
      </w:pPr>
      <w:bookmarkStart w:id="3098" w:name="ref-Niel2005"/>
      <w:bookmarkEnd w:id="3095"/>
      <w:proofErr w:type="spellStart"/>
      <w:r w:rsidRPr="00EB6FAE">
        <w:rPr>
          <w:lang w:val="en-GB"/>
        </w:rPr>
        <w:t>Niel</w:t>
      </w:r>
      <w:proofErr w:type="spellEnd"/>
      <w:r w:rsidRPr="00EB6FAE">
        <w:rPr>
          <w:lang w:val="en-GB"/>
        </w:rPr>
        <w:t xml:space="preserve">, J.-D., Colin &amp; </w:t>
      </w:r>
      <w:proofErr w:type="spellStart"/>
      <w:r w:rsidRPr="00EB6FAE">
        <w:rPr>
          <w:lang w:val="en-GB"/>
        </w:rPr>
        <w:t>Lebreton</w:t>
      </w:r>
      <w:proofErr w:type="spellEnd"/>
      <w:r w:rsidRPr="00EB6FAE">
        <w:rPr>
          <w:lang w:val="en-GB"/>
        </w:rPr>
        <w:t xml:space="preserve">. (2005). Using demographic invariants to detect overharvested bird populations from incomplete data. </w:t>
      </w:r>
      <w:r w:rsidRPr="00EB6FAE">
        <w:rPr>
          <w:i/>
          <w:iCs/>
          <w:lang w:val="en-GB"/>
          <w:rPrChange w:id="3099" w:author="CAIZERGUES Alain" w:date="2023-06-09T14:05:00Z">
            <w:rPr>
              <w:i/>
              <w:iCs/>
            </w:rPr>
          </w:rPrChange>
        </w:rPr>
        <w:t>Conservation Biology</w:t>
      </w:r>
      <w:r w:rsidRPr="00EB6FAE">
        <w:rPr>
          <w:lang w:val="en-GB"/>
          <w:rPrChange w:id="3100" w:author="CAIZERGUES Alain" w:date="2023-06-09T14:05:00Z">
            <w:rPr/>
          </w:rPrChange>
        </w:rPr>
        <w:t xml:space="preserve">, </w:t>
      </w:r>
      <w:r w:rsidRPr="00EB6FAE">
        <w:rPr>
          <w:i/>
          <w:iCs/>
          <w:lang w:val="en-GB"/>
          <w:rPrChange w:id="3101" w:author="CAIZERGUES Alain" w:date="2023-06-09T14:05:00Z">
            <w:rPr>
              <w:i/>
              <w:iCs/>
            </w:rPr>
          </w:rPrChange>
        </w:rPr>
        <w:t>19</w:t>
      </w:r>
      <w:r w:rsidRPr="00EB6FAE">
        <w:rPr>
          <w:lang w:val="en-GB"/>
          <w:rPrChange w:id="3102" w:author="CAIZERGUES Alain" w:date="2023-06-09T14:05:00Z">
            <w:rPr/>
          </w:rPrChange>
        </w:rPr>
        <w:t xml:space="preserve">(3), 826–835. </w:t>
      </w:r>
      <w:r w:rsidR="00EB6FAE">
        <w:fldChar w:fldCharType="begin"/>
      </w:r>
      <w:r w:rsidR="00EB6FAE" w:rsidRPr="00EB6FAE">
        <w:rPr>
          <w:lang w:val="en-GB"/>
          <w:rPrChange w:id="3103" w:author="CAIZERGUES Alain" w:date="2023-06-09T14:05:00Z">
            <w:rPr/>
          </w:rPrChange>
        </w:rPr>
        <w:instrText xml:space="preserve"> HYPERLINK "https://doi.org/10.1111/j.1523-1739.2005.00310.x" \h </w:instrText>
      </w:r>
      <w:r w:rsidR="00EB6FAE">
        <w:fldChar w:fldCharType="separate"/>
      </w:r>
      <w:r w:rsidRPr="00EB6FAE">
        <w:rPr>
          <w:rStyle w:val="Lienhypertexte"/>
          <w:lang w:val="en-GB"/>
          <w:rPrChange w:id="3104" w:author="CAIZERGUES Alain" w:date="2023-06-09T14:05:00Z">
            <w:rPr>
              <w:rStyle w:val="Lienhypertexte"/>
            </w:rPr>
          </w:rPrChange>
        </w:rPr>
        <w:t>https://doi.org/10.1111/j.1523-1739.2005.00310.x</w:t>
      </w:r>
      <w:r w:rsidR="00EB6FAE">
        <w:rPr>
          <w:rStyle w:val="Lienhypertexte"/>
        </w:rPr>
        <w:fldChar w:fldCharType="end"/>
      </w:r>
    </w:p>
    <w:p w14:paraId="49935FAA" w14:textId="77777777" w:rsidR="00AC35CD" w:rsidRPr="00EB6FAE" w:rsidRDefault="00B404E8">
      <w:pPr>
        <w:pStyle w:val="Bibliographie"/>
        <w:rPr>
          <w:lang w:val="en-GB"/>
          <w:rPrChange w:id="3105" w:author="CAIZERGUES Alain" w:date="2023-06-09T14:05:00Z">
            <w:rPr/>
          </w:rPrChange>
        </w:rPr>
      </w:pPr>
      <w:bookmarkStart w:id="3106" w:name="ref-Peron2013"/>
      <w:bookmarkEnd w:id="3098"/>
      <w:proofErr w:type="spellStart"/>
      <w:r w:rsidRPr="00EB6FAE">
        <w:rPr>
          <w:lang w:val="en-GB"/>
          <w:rPrChange w:id="3107" w:author="CAIZERGUES Alain" w:date="2023-06-09T14:05:00Z">
            <w:rPr/>
          </w:rPrChange>
        </w:rPr>
        <w:t>Péron</w:t>
      </w:r>
      <w:proofErr w:type="spellEnd"/>
      <w:r w:rsidRPr="00EB6FAE">
        <w:rPr>
          <w:lang w:val="en-GB"/>
          <w:rPrChange w:id="3108" w:author="CAIZERGUES Alain" w:date="2023-06-09T14:05:00Z">
            <w:rPr/>
          </w:rPrChange>
        </w:rPr>
        <w:t xml:space="preserve">, G. (2013). Compensation and additivity of anthropogenic mortality: Life-history effects and review of methods. </w:t>
      </w:r>
      <w:r w:rsidRPr="00EB6FAE">
        <w:rPr>
          <w:i/>
          <w:iCs/>
          <w:lang w:val="en-GB"/>
          <w:rPrChange w:id="3109" w:author="CAIZERGUES Alain" w:date="2023-06-09T14:05:00Z">
            <w:rPr>
              <w:i/>
              <w:iCs/>
            </w:rPr>
          </w:rPrChange>
        </w:rPr>
        <w:t>Journal of Animal Ecology</w:t>
      </w:r>
      <w:r w:rsidRPr="00EB6FAE">
        <w:rPr>
          <w:lang w:val="en-GB"/>
          <w:rPrChange w:id="3110" w:author="CAIZERGUES Alain" w:date="2023-06-09T14:05:00Z">
            <w:rPr/>
          </w:rPrChange>
        </w:rPr>
        <w:t xml:space="preserve">, </w:t>
      </w:r>
      <w:r w:rsidRPr="00EB6FAE">
        <w:rPr>
          <w:i/>
          <w:iCs/>
          <w:lang w:val="en-GB"/>
          <w:rPrChange w:id="3111" w:author="CAIZERGUES Alain" w:date="2023-06-09T14:05:00Z">
            <w:rPr>
              <w:i/>
              <w:iCs/>
            </w:rPr>
          </w:rPrChange>
        </w:rPr>
        <w:t>82</w:t>
      </w:r>
      <w:r w:rsidRPr="00EB6FAE">
        <w:rPr>
          <w:lang w:val="en-GB"/>
          <w:rPrChange w:id="3112" w:author="CAIZERGUES Alain" w:date="2023-06-09T14:05:00Z">
            <w:rPr/>
          </w:rPrChange>
        </w:rPr>
        <w:t xml:space="preserve">(2), 408–417. </w:t>
      </w:r>
      <w:r w:rsidR="00EB6FAE">
        <w:fldChar w:fldCharType="begin"/>
      </w:r>
      <w:r w:rsidR="00EB6FAE" w:rsidRPr="00EB6FAE">
        <w:rPr>
          <w:lang w:val="en-GB"/>
          <w:rPrChange w:id="3113" w:author="CAIZERGUES Alain" w:date="2023-06-09T14:05:00Z">
            <w:rPr/>
          </w:rPrChange>
        </w:rPr>
        <w:instrText xml:space="preserve"> HYPERLINK "https://doi.org/10.1111/1365-2656.12014" \h </w:instrText>
      </w:r>
      <w:r w:rsidR="00EB6FAE">
        <w:fldChar w:fldCharType="separate"/>
      </w:r>
      <w:r w:rsidRPr="00EB6FAE">
        <w:rPr>
          <w:rStyle w:val="Lienhypertexte"/>
          <w:lang w:val="en-GB"/>
          <w:rPrChange w:id="3114" w:author="CAIZERGUES Alain" w:date="2023-06-09T14:05:00Z">
            <w:rPr>
              <w:rStyle w:val="Lienhypertexte"/>
            </w:rPr>
          </w:rPrChange>
        </w:rPr>
        <w:t>https://doi.org/10.1111/1365-2656.12014</w:t>
      </w:r>
      <w:r w:rsidR="00EB6FAE">
        <w:rPr>
          <w:rStyle w:val="Lienhypertexte"/>
        </w:rPr>
        <w:fldChar w:fldCharType="end"/>
      </w:r>
    </w:p>
    <w:p w14:paraId="35C9E55C" w14:textId="77777777" w:rsidR="00AC35CD" w:rsidRPr="00EB6FAE" w:rsidRDefault="00B404E8">
      <w:pPr>
        <w:pStyle w:val="Bibliographie"/>
        <w:rPr>
          <w:lang w:val="en-GB"/>
          <w:rPrChange w:id="3115" w:author="CAIZERGUES Alain" w:date="2023-06-09T14:05:00Z">
            <w:rPr/>
          </w:rPrChange>
        </w:rPr>
      </w:pPr>
      <w:bookmarkStart w:id="3116" w:name="ref-RCT2022"/>
      <w:bookmarkEnd w:id="3106"/>
      <w:r w:rsidRPr="00EB6FAE">
        <w:rPr>
          <w:lang w:val="en-GB"/>
          <w:rPrChange w:id="3117" w:author="CAIZERGUES Alain" w:date="2023-06-09T14:05:00Z">
            <w:rPr/>
          </w:rPrChange>
        </w:rPr>
        <w:t xml:space="preserve">R Core Team. (2022). </w:t>
      </w:r>
      <w:r w:rsidRPr="00EB6FAE">
        <w:rPr>
          <w:i/>
          <w:iCs/>
          <w:lang w:val="en-GB"/>
          <w:rPrChange w:id="3118" w:author="CAIZERGUES Alain" w:date="2023-06-09T14:05:00Z">
            <w:rPr>
              <w:i/>
              <w:iCs/>
            </w:rPr>
          </w:rPrChange>
        </w:rPr>
        <w:t>R: A language and environment for statistical computing</w:t>
      </w:r>
      <w:r w:rsidRPr="00EB6FAE">
        <w:rPr>
          <w:lang w:val="en-GB"/>
          <w:rPrChange w:id="3119" w:author="CAIZERGUES Alain" w:date="2023-06-09T14:05:00Z">
            <w:rPr/>
          </w:rPrChange>
        </w:rPr>
        <w:t xml:space="preserve">. R Foundation for Statistical Computing. </w:t>
      </w:r>
      <w:r w:rsidR="00EB6FAE">
        <w:fldChar w:fldCharType="begin"/>
      </w:r>
      <w:r w:rsidR="00EB6FAE" w:rsidRPr="00EB6FAE">
        <w:rPr>
          <w:lang w:val="en-GB"/>
          <w:rPrChange w:id="3120" w:author="CAIZERGUES Alain" w:date="2023-06-09T14:05:00Z">
            <w:rPr/>
          </w:rPrChange>
        </w:rPr>
        <w:instrText xml:space="preserve"> HYPERLINK "https://www.R-project.org/" \h </w:instrText>
      </w:r>
      <w:r w:rsidR="00EB6FAE">
        <w:fldChar w:fldCharType="separate"/>
      </w:r>
      <w:r w:rsidRPr="00EB6FAE">
        <w:rPr>
          <w:rStyle w:val="Lienhypertexte"/>
          <w:lang w:val="en-GB"/>
          <w:rPrChange w:id="3121" w:author="CAIZERGUES Alain" w:date="2023-06-09T14:05:00Z">
            <w:rPr>
              <w:rStyle w:val="Lienhypertexte"/>
            </w:rPr>
          </w:rPrChange>
        </w:rPr>
        <w:t>https://www.R-project.org/</w:t>
      </w:r>
      <w:r w:rsidR="00EB6FAE">
        <w:rPr>
          <w:rStyle w:val="Lienhypertexte"/>
        </w:rPr>
        <w:fldChar w:fldCharType="end"/>
      </w:r>
    </w:p>
    <w:p w14:paraId="1D70C3C7" w14:textId="77777777" w:rsidR="00AC35CD" w:rsidRPr="00EB6FAE" w:rsidRDefault="00B404E8">
      <w:pPr>
        <w:pStyle w:val="Bibliographie"/>
        <w:rPr>
          <w:lang w:val="en-GB"/>
          <w:rPrChange w:id="3122" w:author="CAIZERGUES Alain" w:date="2023-06-09T14:05:00Z">
            <w:rPr/>
          </w:rPrChange>
        </w:rPr>
      </w:pPr>
      <w:bookmarkStart w:id="3123" w:name="ref-Ramula2018"/>
      <w:bookmarkEnd w:id="3116"/>
      <w:proofErr w:type="spellStart"/>
      <w:r w:rsidRPr="00EB6FAE">
        <w:rPr>
          <w:lang w:val="en-GB"/>
          <w:rPrChange w:id="3124" w:author="CAIZERGUES Alain" w:date="2023-06-09T14:05:00Z">
            <w:rPr/>
          </w:rPrChange>
        </w:rPr>
        <w:t>Ramula</w:t>
      </w:r>
      <w:proofErr w:type="spellEnd"/>
      <w:r w:rsidRPr="00EB6FAE">
        <w:rPr>
          <w:lang w:val="en-GB"/>
          <w:rPrChange w:id="3125" w:author="CAIZERGUES Alain" w:date="2023-06-09T14:05:00Z">
            <w:rPr/>
          </w:rPrChange>
        </w:rPr>
        <w:t xml:space="preserve">, S., </w:t>
      </w:r>
      <w:proofErr w:type="spellStart"/>
      <w:r w:rsidRPr="00EB6FAE">
        <w:rPr>
          <w:lang w:val="en-GB"/>
          <w:rPrChange w:id="3126" w:author="CAIZERGUES Alain" w:date="2023-06-09T14:05:00Z">
            <w:rPr/>
          </w:rPrChange>
        </w:rPr>
        <w:t>Öst</w:t>
      </w:r>
      <w:proofErr w:type="spellEnd"/>
      <w:r w:rsidRPr="00EB6FAE">
        <w:rPr>
          <w:lang w:val="en-GB"/>
          <w:rPrChange w:id="3127" w:author="CAIZERGUES Alain" w:date="2023-06-09T14:05:00Z">
            <w:rPr/>
          </w:rPrChange>
        </w:rPr>
        <w:t xml:space="preserve">, M., </w:t>
      </w:r>
      <w:proofErr w:type="spellStart"/>
      <w:r w:rsidRPr="00EB6FAE">
        <w:rPr>
          <w:lang w:val="en-GB"/>
          <w:rPrChange w:id="3128" w:author="CAIZERGUES Alain" w:date="2023-06-09T14:05:00Z">
            <w:rPr/>
          </w:rPrChange>
        </w:rPr>
        <w:t>Lindén</w:t>
      </w:r>
      <w:proofErr w:type="spellEnd"/>
      <w:r w:rsidRPr="00EB6FAE">
        <w:rPr>
          <w:lang w:val="en-GB"/>
          <w:rPrChange w:id="3129" w:author="CAIZERGUES Alain" w:date="2023-06-09T14:05:00Z">
            <w:rPr/>
          </w:rPrChange>
        </w:rPr>
        <w:t xml:space="preserve">, A., </w:t>
      </w:r>
      <w:proofErr w:type="spellStart"/>
      <w:r w:rsidRPr="00EB6FAE">
        <w:rPr>
          <w:lang w:val="en-GB"/>
          <w:rPrChange w:id="3130" w:author="CAIZERGUES Alain" w:date="2023-06-09T14:05:00Z">
            <w:rPr/>
          </w:rPrChange>
        </w:rPr>
        <w:t>Karell</w:t>
      </w:r>
      <w:proofErr w:type="spellEnd"/>
      <w:r w:rsidRPr="00EB6FAE">
        <w:rPr>
          <w:lang w:val="en-GB"/>
          <w:rPrChange w:id="3131" w:author="CAIZERGUES Alain" w:date="2023-06-09T14:05:00Z">
            <w:rPr/>
          </w:rPrChange>
        </w:rPr>
        <w:t xml:space="preserve">, P., &amp; </w:t>
      </w:r>
      <w:proofErr w:type="spellStart"/>
      <w:r w:rsidRPr="00EB6FAE">
        <w:rPr>
          <w:lang w:val="en-GB"/>
          <w:rPrChange w:id="3132" w:author="CAIZERGUES Alain" w:date="2023-06-09T14:05:00Z">
            <w:rPr/>
          </w:rPrChange>
        </w:rPr>
        <w:t>Kilpi</w:t>
      </w:r>
      <w:proofErr w:type="spellEnd"/>
      <w:r w:rsidRPr="00EB6FAE">
        <w:rPr>
          <w:lang w:val="en-GB"/>
          <w:rPrChange w:id="3133" w:author="CAIZERGUES Alain" w:date="2023-06-09T14:05:00Z">
            <w:rPr/>
          </w:rPrChange>
        </w:rPr>
        <w:t xml:space="preserve">, M. (2018). Increased male bias in eider ducks can be explained by sex-specific survival of prime-age breeders. </w:t>
      </w:r>
      <w:r w:rsidRPr="00EB6FAE">
        <w:rPr>
          <w:i/>
          <w:iCs/>
          <w:lang w:val="en-GB"/>
          <w:rPrChange w:id="3134" w:author="CAIZERGUES Alain" w:date="2023-06-09T14:05:00Z">
            <w:rPr>
              <w:i/>
              <w:iCs/>
            </w:rPr>
          </w:rPrChange>
        </w:rPr>
        <w:t>PLOS ONE</w:t>
      </w:r>
      <w:r w:rsidRPr="00EB6FAE">
        <w:rPr>
          <w:lang w:val="en-GB"/>
          <w:rPrChange w:id="3135" w:author="CAIZERGUES Alain" w:date="2023-06-09T14:05:00Z">
            <w:rPr/>
          </w:rPrChange>
        </w:rPr>
        <w:t xml:space="preserve">, </w:t>
      </w:r>
      <w:r w:rsidRPr="00EB6FAE">
        <w:rPr>
          <w:i/>
          <w:iCs/>
          <w:lang w:val="en-GB"/>
          <w:rPrChange w:id="3136" w:author="CAIZERGUES Alain" w:date="2023-06-09T14:05:00Z">
            <w:rPr>
              <w:i/>
              <w:iCs/>
            </w:rPr>
          </w:rPrChange>
        </w:rPr>
        <w:t>13</w:t>
      </w:r>
      <w:r w:rsidRPr="00EB6FAE">
        <w:rPr>
          <w:lang w:val="en-GB"/>
          <w:rPrChange w:id="3137" w:author="CAIZERGUES Alain" w:date="2023-06-09T14:05:00Z">
            <w:rPr/>
          </w:rPrChange>
        </w:rPr>
        <w:t xml:space="preserve">(4), e0195415. </w:t>
      </w:r>
      <w:r w:rsidR="00EB6FAE">
        <w:fldChar w:fldCharType="begin"/>
      </w:r>
      <w:r w:rsidR="00EB6FAE" w:rsidRPr="00EB6FAE">
        <w:rPr>
          <w:lang w:val="en-GB"/>
          <w:rPrChange w:id="3138" w:author="CAIZERGUES Alain" w:date="2023-06-09T14:05:00Z">
            <w:rPr/>
          </w:rPrChange>
        </w:rPr>
        <w:instrText xml:space="preserve"> HYPERLINK "https://doi.org/10.1371/journal.pone.0195415" \h </w:instrText>
      </w:r>
      <w:r w:rsidR="00EB6FAE">
        <w:fldChar w:fldCharType="separate"/>
      </w:r>
      <w:r w:rsidRPr="00EB6FAE">
        <w:rPr>
          <w:rStyle w:val="Lienhypertexte"/>
          <w:lang w:val="en-GB"/>
          <w:rPrChange w:id="3139" w:author="CAIZERGUES Alain" w:date="2023-06-09T14:05:00Z">
            <w:rPr>
              <w:rStyle w:val="Lienhypertexte"/>
            </w:rPr>
          </w:rPrChange>
        </w:rPr>
        <w:t>https://doi.org/10.1371/journal.pone.0195415</w:t>
      </w:r>
      <w:r w:rsidR="00EB6FAE">
        <w:rPr>
          <w:rStyle w:val="Lienhypertexte"/>
        </w:rPr>
        <w:fldChar w:fldCharType="end"/>
      </w:r>
    </w:p>
    <w:p w14:paraId="0A137C78" w14:textId="77777777" w:rsidR="00AC35CD" w:rsidRPr="00EB6FAE" w:rsidRDefault="00B404E8">
      <w:pPr>
        <w:pStyle w:val="Bibliographie"/>
        <w:rPr>
          <w:lang w:val="en-GB"/>
          <w:rPrChange w:id="3140" w:author="CAIZERGUES Alain" w:date="2023-06-09T14:05:00Z">
            <w:rPr/>
          </w:rPrChange>
        </w:rPr>
      </w:pPr>
      <w:bookmarkStart w:id="3141" w:name="ref-Rintala2022"/>
      <w:bookmarkEnd w:id="3123"/>
      <w:proofErr w:type="spellStart"/>
      <w:r w:rsidRPr="00EB6FAE">
        <w:rPr>
          <w:lang w:val="en-GB"/>
          <w:rPrChange w:id="3142" w:author="CAIZERGUES Alain" w:date="2023-06-09T14:05:00Z">
            <w:rPr/>
          </w:rPrChange>
        </w:rPr>
        <w:t>Rintala</w:t>
      </w:r>
      <w:proofErr w:type="spellEnd"/>
      <w:r w:rsidRPr="00EB6FAE">
        <w:rPr>
          <w:lang w:val="en-GB"/>
          <w:rPrChange w:id="3143" w:author="CAIZERGUES Alain" w:date="2023-06-09T14:05:00Z">
            <w:rPr/>
          </w:rPrChange>
        </w:rPr>
        <w:t xml:space="preserve">, J., </w:t>
      </w:r>
      <w:proofErr w:type="spellStart"/>
      <w:r w:rsidRPr="00EB6FAE">
        <w:rPr>
          <w:lang w:val="en-GB"/>
          <w:rPrChange w:id="3144" w:author="CAIZERGUES Alain" w:date="2023-06-09T14:05:00Z">
            <w:rPr/>
          </w:rPrChange>
        </w:rPr>
        <w:t>Hario</w:t>
      </w:r>
      <w:proofErr w:type="spellEnd"/>
      <w:r w:rsidRPr="00EB6FAE">
        <w:rPr>
          <w:lang w:val="en-GB"/>
          <w:rPrChange w:id="3145" w:author="CAIZERGUES Alain" w:date="2023-06-09T14:05:00Z">
            <w:rPr/>
          </w:rPrChange>
        </w:rPr>
        <w:t xml:space="preserve">, M., </w:t>
      </w:r>
      <w:proofErr w:type="spellStart"/>
      <w:r w:rsidRPr="00EB6FAE">
        <w:rPr>
          <w:lang w:val="en-GB"/>
          <w:rPrChange w:id="3146" w:author="CAIZERGUES Alain" w:date="2023-06-09T14:05:00Z">
            <w:rPr/>
          </w:rPrChange>
        </w:rPr>
        <w:t>Laursen</w:t>
      </w:r>
      <w:proofErr w:type="spellEnd"/>
      <w:r w:rsidRPr="00EB6FAE">
        <w:rPr>
          <w:lang w:val="en-GB"/>
          <w:rPrChange w:id="3147" w:author="CAIZERGUES Alain" w:date="2023-06-09T14:05:00Z">
            <w:rPr/>
          </w:rPrChange>
        </w:rPr>
        <w:t xml:space="preserve">, K., &amp; </w:t>
      </w:r>
      <w:proofErr w:type="spellStart"/>
      <w:r w:rsidRPr="00EB6FAE">
        <w:rPr>
          <w:lang w:val="en-GB"/>
          <w:rPrChange w:id="3148" w:author="CAIZERGUES Alain" w:date="2023-06-09T14:05:00Z">
            <w:rPr/>
          </w:rPrChange>
        </w:rPr>
        <w:t>Møller</w:t>
      </w:r>
      <w:proofErr w:type="spellEnd"/>
      <w:r w:rsidRPr="00EB6FAE">
        <w:rPr>
          <w:lang w:val="en-GB"/>
          <w:rPrChange w:id="3149" w:author="CAIZERGUES Alain" w:date="2023-06-09T14:05:00Z">
            <w:rPr/>
          </w:rPrChange>
        </w:rPr>
        <w:t xml:space="preserve">, A. P. (2022). Large-scale changes in marine and terrestrial environments drive the population dynamics of long-tailed ducks breeding in </w:t>
      </w:r>
      <w:proofErr w:type="spellStart"/>
      <w:r w:rsidRPr="00EB6FAE">
        <w:rPr>
          <w:lang w:val="en-GB"/>
          <w:rPrChange w:id="3150" w:author="CAIZERGUES Alain" w:date="2023-06-09T14:05:00Z">
            <w:rPr/>
          </w:rPrChange>
        </w:rPr>
        <w:t>siberia</w:t>
      </w:r>
      <w:proofErr w:type="spellEnd"/>
      <w:r w:rsidRPr="00EB6FAE">
        <w:rPr>
          <w:lang w:val="en-GB"/>
          <w:rPrChange w:id="3151" w:author="CAIZERGUES Alain" w:date="2023-06-09T14:05:00Z">
            <w:rPr/>
          </w:rPrChange>
        </w:rPr>
        <w:t xml:space="preserve">. </w:t>
      </w:r>
      <w:r w:rsidRPr="00EB6FAE">
        <w:rPr>
          <w:i/>
          <w:iCs/>
          <w:lang w:val="en-GB"/>
          <w:rPrChange w:id="3152" w:author="CAIZERGUES Alain" w:date="2023-06-09T14:05:00Z">
            <w:rPr>
              <w:i/>
              <w:iCs/>
            </w:rPr>
          </w:rPrChange>
        </w:rPr>
        <w:t>Scientific Reports</w:t>
      </w:r>
      <w:r w:rsidRPr="00EB6FAE">
        <w:rPr>
          <w:lang w:val="en-GB"/>
          <w:rPrChange w:id="3153" w:author="CAIZERGUES Alain" w:date="2023-06-09T14:05:00Z">
            <w:rPr/>
          </w:rPrChange>
        </w:rPr>
        <w:t xml:space="preserve">, </w:t>
      </w:r>
      <w:r w:rsidRPr="00EB6FAE">
        <w:rPr>
          <w:i/>
          <w:iCs/>
          <w:lang w:val="en-GB"/>
          <w:rPrChange w:id="3154" w:author="CAIZERGUES Alain" w:date="2023-06-09T14:05:00Z">
            <w:rPr>
              <w:i/>
              <w:iCs/>
            </w:rPr>
          </w:rPrChange>
        </w:rPr>
        <w:t>12</w:t>
      </w:r>
      <w:r w:rsidRPr="00EB6FAE">
        <w:rPr>
          <w:lang w:val="en-GB"/>
          <w:rPrChange w:id="3155" w:author="CAIZERGUES Alain" w:date="2023-06-09T14:05:00Z">
            <w:rPr/>
          </w:rPrChange>
        </w:rPr>
        <w:t xml:space="preserve">(1). </w:t>
      </w:r>
      <w:r w:rsidR="00EB6FAE">
        <w:fldChar w:fldCharType="begin"/>
      </w:r>
      <w:r w:rsidR="00EB6FAE" w:rsidRPr="00EB6FAE">
        <w:rPr>
          <w:lang w:val="en-GB"/>
          <w:rPrChange w:id="3156" w:author="CAIZERGUES Alain" w:date="2023-06-09T14:05:00Z">
            <w:rPr/>
          </w:rPrChange>
        </w:rPr>
        <w:instrText xml:space="preserve"> HYPERLINK "https://doi.org/10.1038/s41598-022-16166-7" \h </w:instrText>
      </w:r>
      <w:r w:rsidR="00EB6FAE">
        <w:fldChar w:fldCharType="separate"/>
      </w:r>
      <w:r w:rsidRPr="00EB6FAE">
        <w:rPr>
          <w:rStyle w:val="Lienhypertexte"/>
          <w:lang w:val="en-GB"/>
          <w:rPrChange w:id="3157" w:author="CAIZERGUES Alain" w:date="2023-06-09T14:05:00Z">
            <w:rPr>
              <w:rStyle w:val="Lienhypertexte"/>
            </w:rPr>
          </w:rPrChange>
        </w:rPr>
        <w:t>https://doi.org/10.1038/s41598-022-16166-7</w:t>
      </w:r>
      <w:r w:rsidR="00EB6FAE">
        <w:rPr>
          <w:rStyle w:val="Lienhypertexte"/>
        </w:rPr>
        <w:fldChar w:fldCharType="end"/>
      </w:r>
    </w:p>
    <w:p w14:paraId="289AAC89" w14:textId="77777777" w:rsidR="00AC35CD" w:rsidRPr="00EB6FAE" w:rsidRDefault="00B404E8">
      <w:pPr>
        <w:pStyle w:val="Bibliographie"/>
        <w:rPr>
          <w:lang w:val="en-GB"/>
          <w:rPrChange w:id="3158" w:author="CAIZERGUES Alain" w:date="2023-06-09T14:05:00Z">
            <w:rPr/>
          </w:rPrChange>
        </w:rPr>
      </w:pPr>
      <w:bookmarkStart w:id="3159" w:name="ref-Robertson2008"/>
      <w:bookmarkEnd w:id="3141"/>
      <w:r w:rsidRPr="00EB6FAE">
        <w:rPr>
          <w:lang w:val="en-GB"/>
          <w:rPrChange w:id="3160" w:author="CAIZERGUES Alain" w:date="2023-06-09T14:05:00Z">
            <w:rPr/>
          </w:rPrChange>
        </w:rPr>
        <w:t xml:space="preserve">Robertson, G. J. (2008). Using winter juvenile/adult ratios as indices of recruitment in population models. </w:t>
      </w:r>
      <w:proofErr w:type="spellStart"/>
      <w:r w:rsidRPr="00EB6FAE">
        <w:rPr>
          <w:i/>
          <w:iCs/>
          <w:lang w:val="en-GB"/>
          <w:rPrChange w:id="3161" w:author="CAIZERGUES Alain" w:date="2023-06-09T14:05:00Z">
            <w:rPr>
              <w:i/>
              <w:iCs/>
            </w:rPr>
          </w:rPrChange>
        </w:rPr>
        <w:t>Waterbirds</w:t>
      </w:r>
      <w:proofErr w:type="spellEnd"/>
      <w:r w:rsidRPr="00EB6FAE">
        <w:rPr>
          <w:lang w:val="en-GB"/>
          <w:rPrChange w:id="3162" w:author="CAIZERGUES Alain" w:date="2023-06-09T14:05:00Z">
            <w:rPr/>
          </w:rPrChange>
        </w:rPr>
        <w:t xml:space="preserve">, </w:t>
      </w:r>
      <w:r w:rsidRPr="00EB6FAE">
        <w:rPr>
          <w:i/>
          <w:iCs/>
          <w:lang w:val="en-GB"/>
          <w:rPrChange w:id="3163" w:author="CAIZERGUES Alain" w:date="2023-06-09T14:05:00Z">
            <w:rPr>
              <w:i/>
              <w:iCs/>
            </w:rPr>
          </w:rPrChange>
        </w:rPr>
        <w:t>31</w:t>
      </w:r>
      <w:r w:rsidRPr="00EB6FAE">
        <w:rPr>
          <w:lang w:val="en-GB"/>
          <w:rPrChange w:id="3164" w:author="CAIZERGUES Alain" w:date="2023-06-09T14:05:00Z">
            <w:rPr/>
          </w:rPrChange>
        </w:rPr>
        <w:t xml:space="preserve">(sp2), 152–158. </w:t>
      </w:r>
      <w:r w:rsidR="00EB6FAE">
        <w:fldChar w:fldCharType="begin"/>
      </w:r>
      <w:r w:rsidR="00EB6FAE" w:rsidRPr="00EB6FAE">
        <w:rPr>
          <w:lang w:val="en-GB"/>
          <w:rPrChange w:id="3165" w:author="CAIZERGUES Alain" w:date="2023-06-09T14:05:00Z">
            <w:rPr/>
          </w:rPrChange>
        </w:rPr>
        <w:instrText xml:space="preserve"> HYPERLINK "https://doi.org/10.1675/1524-4695-31.sp2.152" \h </w:instrText>
      </w:r>
      <w:r w:rsidR="00EB6FAE">
        <w:fldChar w:fldCharType="separate"/>
      </w:r>
      <w:r w:rsidRPr="00EB6FAE">
        <w:rPr>
          <w:rStyle w:val="Lienhypertexte"/>
          <w:lang w:val="en-GB"/>
          <w:rPrChange w:id="3166" w:author="CAIZERGUES Alain" w:date="2023-06-09T14:05:00Z">
            <w:rPr>
              <w:rStyle w:val="Lienhypertexte"/>
            </w:rPr>
          </w:rPrChange>
        </w:rPr>
        <w:t>https://doi.org/10.1675/1524-4695-31.sp2.152</w:t>
      </w:r>
      <w:r w:rsidR="00EB6FAE">
        <w:rPr>
          <w:rStyle w:val="Lienhypertexte"/>
        </w:rPr>
        <w:fldChar w:fldCharType="end"/>
      </w:r>
    </w:p>
    <w:p w14:paraId="50D9CC4D" w14:textId="77777777" w:rsidR="00AC35CD" w:rsidRPr="00EB6FAE" w:rsidRDefault="00B404E8">
      <w:pPr>
        <w:pStyle w:val="Bibliographie"/>
        <w:rPr>
          <w:lang w:val="en-GB"/>
          <w:rPrChange w:id="3167" w:author="CAIZERGUES Alain" w:date="2023-06-09T14:05:00Z">
            <w:rPr/>
          </w:rPrChange>
        </w:rPr>
      </w:pPr>
      <w:bookmarkStart w:id="3168" w:name="ref-Rodway2015"/>
      <w:bookmarkEnd w:id="3159"/>
      <w:r w:rsidRPr="00EB6FAE">
        <w:rPr>
          <w:lang w:val="en-GB"/>
          <w:rPrChange w:id="3169" w:author="CAIZERGUES Alain" w:date="2023-06-09T14:05:00Z">
            <w:rPr/>
          </w:rPrChange>
        </w:rPr>
        <w:t xml:space="preserve">Rodway, M. S., </w:t>
      </w:r>
      <w:proofErr w:type="spellStart"/>
      <w:r w:rsidRPr="00EB6FAE">
        <w:rPr>
          <w:lang w:val="en-GB"/>
          <w:rPrChange w:id="3170" w:author="CAIZERGUES Alain" w:date="2023-06-09T14:05:00Z">
            <w:rPr/>
          </w:rPrChange>
        </w:rPr>
        <w:t>Regehr</w:t>
      </w:r>
      <w:proofErr w:type="spellEnd"/>
      <w:r w:rsidRPr="00EB6FAE">
        <w:rPr>
          <w:lang w:val="en-GB"/>
          <w:rPrChange w:id="3171" w:author="CAIZERGUES Alain" w:date="2023-06-09T14:05:00Z">
            <w:rPr/>
          </w:rPrChange>
        </w:rPr>
        <w:t xml:space="preserve">, H. M., Boyd, W. S., &amp; Iverson, S. A. (2015). Age and sex ratios of sea ducks wintering in the Strait of Georgia, British Columbia: Implications for monitoring. </w:t>
      </w:r>
      <w:r w:rsidRPr="00EB6FAE">
        <w:rPr>
          <w:i/>
          <w:iCs/>
          <w:lang w:val="en-GB"/>
          <w:rPrChange w:id="3172" w:author="CAIZERGUES Alain" w:date="2023-06-09T14:05:00Z">
            <w:rPr>
              <w:i/>
              <w:iCs/>
            </w:rPr>
          </w:rPrChange>
        </w:rPr>
        <w:t>Marine Ornithology</w:t>
      </w:r>
      <w:r w:rsidRPr="00EB6FAE">
        <w:rPr>
          <w:lang w:val="en-GB"/>
          <w:rPrChange w:id="3173" w:author="CAIZERGUES Alain" w:date="2023-06-09T14:05:00Z">
            <w:rPr/>
          </w:rPrChange>
        </w:rPr>
        <w:t xml:space="preserve">, </w:t>
      </w:r>
      <w:r w:rsidRPr="00EB6FAE">
        <w:rPr>
          <w:i/>
          <w:iCs/>
          <w:lang w:val="en-GB"/>
          <w:rPrChange w:id="3174" w:author="CAIZERGUES Alain" w:date="2023-06-09T14:05:00Z">
            <w:rPr>
              <w:i/>
              <w:iCs/>
            </w:rPr>
          </w:rPrChange>
        </w:rPr>
        <w:t>43</w:t>
      </w:r>
      <w:r w:rsidRPr="00EB6FAE">
        <w:rPr>
          <w:lang w:val="en-GB"/>
          <w:rPrChange w:id="3175" w:author="CAIZERGUES Alain" w:date="2023-06-09T14:05:00Z">
            <w:rPr/>
          </w:rPrChange>
        </w:rPr>
        <w:t>, 141–150.</w:t>
      </w:r>
    </w:p>
    <w:p w14:paraId="4E7F7938" w14:textId="77777777" w:rsidR="00AC35CD" w:rsidRPr="00EB6FAE" w:rsidRDefault="00B404E8">
      <w:pPr>
        <w:pStyle w:val="Bibliographie"/>
        <w:rPr>
          <w:lang w:val="en-GB"/>
          <w:rPrChange w:id="3176" w:author="CAIZERGUES Alain" w:date="2023-06-09T14:05:00Z">
            <w:rPr/>
          </w:rPrChange>
        </w:rPr>
      </w:pPr>
      <w:bookmarkStart w:id="3177" w:name="ref-Shea1998"/>
      <w:bookmarkEnd w:id="3168"/>
      <w:r w:rsidRPr="00EB6FAE">
        <w:rPr>
          <w:lang w:val="en-GB"/>
          <w:rPrChange w:id="3178" w:author="CAIZERGUES Alain" w:date="2023-06-09T14:05:00Z">
            <w:rPr/>
          </w:rPrChange>
        </w:rPr>
        <w:t xml:space="preserve">Shea, K., &amp; NCEAS Working Group on Population Management, the. (1998). Management of populations in conservation, harvesting and control. </w:t>
      </w:r>
      <w:r w:rsidRPr="00EB6FAE">
        <w:rPr>
          <w:i/>
          <w:iCs/>
          <w:lang w:val="en-GB"/>
          <w:rPrChange w:id="3179" w:author="CAIZERGUES Alain" w:date="2023-06-09T14:05:00Z">
            <w:rPr>
              <w:i/>
              <w:iCs/>
            </w:rPr>
          </w:rPrChange>
        </w:rPr>
        <w:t>Trends in Ecology &amp; Evolution</w:t>
      </w:r>
      <w:r w:rsidRPr="00EB6FAE">
        <w:rPr>
          <w:lang w:val="en-GB"/>
          <w:rPrChange w:id="3180" w:author="CAIZERGUES Alain" w:date="2023-06-09T14:05:00Z">
            <w:rPr/>
          </w:rPrChange>
        </w:rPr>
        <w:t xml:space="preserve">, </w:t>
      </w:r>
      <w:r w:rsidRPr="00EB6FAE">
        <w:rPr>
          <w:i/>
          <w:iCs/>
          <w:lang w:val="en-GB"/>
          <w:rPrChange w:id="3181" w:author="CAIZERGUES Alain" w:date="2023-06-09T14:05:00Z">
            <w:rPr>
              <w:i/>
              <w:iCs/>
            </w:rPr>
          </w:rPrChange>
        </w:rPr>
        <w:t>13</w:t>
      </w:r>
      <w:r w:rsidRPr="00EB6FAE">
        <w:rPr>
          <w:lang w:val="en-GB"/>
          <w:rPrChange w:id="3182" w:author="CAIZERGUES Alain" w:date="2023-06-09T14:05:00Z">
            <w:rPr/>
          </w:rPrChange>
        </w:rPr>
        <w:t xml:space="preserve">(9), 371–375. </w:t>
      </w:r>
      <w:r w:rsidR="00EB6FAE">
        <w:fldChar w:fldCharType="begin"/>
      </w:r>
      <w:r w:rsidR="00EB6FAE" w:rsidRPr="00EB6FAE">
        <w:rPr>
          <w:lang w:val="en-GB"/>
          <w:rPrChange w:id="3183" w:author="CAIZERGUES Alain" w:date="2023-06-09T14:05:00Z">
            <w:rPr/>
          </w:rPrChange>
        </w:rPr>
        <w:instrText xml:space="preserve"> HYPERLINK "https://doi.org/10.1016/s0169-5347(98)01381-0" \h </w:instrText>
      </w:r>
      <w:r w:rsidR="00EB6FAE">
        <w:fldChar w:fldCharType="separate"/>
      </w:r>
      <w:r w:rsidRPr="00EB6FAE">
        <w:rPr>
          <w:rStyle w:val="Lienhypertexte"/>
          <w:lang w:val="en-GB"/>
          <w:rPrChange w:id="3184" w:author="CAIZERGUES Alain" w:date="2023-06-09T14:05:00Z">
            <w:rPr>
              <w:rStyle w:val="Lienhypertexte"/>
            </w:rPr>
          </w:rPrChange>
        </w:rPr>
        <w:t>https://doi.org/10.1016/s0169-5347(98)01381-0</w:t>
      </w:r>
      <w:r w:rsidR="00EB6FAE">
        <w:rPr>
          <w:rStyle w:val="Lienhypertexte"/>
        </w:rPr>
        <w:fldChar w:fldCharType="end"/>
      </w:r>
    </w:p>
    <w:p w14:paraId="0B5A2B9E" w14:textId="77777777" w:rsidR="00AC35CD" w:rsidRPr="00EB6FAE" w:rsidRDefault="00B404E8">
      <w:pPr>
        <w:pStyle w:val="Bibliographie"/>
        <w:rPr>
          <w:lang w:val="en-GB"/>
          <w:rPrChange w:id="3185" w:author="CAIZERGUES Alain" w:date="2023-06-09T14:05:00Z">
            <w:rPr/>
          </w:rPrChange>
        </w:rPr>
      </w:pPr>
      <w:bookmarkStart w:id="3186" w:name="ref-Smith2001"/>
      <w:bookmarkEnd w:id="3177"/>
      <w:r w:rsidRPr="00EB6FAE">
        <w:rPr>
          <w:lang w:val="en-GB"/>
          <w:rPrChange w:id="3187" w:author="CAIZERGUES Alain" w:date="2023-06-09T14:05:00Z">
            <w:rPr/>
          </w:rPrChange>
        </w:rPr>
        <w:lastRenderedPageBreak/>
        <w:t xml:space="preserve">Smith, C. M., Goudie, R. I., &amp; Cooke, F. (2001). Winter age ratios and the assessment of recruitment of harlequin ducks. </w:t>
      </w:r>
      <w:proofErr w:type="spellStart"/>
      <w:r w:rsidRPr="00EB6FAE">
        <w:rPr>
          <w:i/>
          <w:iCs/>
          <w:lang w:val="en-GB"/>
          <w:rPrChange w:id="3188" w:author="CAIZERGUES Alain" w:date="2023-06-09T14:05:00Z">
            <w:rPr>
              <w:i/>
              <w:iCs/>
            </w:rPr>
          </w:rPrChange>
        </w:rPr>
        <w:t>Waterbirds</w:t>
      </w:r>
      <w:proofErr w:type="spellEnd"/>
      <w:r w:rsidRPr="00EB6FAE">
        <w:rPr>
          <w:i/>
          <w:iCs/>
          <w:lang w:val="en-GB"/>
          <w:rPrChange w:id="3189" w:author="CAIZERGUES Alain" w:date="2023-06-09T14:05:00Z">
            <w:rPr>
              <w:i/>
              <w:iCs/>
            </w:rPr>
          </w:rPrChange>
        </w:rPr>
        <w:t xml:space="preserve">: The International Journal of </w:t>
      </w:r>
      <w:proofErr w:type="spellStart"/>
      <w:r w:rsidRPr="00EB6FAE">
        <w:rPr>
          <w:i/>
          <w:iCs/>
          <w:lang w:val="en-GB"/>
          <w:rPrChange w:id="3190" w:author="CAIZERGUES Alain" w:date="2023-06-09T14:05:00Z">
            <w:rPr>
              <w:i/>
              <w:iCs/>
            </w:rPr>
          </w:rPrChange>
        </w:rPr>
        <w:t>Waterbird</w:t>
      </w:r>
      <w:proofErr w:type="spellEnd"/>
      <w:r w:rsidRPr="00EB6FAE">
        <w:rPr>
          <w:i/>
          <w:iCs/>
          <w:lang w:val="en-GB"/>
          <w:rPrChange w:id="3191" w:author="CAIZERGUES Alain" w:date="2023-06-09T14:05:00Z">
            <w:rPr>
              <w:i/>
              <w:iCs/>
            </w:rPr>
          </w:rPrChange>
        </w:rPr>
        <w:t xml:space="preserve"> Biology</w:t>
      </w:r>
      <w:r w:rsidRPr="00EB6FAE">
        <w:rPr>
          <w:lang w:val="en-GB"/>
          <w:rPrChange w:id="3192" w:author="CAIZERGUES Alain" w:date="2023-06-09T14:05:00Z">
            <w:rPr/>
          </w:rPrChange>
        </w:rPr>
        <w:t xml:space="preserve">, </w:t>
      </w:r>
      <w:r w:rsidRPr="00EB6FAE">
        <w:rPr>
          <w:i/>
          <w:iCs/>
          <w:lang w:val="en-GB"/>
          <w:rPrChange w:id="3193" w:author="CAIZERGUES Alain" w:date="2023-06-09T14:05:00Z">
            <w:rPr>
              <w:i/>
              <w:iCs/>
            </w:rPr>
          </w:rPrChange>
        </w:rPr>
        <w:t>24</w:t>
      </w:r>
      <w:r w:rsidRPr="00EB6FAE">
        <w:rPr>
          <w:lang w:val="en-GB"/>
          <w:rPrChange w:id="3194" w:author="CAIZERGUES Alain" w:date="2023-06-09T14:05:00Z">
            <w:rPr/>
          </w:rPrChange>
        </w:rPr>
        <w:t xml:space="preserve">(1), 39. </w:t>
      </w:r>
      <w:r w:rsidR="00EB6FAE">
        <w:fldChar w:fldCharType="begin"/>
      </w:r>
      <w:r w:rsidR="00EB6FAE" w:rsidRPr="00EB6FAE">
        <w:rPr>
          <w:lang w:val="en-GB"/>
          <w:rPrChange w:id="3195" w:author="CAIZERGUES Alain" w:date="2023-06-09T14:05:00Z">
            <w:rPr/>
          </w:rPrChange>
        </w:rPr>
        <w:instrText xml:space="preserve"> HYPERLINK "https://doi.org/10.2307/1522241" \h </w:instrText>
      </w:r>
      <w:r w:rsidR="00EB6FAE">
        <w:fldChar w:fldCharType="separate"/>
      </w:r>
      <w:r w:rsidRPr="00EB6FAE">
        <w:rPr>
          <w:rStyle w:val="Lienhypertexte"/>
          <w:lang w:val="en-GB"/>
          <w:rPrChange w:id="3196" w:author="CAIZERGUES Alain" w:date="2023-06-09T14:05:00Z">
            <w:rPr>
              <w:rStyle w:val="Lienhypertexte"/>
            </w:rPr>
          </w:rPrChange>
        </w:rPr>
        <w:t>https://doi.org/10.2307/1522241</w:t>
      </w:r>
      <w:r w:rsidR="00EB6FAE">
        <w:rPr>
          <w:rStyle w:val="Lienhypertexte"/>
        </w:rPr>
        <w:fldChar w:fldCharType="end"/>
      </w:r>
    </w:p>
    <w:p w14:paraId="1D4810CF" w14:textId="77777777" w:rsidR="00AC35CD" w:rsidRPr="00EB6FAE" w:rsidRDefault="00B404E8">
      <w:pPr>
        <w:pStyle w:val="Bibliographie"/>
        <w:rPr>
          <w:lang w:val="en-GB"/>
          <w:rPrChange w:id="3197" w:author="CAIZERGUES Alain" w:date="2023-06-09T14:05:00Z">
            <w:rPr/>
          </w:rPrChange>
        </w:rPr>
      </w:pPr>
      <w:bookmarkStart w:id="3198" w:name="ref-Souchay2016"/>
      <w:bookmarkEnd w:id="3186"/>
      <w:proofErr w:type="spellStart"/>
      <w:r w:rsidRPr="00EB6FAE">
        <w:rPr>
          <w:lang w:val="en-GB"/>
          <w:rPrChange w:id="3199" w:author="CAIZERGUES Alain" w:date="2023-06-09T14:05:00Z">
            <w:rPr/>
          </w:rPrChange>
        </w:rPr>
        <w:t>Souchay</w:t>
      </w:r>
      <w:proofErr w:type="spellEnd"/>
      <w:r w:rsidRPr="00EB6FAE">
        <w:rPr>
          <w:lang w:val="en-GB"/>
          <w:rPrChange w:id="3200" w:author="CAIZERGUES Alain" w:date="2023-06-09T14:05:00Z">
            <w:rPr/>
          </w:rPrChange>
        </w:rPr>
        <w:t xml:space="preserve">, G., &amp; Schaub, M. (2016). Investigating rates of hunting and survival in declining </w:t>
      </w:r>
      <w:proofErr w:type="spellStart"/>
      <w:r w:rsidRPr="00EB6FAE">
        <w:rPr>
          <w:lang w:val="en-GB"/>
          <w:rPrChange w:id="3201" w:author="CAIZERGUES Alain" w:date="2023-06-09T14:05:00Z">
            <w:rPr/>
          </w:rPrChange>
        </w:rPr>
        <w:t>european</w:t>
      </w:r>
      <w:proofErr w:type="spellEnd"/>
      <w:r w:rsidRPr="00EB6FAE">
        <w:rPr>
          <w:lang w:val="en-GB"/>
          <w:rPrChange w:id="3202" w:author="CAIZERGUES Alain" w:date="2023-06-09T14:05:00Z">
            <w:rPr/>
          </w:rPrChange>
        </w:rPr>
        <w:t xml:space="preserve"> lapwing populations. </w:t>
      </w:r>
      <w:r w:rsidRPr="00EB6FAE">
        <w:rPr>
          <w:i/>
          <w:iCs/>
          <w:lang w:val="en-GB"/>
          <w:rPrChange w:id="3203" w:author="CAIZERGUES Alain" w:date="2023-06-09T14:05:00Z">
            <w:rPr>
              <w:i/>
              <w:iCs/>
            </w:rPr>
          </w:rPrChange>
        </w:rPr>
        <w:t>PLOS ONE</w:t>
      </w:r>
      <w:r w:rsidRPr="00EB6FAE">
        <w:rPr>
          <w:lang w:val="en-GB"/>
          <w:rPrChange w:id="3204" w:author="CAIZERGUES Alain" w:date="2023-06-09T14:05:00Z">
            <w:rPr/>
          </w:rPrChange>
        </w:rPr>
        <w:t xml:space="preserve">, </w:t>
      </w:r>
      <w:r w:rsidRPr="00EB6FAE">
        <w:rPr>
          <w:i/>
          <w:iCs/>
          <w:lang w:val="en-GB"/>
          <w:rPrChange w:id="3205" w:author="CAIZERGUES Alain" w:date="2023-06-09T14:05:00Z">
            <w:rPr>
              <w:i/>
              <w:iCs/>
            </w:rPr>
          </w:rPrChange>
        </w:rPr>
        <w:t>11</w:t>
      </w:r>
      <w:r w:rsidRPr="00EB6FAE">
        <w:rPr>
          <w:lang w:val="en-GB"/>
          <w:rPrChange w:id="3206" w:author="CAIZERGUES Alain" w:date="2023-06-09T14:05:00Z">
            <w:rPr/>
          </w:rPrChange>
        </w:rPr>
        <w:t xml:space="preserve">(9), e0163850. </w:t>
      </w:r>
      <w:r w:rsidR="00EB6FAE">
        <w:fldChar w:fldCharType="begin"/>
      </w:r>
      <w:r w:rsidR="00EB6FAE" w:rsidRPr="00EB6FAE">
        <w:rPr>
          <w:lang w:val="en-GB"/>
          <w:rPrChange w:id="3207" w:author="CAIZERGUES Alain" w:date="2023-06-09T14:05:00Z">
            <w:rPr/>
          </w:rPrChange>
        </w:rPr>
        <w:instrText xml:space="preserve"> HYPERLINK "https://doi.org/10.1371/journal.pone.0163850" \h </w:instrText>
      </w:r>
      <w:r w:rsidR="00EB6FAE">
        <w:fldChar w:fldCharType="separate"/>
      </w:r>
      <w:r w:rsidRPr="00EB6FAE">
        <w:rPr>
          <w:rStyle w:val="Lienhypertexte"/>
          <w:lang w:val="en-GB"/>
          <w:rPrChange w:id="3208" w:author="CAIZERGUES Alain" w:date="2023-06-09T14:05:00Z">
            <w:rPr>
              <w:rStyle w:val="Lienhypertexte"/>
            </w:rPr>
          </w:rPrChange>
        </w:rPr>
        <w:t>https://doi.org/10.1371/journal.pone.0163850</w:t>
      </w:r>
      <w:r w:rsidR="00EB6FAE">
        <w:rPr>
          <w:rStyle w:val="Lienhypertexte"/>
        </w:rPr>
        <w:fldChar w:fldCharType="end"/>
      </w:r>
    </w:p>
    <w:p w14:paraId="70B9A8D1" w14:textId="77777777" w:rsidR="00AC35CD" w:rsidRPr="00EB6FAE" w:rsidRDefault="00B404E8">
      <w:pPr>
        <w:pStyle w:val="Bibliographie"/>
        <w:rPr>
          <w:lang w:val="en-GB"/>
          <w:rPrChange w:id="3209" w:author="CAIZERGUES Alain" w:date="2023-06-09T14:05:00Z">
            <w:rPr/>
          </w:rPrChange>
        </w:rPr>
      </w:pPr>
      <w:bookmarkStart w:id="3210" w:name="ref-Szekely2014"/>
      <w:bookmarkEnd w:id="3198"/>
      <w:proofErr w:type="spellStart"/>
      <w:r w:rsidRPr="00EB6FAE">
        <w:rPr>
          <w:lang w:val="en-GB"/>
          <w:rPrChange w:id="3211" w:author="CAIZERGUES Alain" w:date="2023-06-09T14:05:00Z">
            <w:rPr/>
          </w:rPrChange>
        </w:rPr>
        <w:t>Székely</w:t>
      </w:r>
      <w:proofErr w:type="spellEnd"/>
      <w:r w:rsidRPr="00EB6FAE">
        <w:rPr>
          <w:lang w:val="en-GB"/>
          <w:rPrChange w:id="3212" w:author="CAIZERGUES Alain" w:date="2023-06-09T14:05:00Z">
            <w:rPr/>
          </w:rPrChange>
        </w:rPr>
        <w:t xml:space="preserve">, T., Liker, A., </w:t>
      </w:r>
      <w:proofErr w:type="spellStart"/>
      <w:r w:rsidRPr="00EB6FAE">
        <w:rPr>
          <w:lang w:val="en-GB"/>
          <w:rPrChange w:id="3213" w:author="CAIZERGUES Alain" w:date="2023-06-09T14:05:00Z">
            <w:rPr/>
          </w:rPrChange>
        </w:rPr>
        <w:t>Freckleton</w:t>
      </w:r>
      <w:proofErr w:type="spellEnd"/>
      <w:r w:rsidRPr="00EB6FAE">
        <w:rPr>
          <w:lang w:val="en-GB"/>
          <w:rPrChange w:id="3214" w:author="CAIZERGUES Alain" w:date="2023-06-09T14:05:00Z">
            <w:rPr/>
          </w:rPrChange>
        </w:rPr>
        <w:t xml:space="preserve">, R. P., </w:t>
      </w:r>
      <w:proofErr w:type="spellStart"/>
      <w:r w:rsidRPr="00EB6FAE">
        <w:rPr>
          <w:lang w:val="en-GB"/>
          <w:rPrChange w:id="3215" w:author="CAIZERGUES Alain" w:date="2023-06-09T14:05:00Z">
            <w:rPr/>
          </w:rPrChange>
        </w:rPr>
        <w:t>Fichtel</w:t>
      </w:r>
      <w:proofErr w:type="spellEnd"/>
      <w:r w:rsidRPr="00EB6FAE">
        <w:rPr>
          <w:lang w:val="en-GB"/>
          <w:rPrChange w:id="3216" w:author="CAIZERGUES Alain" w:date="2023-06-09T14:05:00Z">
            <w:rPr/>
          </w:rPrChange>
        </w:rPr>
        <w:t xml:space="preserve">, C., &amp; </w:t>
      </w:r>
      <w:proofErr w:type="spellStart"/>
      <w:r w:rsidRPr="00EB6FAE">
        <w:rPr>
          <w:lang w:val="en-GB"/>
          <w:rPrChange w:id="3217" w:author="CAIZERGUES Alain" w:date="2023-06-09T14:05:00Z">
            <w:rPr/>
          </w:rPrChange>
        </w:rPr>
        <w:t>Kappeler</w:t>
      </w:r>
      <w:proofErr w:type="spellEnd"/>
      <w:r w:rsidRPr="00EB6FAE">
        <w:rPr>
          <w:lang w:val="en-GB"/>
          <w:rPrChange w:id="3218" w:author="CAIZERGUES Alain" w:date="2023-06-09T14:05:00Z">
            <w:rPr/>
          </w:rPrChange>
        </w:rPr>
        <w:t xml:space="preserve">, P. M. (2014). Sex-biased survival predicts adult sex ratio variation in wild birds. </w:t>
      </w:r>
      <w:r w:rsidRPr="00EB6FAE">
        <w:rPr>
          <w:i/>
          <w:iCs/>
          <w:lang w:val="en-GB"/>
          <w:rPrChange w:id="3219" w:author="CAIZERGUES Alain" w:date="2023-06-09T14:05:00Z">
            <w:rPr>
              <w:i/>
              <w:iCs/>
            </w:rPr>
          </w:rPrChange>
        </w:rPr>
        <w:t>Proceedings of the Royal Society B: Biological Sciences</w:t>
      </w:r>
      <w:r w:rsidRPr="00EB6FAE">
        <w:rPr>
          <w:lang w:val="en-GB"/>
          <w:rPrChange w:id="3220" w:author="CAIZERGUES Alain" w:date="2023-06-09T14:05:00Z">
            <w:rPr/>
          </w:rPrChange>
        </w:rPr>
        <w:t xml:space="preserve">, </w:t>
      </w:r>
      <w:r w:rsidRPr="00EB6FAE">
        <w:rPr>
          <w:i/>
          <w:iCs/>
          <w:lang w:val="en-GB"/>
          <w:rPrChange w:id="3221" w:author="CAIZERGUES Alain" w:date="2023-06-09T14:05:00Z">
            <w:rPr>
              <w:i/>
              <w:iCs/>
            </w:rPr>
          </w:rPrChange>
        </w:rPr>
        <w:t>281</w:t>
      </w:r>
      <w:r w:rsidRPr="00EB6FAE">
        <w:rPr>
          <w:lang w:val="en-GB"/>
          <w:rPrChange w:id="3222" w:author="CAIZERGUES Alain" w:date="2023-06-09T14:05:00Z">
            <w:rPr/>
          </w:rPrChange>
        </w:rPr>
        <w:t xml:space="preserve">(1788), 20140342. </w:t>
      </w:r>
      <w:r w:rsidR="00EB6FAE">
        <w:fldChar w:fldCharType="begin"/>
      </w:r>
      <w:r w:rsidR="00EB6FAE" w:rsidRPr="00EB6FAE">
        <w:rPr>
          <w:lang w:val="en-GB"/>
          <w:rPrChange w:id="3223" w:author="CAIZERGUES Alain" w:date="2023-06-09T14:05:00Z">
            <w:rPr/>
          </w:rPrChange>
        </w:rPr>
        <w:instrText xml:space="preserve"> HYPERLINK "https://doi.org/10.1098/rspb.2014.0342" \h </w:instrText>
      </w:r>
      <w:r w:rsidR="00EB6FAE">
        <w:fldChar w:fldCharType="separate"/>
      </w:r>
      <w:r w:rsidRPr="00EB6FAE">
        <w:rPr>
          <w:rStyle w:val="Lienhypertexte"/>
          <w:lang w:val="en-GB"/>
          <w:rPrChange w:id="3224" w:author="CAIZERGUES Alain" w:date="2023-06-09T14:05:00Z">
            <w:rPr>
              <w:rStyle w:val="Lienhypertexte"/>
            </w:rPr>
          </w:rPrChange>
        </w:rPr>
        <w:t>https://doi.org/10.1098/rspb.2014.0342</w:t>
      </w:r>
      <w:r w:rsidR="00EB6FAE">
        <w:rPr>
          <w:rStyle w:val="Lienhypertexte"/>
        </w:rPr>
        <w:fldChar w:fldCharType="end"/>
      </w:r>
    </w:p>
    <w:p w14:paraId="1D8E4F0B" w14:textId="77777777" w:rsidR="00AC35CD" w:rsidRPr="00EB6FAE" w:rsidRDefault="00B404E8">
      <w:pPr>
        <w:pStyle w:val="Bibliographie"/>
        <w:rPr>
          <w:lang w:val="en-GB"/>
          <w:rPrChange w:id="3225" w:author="CAIZERGUES Alain" w:date="2023-06-09T14:05:00Z">
            <w:rPr/>
          </w:rPrChange>
        </w:rPr>
      </w:pPr>
      <w:bookmarkStart w:id="3226" w:name="ref-Williams2002"/>
      <w:bookmarkEnd w:id="3210"/>
      <w:r w:rsidRPr="00EB6FAE">
        <w:rPr>
          <w:lang w:val="en-GB"/>
          <w:rPrChange w:id="3227" w:author="CAIZERGUES Alain" w:date="2023-06-09T14:05:00Z">
            <w:rPr/>
          </w:rPrChange>
        </w:rPr>
        <w:t xml:space="preserve">Williams, B. K., Nichols, J. D., &amp; Conroy, M. J. (2002). </w:t>
      </w:r>
      <w:r w:rsidRPr="00EB6FAE">
        <w:rPr>
          <w:i/>
          <w:iCs/>
          <w:lang w:val="en-GB"/>
          <w:rPrChange w:id="3228" w:author="CAIZERGUES Alain" w:date="2023-06-09T14:05:00Z">
            <w:rPr>
              <w:i/>
              <w:iCs/>
            </w:rPr>
          </w:rPrChange>
        </w:rPr>
        <w:t>Analysis and management of animal populations</w:t>
      </w:r>
      <w:r w:rsidRPr="00EB6FAE">
        <w:rPr>
          <w:lang w:val="en-GB"/>
          <w:rPrChange w:id="3229" w:author="CAIZERGUES Alain" w:date="2023-06-09T14:05:00Z">
            <w:rPr/>
          </w:rPrChange>
        </w:rPr>
        <w:t xml:space="preserve"> (p. 1040). Academic Press.</w:t>
      </w:r>
    </w:p>
    <w:p w14:paraId="777B08DF" w14:textId="77777777" w:rsidR="00AC35CD" w:rsidRPr="00EB6FAE" w:rsidRDefault="00B404E8">
      <w:pPr>
        <w:pStyle w:val="Bibliographie"/>
        <w:rPr>
          <w:lang w:val="en-GB"/>
        </w:rPr>
      </w:pPr>
      <w:bookmarkStart w:id="3230" w:name="ref-Wood2021"/>
      <w:bookmarkEnd w:id="3226"/>
      <w:r w:rsidRPr="00EB6FAE">
        <w:rPr>
          <w:lang w:val="en-GB"/>
          <w:rPrChange w:id="3231" w:author="CAIZERGUES Alain" w:date="2023-06-09T14:05:00Z">
            <w:rPr/>
          </w:rPrChange>
        </w:rPr>
        <w:t xml:space="preserve">Wood, K. A., Brides, K., Durham, M. E., &amp; Hearn, R. D. (2021). </w:t>
      </w:r>
      <w:r w:rsidRPr="00EB6FAE">
        <w:rPr>
          <w:lang w:val="en-GB"/>
        </w:rPr>
        <w:t xml:space="preserve">Adults have more male-biased sex ratios than first-winter juveniles in wintering duck populations. </w:t>
      </w:r>
      <w:r w:rsidRPr="00EB6FAE">
        <w:rPr>
          <w:i/>
          <w:iCs/>
          <w:lang w:val="en-GB"/>
        </w:rPr>
        <w:t>Avian Research</w:t>
      </w:r>
      <w:r w:rsidRPr="00EB6FAE">
        <w:rPr>
          <w:lang w:val="en-GB"/>
        </w:rPr>
        <w:t xml:space="preserve">, </w:t>
      </w:r>
      <w:r w:rsidRPr="00EB6FAE">
        <w:rPr>
          <w:i/>
          <w:iCs/>
          <w:lang w:val="en-GB"/>
        </w:rPr>
        <w:t>12</w:t>
      </w:r>
      <w:r w:rsidRPr="00EB6FAE">
        <w:rPr>
          <w:lang w:val="en-GB"/>
        </w:rPr>
        <w:t xml:space="preserve">(1). </w:t>
      </w:r>
      <w:r w:rsidR="00B83782">
        <w:fldChar w:fldCharType="begin"/>
      </w:r>
      <w:r w:rsidR="00B83782" w:rsidRPr="00B83782">
        <w:rPr>
          <w:lang w:val="en-GB"/>
          <w:rPrChange w:id="3232" w:author="CAIZERGUES Alain" w:date="2023-06-13T10:56:00Z">
            <w:rPr/>
          </w:rPrChange>
        </w:rPr>
        <w:instrText xml:space="preserve"> HYPERLINK "https://doi.org/10.1186/s40657-021-00286-1" \h </w:instrText>
      </w:r>
      <w:r w:rsidR="00B83782">
        <w:fldChar w:fldCharType="separate"/>
      </w:r>
      <w:r w:rsidRPr="00EB6FAE">
        <w:rPr>
          <w:rStyle w:val="Lienhypertexte"/>
          <w:lang w:val="en-GB"/>
        </w:rPr>
        <w:t>https://doi.org/10.1186/s40657-021-00286-1</w:t>
      </w:r>
      <w:r w:rsidR="00B83782">
        <w:rPr>
          <w:rStyle w:val="Lienhypertexte"/>
          <w:lang w:val="en-GB"/>
        </w:rPr>
        <w:fldChar w:fldCharType="end"/>
      </w:r>
    </w:p>
    <w:p w14:paraId="461055D6" w14:textId="77777777" w:rsidR="00AC35CD" w:rsidRDefault="00B404E8">
      <w:pPr>
        <w:pStyle w:val="Bibliographie"/>
      </w:pPr>
      <w:bookmarkStart w:id="3233" w:name="ref-Zimmerman2010"/>
      <w:bookmarkEnd w:id="3230"/>
      <w:r w:rsidRPr="00EB6FAE">
        <w:rPr>
          <w:lang w:val="en-GB"/>
        </w:rPr>
        <w:t xml:space="preserve">Zimmerman, G. S., Link, W. A., Conroy, M. J., Sauer, J. R., </w:t>
      </w:r>
      <w:proofErr w:type="spellStart"/>
      <w:r w:rsidRPr="00EB6FAE">
        <w:rPr>
          <w:lang w:val="en-GB"/>
        </w:rPr>
        <w:t>Richkus</w:t>
      </w:r>
      <w:proofErr w:type="spellEnd"/>
      <w:r w:rsidRPr="00EB6FAE">
        <w:rPr>
          <w:lang w:val="en-GB"/>
        </w:rPr>
        <w:t xml:space="preserve">, K. D., &amp; Boomer, G. S. (2010). Estimating migratory game-bird productivity by integrating age ratio and banding data. </w:t>
      </w:r>
      <w:proofErr w:type="spellStart"/>
      <w:r>
        <w:rPr>
          <w:i/>
          <w:iCs/>
        </w:rPr>
        <w:t>Wildlife</w:t>
      </w:r>
      <w:proofErr w:type="spellEnd"/>
      <w:r>
        <w:rPr>
          <w:i/>
          <w:iCs/>
        </w:rPr>
        <w:t xml:space="preserve"> </w:t>
      </w:r>
      <w:proofErr w:type="spellStart"/>
      <w:r>
        <w:rPr>
          <w:i/>
          <w:iCs/>
        </w:rPr>
        <w:t>Research</w:t>
      </w:r>
      <w:proofErr w:type="spellEnd"/>
      <w:r>
        <w:t xml:space="preserve">, </w:t>
      </w:r>
      <w:r>
        <w:rPr>
          <w:i/>
          <w:iCs/>
        </w:rPr>
        <w:t>37</w:t>
      </w:r>
      <w:r>
        <w:t xml:space="preserve">(7), 612. </w:t>
      </w:r>
      <w:hyperlink r:id="rId17">
        <w:r>
          <w:rPr>
            <w:rStyle w:val="Lienhypertexte"/>
          </w:rPr>
          <w:t>https://doi.org/10.1071/wr10062</w:t>
        </w:r>
      </w:hyperlink>
    </w:p>
    <w:bookmarkEnd w:id="3233"/>
    <w:bookmarkEnd w:id="2991"/>
    <w:p w14:paraId="7BB9D246" w14:textId="77777777" w:rsidR="00AC35CD" w:rsidRDefault="00B404E8">
      <w:r>
        <w:br w:type="page"/>
      </w:r>
    </w:p>
    <w:p w14:paraId="22C4B7F9" w14:textId="77777777" w:rsidR="00AC35CD" w:rsidRDefault="00B404E8">
      <w:pPr>
        <w:pStyle w:val="Titre1"/>
      </w:pPr>
      <w:bookmarkStart w:id="3234" w:name="sup"/>
      <w:bookmarkEnd w:id="2989"/>
      <w:proofErr w:type="gramStart"/>
      <w:r>
        <w:lastRenderedPageBreak/>
        <w:t>sup</w:t>
      </w:r>
      <w:proofErr w:type="gramEnd"/>
    </w:p>
    <w:p w14:paraId="6FD29EB3" w14:textId="77777777" w:rsidR="00AC35CD" w:rsidRDefault="00B404E8">
      <w:pPr>
        <w:pStyle w:val="Titre1"/>
      </w:pPr>
      <w:bookmarkStart w:id="3235" w:name="supplementary-materials"/>
      <w:bookmarkEnd w:id="3234"/>
      <w:r>
        <w:rPr>
          <w:rStyle w:val="SectionNumber"/>
        </w:rPr>
        <w:t>5</w:t>
      </w:r>
      <w:r>
        <w:tab/>
      </w:r>
      <w:proofErr w:type="spellStart"/>
      <w:r>
        <w:t>Supplementary</w:t>
      </w:r>
      <w:proofErr w:type="spellEnd"/>
      <w:r>
        <w:t xml:space="preserve"> Materials</w:t>
      </w:r>
    </w:p>
    <w:p w14:paraId="7E1F31A9" w14:textId="77777777" w:rsidR="00AC35CD" w:rsidRDefault="00B404E8">
      <w:pPr>
        <w:pStyle w:val="CaptionedFigure"/>
      </w:pPr>
      <w:r>
        <w:rPr>
          <w:noProof/>
          <w:lang w:eastAsia="fr-FR"/>
        </w:rPr>
        <w:drawing>
          <wp:inline distT="0" distB="0" distL="0" distR="0" wp14:anchorId="6C50209E" wp14:editId="59004103">
            <wp:extent cx="5334000" cy="2667000"/>
            <wp:effectExtent l="0" t="0" r="0" b="0"/>
            <wp:docPr id="168" name="Picture" descr="Figure 5.1: Definition of three periods of different culling pressures from an index based on an estimation of adult culling rate; as only half of the culled individuals were aged in France before 2009, we applied the average age ratio over 2009-2019 on unaged individuals to provide an estimate of the number of adults in removals before 2009; culling rate increased over time, we therefore split the time series in three categories : we defined a “no culling” period before 1999 because the culling rate for both countries was mostly null and always below 10%, we defined a “low culling” between 1999 and 2005 because the culling rate varied around 20% for both countries, the culling rate then raised significantly for both countries, so we defined a “high culling” period from 2006 onwards"/>
            <wp:cNvGraphicFramePr/>
            <a:graphic xmlns:a="http://schemas.openxmlformats.org/drawingml/2006/main">
              <a:graphicData uri="http://schemas.openxmlformats.org/drawingml/2006/picture">
                <pic:pic xmlns:pic="http://schemas.openxmlformats.org/drawingml/2006/picture">
                  <pic:nvPicPr>
                    <pic:cNvPr id="169" name="Picture" descr="../Output/plot_paper_6.png"/>
                    <pic:cNvPicPr>
                      <a:picLocks noChangeAspect="1" noChangeArrowheads="1"/>
                    </pic:cNvPicPr>
                  </pic:nvPicPr>
                  <pic:blipFill>
                    <a:blip r:embed="rId18"/>
                    <a:stretch>
                      <a:fillRect/>
                    </a:stretch>
                  </pic:blipFill>
                  <pic:spPr bwMode="auto">
                    <a:xfrm>
                      <a:off x="0" y="0"/>
                      <a:ext cx="5334000" cy="2667000"/>
                    </a:xfrm>
                    <a:prstGeom prst="rect">
                      <a:avLst/>
                    </a:prstGeom>
                    <a:noFill/>
                    <a:ln w="9525">
                      <a:noFill/>
                      <a:headEnd/>
                      <a:tailEnd/>
                    </a:ln>
                  </pic:spPr>
                </pic:pic>
              </a:graphicData>
            </a:graphic>
          </wp:inline>
        </w:drawing>
      </w:r>
    </w:p>
    <w:p w14:paraId="0DC10B52" w14:textId="77777777" w:rsidR="00AC35CD" w:rsidRPr="00EB6FAE" w:rsidRDefault="00B404E8">
      <w:pPr>
        <w:pStyle w:val="ImageCaption"/>
        <w:rPr>
          <w:lang w:val="en-GB"/>
        </w:rPr>
      </w:pPr>
      <w:bookmarkStart w:id="3236" w:name="fig:sup"/>
      <w:bookmarkEnd w:id="3236"/>
      <w:r w:rsidRPr="00EB6FAE">
        <w:rPr>
          <w:lang w:val="en-GB"/>
        </w:rPr>
        <w:t>Figure 5.1: Definition of three periods of different culling pressures from an index based on an estimation of adult culling rate; as only half of the culled individuals were aged in France before 2009, we applied the average age ratio over 2009-2019 on unaged individuals to provide an estimate of the number of adults in removals before 2009; culling rate increased over time, we therefore split the time series in three categories : we defined a “no culling” period before 1999 because the culling rate for both countries was mostly null and always below 10%, we defined a “low culling” between 1999 and 2005 because the culling rate varied around 20% for both countries, the culling rate then raised significantly for both countries, so we defined a “high culling” period from 2006 onwards</w:t>
      </w:r>
      <w:bookmarkEnd w:id="3235"/>
    </w:p>
    <w:sectPr w:rsidR="00AC35CD" w:rsidRPr="00EB6FAE">
      <w:pgSz w:w="12240" w:h="15840"/>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8" w:author="CAIZERGUES Alain [2]" w:date="2023-09-13T10:42:00Z" w:initials="CA">
    <w:p w14:paraId="3FAB6317" w14:textId="7ECD43FF" w:rsidR="001954C3" w:rsidRDefault="001954C3">
      <w:pPr>
        <w:pStyle w:val="Commentaire"/>
      </w:pPr>
      <w:r>
        <w:rPr>
          <w:rStyle w:val="Marquedecommentaire"/>
        </w:rPr>
        <w:annotationRef/>
      </w:r>
      <w:r>
        <w:t>C’est Niel and Lebreton 2005</w:t>
      </w:r>
    </w:p>
  </w:comment>
  <w:comment w:id="281" w:author="CAIZERGUES Alain [2]" w:date="2023-09-13T10:38:00Z" w:initials="CA">
    <w:p w14:paraId="6AB584CB" w14:textId="491C90BA" w:rsidR="001954C3" w:rsidRDefault="001954C3">
      <w:pPr>
        <w:pStyle w:val="Commentaire"/>
      </w:pPr>
      <w:r>
        <w:rPr>
          <w:rStyle w:val="Marquedecommentaire"/>
        </w:rPr>
        <w:annotationRef/>
      </w:r>
      <w:r>
        <w:t>C’est technique ça n’apporte rien ici à enlever</w:t>
      </w:r>
    </w:p>
  </w:comment>
  <w:comment w:id="410" w:author="CAIZERGUES Alain [2]" w:date="2023-07-03T16:02:00Z" w:initials="CA">
    <w:p w14:paraId="40E5CA8B" w14:textId="06C8AB14" w:rsidR="001954C3" w:rsidRDefault="001954C3">
      <w:pPr>
        <w:pStyle w:val="Commentaire"/>
      </w:pPr>
      <w:r>
        <w:rPr>
          <w:rStyle w:val="Marquedecommentaire"/>
        </w:rPr>
        <w:annotationRef/>
      </w:r>
      <w:r>
        <w:t xml:space="preserve">En fait les comptages ont commencé bien avant les tirs </w:t>
      </w:r>
    </w:p>
    <w:p w14:paraId="5B57D569" w14:textId="7219760B" w:rsidR="001954C3" w:rsidRDefault="001954C3">
      <w:pPr>
        <w:pStyle w:val="Commentaire"/>
      </w:pPr>
      <w:r>
        <w:t xml:space="preserve">Ici il faut tout mettre pour éviter d’avoir des infos biologiques qui apparaissent plus bas. C’est le cas par exemple des histoires de bourse de </w:t>
      </w:r>
      <w:proofErr w:type="spellStart"/>
      <w:r>
        <w:t>fabricius</w:t>
      </w:r>
      <w:proofErr w:type="spellEnd"/>
      <w:r>
        <w:t xml:space="preserve">. </w:t>
      </w:r>
    </w:p>
  </w:comment>
  <w:comment w:id="652" w:author="CAIZERGUES Alain [2]" w:date="2023-06-13T11:15:00Z" w:initials="CA">
    <w:p w14:paraId="7A0F8F06" w14:textId="77777777" w:rsidR="001954C3" w:rsidRDefault="001954C3">
      <w:pPr>
        <w:pStyle w:val="Commentaire"/>
      </w:pPr>
      <w:r>
        <w:rPr>
          <w:rStyle w:val="Marquedecommentaire"/>
        </w:rPr>
        <w:annotationRef/>
      </w:r>
      <w:r>
        <w:t xml:space="preserve">Pas nécessaire ici si tu n’en tiens pas compte. A </w:t>
      </w:r>
      <w:proofErr w:type="spellStart"/>
      <w:r>
        <w:t>mentioner</w:t>
      </w:r>
      <w:proofErr w:type="spellEnd"/>
      <w:r>
        <w:t xml:space="preserve"> comme biais possible dans la discussion</w:t>
      </w:r>
    </w:p>
  </w:comment>
  <w:comment w:id="683" w:author="CAIZERGUES Alain [2]" w:date="2023-06-13T11:19:00Z" w:initials="CA">
    <w:p w14:paraId="41EED795" w14:textId="77777777" w:rsidR="001954C3" w:rsidRDefault="001954C3">
      <w:pPr>
        <w:pStyle w:val="Commentaire"/>
      </w:pPr>
      <w:r>
        <w:rPr>
          <w:rStyle w:val="Marquedecommentaire"/>
        </w:rPr>
        <w:annotationRef/>
      </w:r>
      <w:proofErr w:type="spellStart"/>
      <w:r>
        <w:t>Robutes</w:t>
      </w:r>
      <w:proofErr w:type="spellEnd"/>
      <w:r>
        <w:t xml:space="preserve"> ou précis </w:t>
      </w:r>
    </w:p>
  </w:comment>
  <w:comment w:id="705" w:author="CAIZERGUES Alain [2]" w:date="2023-06-21T16:39:00Z" w:initials="CA">
    <w:p w14:paraId="74EF7CFA" w14:textId="14933121" w:rsidR="001954C3" w:rsidRDefault="001954C3">
      <w:pPr>
        <w:pStyle w:val="Commentaire"/>
      </w:pPr>
      <w:r>
        <w:rPr>
          <w:rStyle w:val="Marquedecommentaire"/>
        </w:rPr>
        <w:annotationRef/>
      </w:r>
      <w:r>
        <w:t>Est-ce vrai ?</w:t>
      </w:r>
    </w:p>
  </w:comment>
  <w:comment w:id="692" w:author="CAIZERGUES Alain [2]" w:date="2023-06-13T11:20:00Z" w:initials="CA">
    <w:p w14:paraId="02D15975" w14:textId="77777777" w:rsidR="001954C3" w:rsidRDefault="001954C3">
      <w:pPr>
        <w:pStyle w:val="Commentaire"/>
      </w:pPr>
      <w:r>
        <w:rPr>
          <w:rStyle w:val="Marquedecommentaire"/>
        </w:rPr>
        <w:annotationRef/>
      </w:r>
    </w:p>
  </w:comment>
  <w:comment w:id="789" w:author="CAIZERGUES Alain [2]" w:date="2023-06-13T11:49:00Z" w:initials="CA">
    <w:p w14:paraId="2825E4AB" w14:textId="39933287" w:rsidR="001954C3" w:rsidRPr="00601C28" w:rsidRDefault="001954C3">
      <w:pPr>
        <w:pStyle w:val="Commentaire"/>
        <w:rPr>
          <w:lang w:val="en-GB"/>
        </w:rPr>
      </w:pPr>
      <w:r>
        <w:rPr>
          <w:rStyle w:val="Marquedecommentaire"/>
        </w:rPr>
        <w:annotationRef/>
      </w:r>
      <w:r>
        <w:t xml:space="preserve">Que veut tu dires par </w:t>
      </w:r>
      <w:proofErr w:type="spellStart"/>
      <w:r>
        <w:t>cumulated</w:t>
      </w:r>
      <w:proofErr w:type="spellEnd"/>
      <w:r>
        <w:t xml:space="preserve">. </w:t>
      </w:r>
      <w:r w:rsidRPr="00601C28">
        <w:rPr>
          <w:lang w:val="en-GB"/>
        </w:rPr>
        <w:t xml:space="preserve">Total numbers of males </w:t>
      </w:r>
    </w:p>
  </w:comment>
  <w:comment w:id="844" w:author="CAIZERGUES Alain [2]" w:date="2023-06-21T16:54:00Z" w:initials="CA">
    <w:p w14:paraId="50B5188C" w14:textId="0E67D813" w:rsidR="001954C3" w:rsidRPr="00AF2818" w:rsidRDefault="001954C3">
      <w:pPr>
        <w:pStyle w:val="Commentaire"/>
        <w:rPr>
          <w:lang w:val="en-GB"/>
        </w:rPr>
      </w:pPr>
      <w:r>
        <w:rPr>
          <w:rStyle w:val="Marquedecommentaire"/>
        </w:rPr>
        <w:annotationRef/>
      </w:r>
      <w:r w:rsidRPr="00AF2818">
        <w:rPr>
          <w:lang w:val="en-GB"/>
        </w:rPr>
        <w:t xml:space="preserve">Absolute or </w:t>
      </w:r>
      <w:proofErr w:type="gramStart"/>
      <w:r w:rsidRPr="00AF2818">
        <w:rPr>
          <w:lang w:val="en-GB"/>
        </w:rPr>
        <w:t>relative ?</w:t>
      </w:r>
      <w:proofErr w:type="gramEnd"/>
    </w:p>
  </w:comment>
  <w:comment w:id="888" w:author="CAIZERGUES Alain [2]" w:date="2023-07-03T16:08:00Z" w:initials="CA">
    <w:p w14:paraId="3782FD0C" w14:textId="042E5C45" w:rsidR="001954C3" w:rsidRDefault="001954C3">
      <w:pPr>
        <w:pStyle w:val="Commentaire"/>
      </w:pPr>
      <w:r>
        <w:rPr>
          <w:rStyle w:val="Marquedecommentaire"/>
        </w:rPr>
        <w:annotationRef/>
      </w:r>
      <w:r>
        <w:t>Voir plus bas</w:t>
      </w:r>
    </w:p>
  </w:comment>
  <w:comment w:id="998" w:author="CAIZERGUES Alain [2]" w:date="2023-06-13T11:54:00Z" w:initials="CA">
    <w:p w14:paraId="1197EE65" w14:textId="41EEA812" w:rsidR="001954C3" w:rsidRPr="00AF2818" w:rsidRDefault="001954C3">
      <w:pPr>
        <w:pStyle w:val="Commentaire"/>
      </w:pPr>
      <w:r>
        <w:rPr>
          <w:rStyle w:val="Marquedecommentaire"/>
        </w:rPr>
        <w:annotationRef/>
      </w:r>
      <w:proofErr w:type="spellStart"/>
      <w:r w:rsidRPr="00AF2818">
        <w:t>Computing</w:t>
      </w:r>
      <w:proofErr w:type="spellEnd"/>
      <w:r w:rsidRPr="00AF2818">
        <w:t> ?</w:t>
      </w:r>
    </w:p>
  </w:comment>
  <w:comment w:id="1012" w:author="CAIZERGUES Alain [2]" w:date="2023-06-13T11:56:00Z" w:initials="CA">
    <w:p w14:paraId="40FC58CC" w14:textId="79E083C2" w:rsidR="001954C3" w:rsidRDefault="001954C3">
      <w:pPr>
        <w:pStyle w:val="Commentaire"/>
      </w:pPr>
      <w:r>
        <w:rPr>
          <w:rStyle w:val="Marquedecommentaire"/>
        </w:rPr>
        <w:annotationRef/>
      </w:r>
      <w:r>
        <w:t xml:space="preserve">Ici je </w:t>
      </w:r>
      <w:proofErr w:type="gramStart"/>
      <w:r>
        <w:t>préfèrerait</w:t>
      </w:r>
      <w:proofErr w:type="gramEnd"/>
      <w:r>
        <w:t xml:space="preserve"> les réfs utilisées pour comparaison. Pas la peine de citer qu’il est possible d’estimer la survie par CMR donc </w:t>
      </w:r>
      <w:proofErr w:type="spellStart"/>
      <w:r>
        <w:t>remove</w:t>
      </w:r>
      <w:proofErr w:type="spellEnd"/>
      <w:r>
        <w:t xml:space="preserve"> Lebreton 2001</w:t>
      </w:r>
    </w:p>
  </w:comment>
  <w:comment w:id="1033" w:author="CAIZERGUES Alain [2]" w:date="2023-06-21T16:58:00Z" w:initials="CA">
    <w:p w14:paraId="0B32591E" w14:textId="02906CEE" w:rsidR="001954C3" w:rsidRDefault="001954C3">
      <w:pPr>
        <w:pStyle w:val="Commentaire"/>
      </w:pPr>
      <w:r>
        <w:rPr>
          <w:rStyle w:val="Marquedecommentaire"/>
        </w:rPr>
        <w:annotationRef/>
      </w:r>
      <w:r>
        <w:t xml:space="preserve">En pratique tu as une limite qui est la taille de ponte moyenne des femelles (si pas de mortalité des pontes nid des jeunes) en réalité tu </w:t>
      </w:r>
      <w:proofErr w:type="spellStart"/>
      <w:proofErr w:type="gramStart"/>
      <w:r>
        <w:t>est</w:t>
      </w:r>
      <w:proofErr w:type="spellEnd"/>
      <w:proofErr w:type="gramEnd"/>
      <w:r>
        <w:t xml:space="preserve"> entre 0 – et 2-4 jeunes / femelle)</w:t>
      </w:r>
    </w:p>
  </w:comment>
  <w:comment w:id="1265" w:author="CAIZERGUES Alain [2]" w:date="2023-07-03T16:06:00Z" w:initials="CA">
    <w:p w14:paraId="17E39241" w14:textId="2E6017EF" w:rsidR="001954C3" w:rsidRDefault="001954C3">
      <w:pPr>
        <w:pStyle w:val="Commentaire"/>
      </w:pPr>
      <w:r>
        <w:rPr>
          <w:rStyle w:val="Marquedecommentaire"/>
        </w:rPr>
        <w:annotationRef/>
      </w:r>
      <w:proofErr w:type="gramStart"/>
      <w:r>
        <w:t>Mais  tu</w:t>
      </w:r>
      <w:proofErr w:type="gramEnd"/>
      <w:r>
        <w:t xml:space="preserve"> n’as pas utilisé ces données pour paramétrer ton modèle ?</w:t>
      </w:r>
    </w:p>
  </w:comment>
  <w:comment w:id="1301" w:author="CAIZERGUES Alain [2]" w:date="2023-07-03T16:00:00Z" w:initials="CA">
    <w:p w14:paraId="4EA772BB" w14:textId="2B9B20B1" w:rsidR="001954C3" w:rsidRDefault="001954C3">
      <w:pPr>
        <w:pStyle w:val="Commentaire"/>
      </w:pPr>
      <w:r>
        <w:rPr>
          <w:rStyle w:val="Marquedecommentaire"/>
        </w:rPr>
        <w:annotationRef/>
      </w:r>
      <w:r>
        <w:t>Il me semble que ça devrait arriver plus haut ça. Et tu as fait comment pour estimer les proportions de mâles parmi les adultes tués ? Bourse de Fabricius ou sexe uniquement ?</w:t>
      </w:r>
    </w:p>
  </w:comment>
  <w:comment w:id="1510" w:author="CAIZERGUES Alain [2]" w:date="2023-09-08T15:25:00Z" w:initials="CA">
    <w:p w14:paraId="7FB72365" w14:textId="5DCB3CCB" w:rsidR="001954C3" w:rsidRDefault="001954C3">
      <w:pPr>
        <w:pStyle w:val="Commentaire"/>
      </w:pPr>
      <w:r>
        <w:rPr>
          <w:rStyle w:val="Marquedecommentaire"/>
        </w:rPr>
        <w:annotationRef/>
      </w:r>
      <w:r>
        <w:t>Séparer ce qui est observé de ce qui est estimé par le modèle</w:t>
      </w:r>
    </w:p>
  </w:comment>
  <w:comment w:id="1567" w:author="CAIZERGUES Alain [2]" w:date="2023-09-08T15:27:00Z" w:initials="CA">
    <w:p w14:paraId="6CC30DAD" w14:textId="4391E047" w:rsidR="001954C3" w:rsidRDefault="001954C3">
      <w:pPr>
        <w:pStyle w:val="Commentaire"/>
      </w:pPr>
      <w:r>
        <w:rPr>
          <w:rStyle w:val="Marquedecommentaire"/>
        </w:rPr>
        <w:annotationRef/>
      </w:r>
      <w:proofErr w:type="spellStart"/>
      <w:proofErr w:type="gramStart"/>
      <w:r>
        <w:t>Ca</w:t>
      </w:r>
      <w:proofErr w:type="spellEnd"/>
      <w:proofErr w:type="gramEnd"/>
      <w:r>
        <w:t xml:space="preserve"> c’est moyen. </w:t>
      </w:r>
      <w:proofErr w:type="spellStart"/>
      <w:proofErr w:type="gramStart"/>
      <w:r>
        <w:t>Ca</w:t>
      </w:r>
      <w:proofErr w:type="spellEnd"/>
      <w:proofErr w:type="gramEnd"/>
      <w:r>
        <w:t xml:space="preserve"> veut dire que ton estimateur n’est pas terrible tu ne peux être plus qu’immortel donc laisser 1 et ne mettre que la borne inférieure</w:t>
      </w:r>
    </w:p>
    <w:p w14:paraId="4E55EB6B" w14:textId="513549BA" w:rsidR="001954C3" w:rsidRDefault="001954C3">
      <w:pPr>
        <w:pStyle w:val="Commentaire"/>
      </w:pPr>
    </w:p>
    <w:p w14:paraId="045A46F5" w14:textId="7043B21E" w:rsidR="001954C3" w:rsidRDefault="001954C3">
      <w:pPr>
        <w:pStyle w:val="Commentaire"/>
      </w:pPr>
      <w:r>
        <w:t>Par contre il y faut la moyenne pour l’Angleterre et la France</w:t>
      </w:r>
    </w:p>
  </w:comment>
  <w:comment w:id="1600" w:author="CAIZERGUES Alain [2]" w:date="2023-09-08T15:35:00Z" w:initials="CA">
    <w:p w14:paraId="75B6237A" w14:textId="62432478" w:rsidR="001954C3" w:rsidRPr="00FB3C81" w:rsidRDefault="001954C3">
      <w:pPr>
        <w:pStyle w:val="Commentaire"/>
        <w:rPr>
          <w:lang w:val="en-GB"/>
        </w:rPr>
      </w:pPr>
      <w:r>
        <w:rPr>
          <w:rStyle w:val="Marquedecommentaire"/>
        </w:rPr>
        <w:annotationRef/>
      </w:r>
      <w:r w:rsidRPr="00FB3C81">
        <w:rPr>
          <w:lang w:val="en-GB"/>
        </w:rPr>
        <w:t>Theses includes also males or females only</w:t>
      </w:r>
      <w:r>
        <w:rPr>
          <w:lang w:val="en-GB"/>
        </w:rPr>
        <w:t>?</w:t>
      </w:r>
    </w:p>
  </w:comment>
  <w:comment w:id="2121" w:author="CAIZERGUES Alain [2]" w:date="2023-09-26T11:31:00Z" w:initials="CA">
    <w:p w14:paraId="12E5F617" w14:textId="4437C888" w:rsidR="001954C3" w:rsidRDefault="001954C3">
      <w:pPr>
        <w:pStyle w:val="Commentaire"/>
      </w:pPr>
      <w:r>
        <w:rPr>
          <w:rStyle w:val="Marquedecommentaire"/>
        </w:rPr>
        <w:annotationRef/>
      </w:r>
      <w:r>
        <w:t>Qu’</w:t>
      </w:r>
      <w:proofErr w:type="spellStart"/>
      <w:r>
        <w:t>est ce</w:t>
      </w:r>
      <w:proofErr w:type="spellEnd"/>
      <w:r>
        <w:t xml:space="preserve"> que ça veut dire. Préciser</w:t>
      </w:r>
    </w:p>
  </w:comment>
  <w:comment w:id="2192" w:author="CAIZERGUES Alain [2]" w:date="2023-09-15T15:45:00Z" w:initials="CA">
    <w:p w14:paraId="696C46C5" w14:textId="522DA2B1" w:rsidR="001954C3" w:rsidRDefault="001954C3">
      <w:pPr>
        <w:pStyle w:val="Commentaire"/>
      </w:pPr>
      <w:r>
        <w:rPr>
          <w:rStyle w:val="Marquedecommentaire"/>
        </w:rPr>
        <w:annotationRef/>
      </w:r>
      <w:r>
        <w:t>A reformuler je ne comprends pas. Suggérer que le recrutement pourrait expliquer ces valeurs élevées de survie adulte est risqué car en pratique c’est impossible. Donc j’enlèverais plutôt cette partie.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AB6317" w15:done="0"/>
  <w15:commentEx w15:paraId="6AB584CB" w15:done="0"/>
  <w15:commentEx w15:paraId="5B57D569" w15:done="0"/>
  <w15:commentEx w15:paraId="7A0F8F06" w15:done="0"/>
  <w15:commentEx w15:paraId="41EED795" w15:done="0"/>
  <w15:commentEx w15:paraId="74EF7CFA" w15:done="0"/>
  <w15:commentEx w15:paraId="02D15975" w15:done="0"/>
  <w15:commentEx w15:paraId="2825E4AB" w15:done="0"/>
  <w15:commentEx w15:paraId="50B5188C" w15:done="0"/>
  <w15:commentEx w15:paraId="3782FD0C" w15:done="0"/>
  <w15:commentEx w15:paraId="1197EE65" w15:done="0"/>
  <w15:commentEx w15:paraId="40FC58CC" w15:done="0"/>
  <w15:commentEx w15:paraId="0B32591E" w15:done="0"/>
  <w15:commentEx w15:paraId="17E39241" w15:done="0"/>
  <w15:commentEx w15:paraId="4EA772BB" w15:done="0"/>
  <w15:commentEx w15:paraId="7FB72365" w15:done="0"/>
  <w15:commentEx w15:paraId="045A46F5" w15:done="0"/>
  <w15:commentEx w15:paraId="75B6237A" w15:done="0"/>
  <w15:commentEx w15:paraId="12E5F617" w15:done="0"/>
  <w15:commentEx w15:paraId="696C46C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AB6317" w16cid:durableId="28BD43DD"/>
  <w16cid:commentId w16cid:paraId="6AB584CB" w16cid:durableId="28BD43DE"/>
  <w16cid:commentId w16cid:paraId="5B57D569" w16cid:durableId="28BD43DF"/>
  <w16cid:commentId w16cid:paraId="7A0F8F06" w16cid:durableId="28BD43E0"/>
  <w16cid:commentId w16cid:paraId="41EED795" w16cid:durableId="28BD43E1"/>
  <w16cid:commentId w16cid:paraId="74EF7CFA" w16cid:durableId="28BD43E2"/>
  <w16cid:commentId w16cid:paraId="02D15975" w16cid:durableId="28BD43E3"/>
  <w16cid:commentId w16cid:paraId="2825E4AB" w16cid:durableId="28BD43E4"/>
  <w16cid:commentId w16cid:paraId="50B5188C" w16cid:durableId="28BD43E5"/>
  <w16cid:commentId w16cid:paraId="3782FD0C" w16cid:durableId="28BD43E6"/>
  <w16cid:commentId w16cid:paraId="1197EE65" w16cid:durableId="28BD43E7"/>
  <w16cid:commentId w16cid:paraId="40FC58CC" w16cid:durableId="28BD43E8"/>
  <w16cid:commentId w16cid:paraId="0B32591E" w16cid:durableId="28BD43E9"/>
  <w16cid:commentId w16cid:paraId="17E39241" w16cid:durableId="28BD43EA"/>
  <w16cid:commentId w16cid:paraId="4EA772BB" w16cid:durableId="28BD43EB"/>
  <w16cid:commentId w16cid:paraId="7FB72365" w16cid:durableId="28BD43EC"/>
  <w16cid:commentId w16cid:paraId="045A46F5" w16cid:durableId="28BD43ED"/>
  <w16cid:commentId w16cid:paraId="75B6237A" w16cid:durableId="28BD43EE"/>
  <w16cid:commentId w16cid:paraId="12E5F617" w16cid:durableId="28BD43EF"/>
  <w16cid:commentId w16cid:paraId="696C46C5" w16cid:durableId="28BD43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C3B870" w14:textId="77777777" w:rsidR="001954C3" w:rsidRDefault="001954C3">
      <w:pPr>
        <w:spacing w:after="0"/>
      </w:pPr>
      <w:r>
        <w:separator/>
      </w:r>
    </w:p>
  </w:endnote>
  <w:endnote w:type="continuationSeparator" w:id="0">
    <w:p w14:paraId="78834098" w14:textId="77777777" w:rsidR="001954C3" w:rsidRDefault="001954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90EF8B" w14:textId="77777777" w:rsidR="001954C3" w:rsidRDefault="001954C3">
      <w:r>
        <w:separator/>
      </w:r>
    </w:p>
  </w:footnote>
  <w:footnote w:type="continuationSeparator" w:id="0">
    <w:p w14:paraId="323836A5" w14:textId="77777777" w:rsidR="001954C3" w:rsidRDefault="001954C3">
      <w:r>
        <w:continuationSeparator/>
      </w:r>
    </w:p>
  </w:footnote>
  <w:footnote w:id="1">
    <w:p w14:paraId="64021D1B" w14:textId="77777777" w:rsidR="001954C3" w:rsidRDefault="001954C3">
      <w:pPr>
        <w:pStyle w:val="Notedebasdepage"/>
      </w:pPr>
      <w:r>
        <w:rPr>
          <w:rStyle w:val="Appelnotedebasdep"/>
        </w:rPr>
        <w:footnoteRef/>
      </w:r>
      <w:r>
        <w:t xml:space="preserve"> Office Français de la Biodiversité, France - </w:t>
      </w:r>
      <w:hyperlink r:id="rId1">
        <w:r>
          <w:rPr>
            <w:rStyle w:val="Lienhypertexte"/>
          </w:rPr>
          <w:t>adrien.tableau@ofb.gouv.fr</w:t>
        </w:r>
      </w:hyperlink>
    </w:p>
  </w:footnote>
  <w:footnote w:id="2">
    <w:p w14:paraId="40237863" w14:textId="77777777" w:rsidR="001954C3" w:rsidRPr="00EB6FAE" w:rsidRDefault="001954C3">
      <w:pPr>
        <w:pStyle w:val="Notedebasdepage"/>
        <w:rPr>
          <w:lang w:val="en-GB"/>
        </w:rPr>
      </w:pPr>
      <w:r>
        <w:rPr>
          <w:rStyle w:val="Appelnotedebasdep"/>
        </w:rPr>
        <w:footnoteRef/>
      </w:r>
      <w:r w:rsidRPr="00EB6FAE">
        <w:rPr>
          <w:lang w:val="en-GB"/>
        </w:rPr>
        <w:t xml:space="preserve"> Animal and Plant Health Agency, United Kingdom - </w:t>
      </w:r>
      <w:r>
        <w:fldChar w:fldCharType="begin"/>
      </w:r>
      <w:r w:rsidRPr="00B83782">
        <w:rPr>
          <w:lang w:val="en-GB"/>
          <w:rPrChange w:id="7" w:author="CAIZERGUES Alain" w:date="2023-06-13T10:56:00Z">
            <w:rPr/>
          </w:rPrChange>
        </w:rPr>
        <w:instrText xml:space="preserve"> HYPERLINK "mailto:iain.henderson@apha.gov.uk" \h </w:instrText>
      </w:r>
      <w:r>
        <w:fldChar w:fldCharType="separate"/>
      </w:r>
      <w:r w:rsidRPr="00EB6FAE">
        <w:rPr>
          <w:rStyle w:val="Lienhypertexte"/>
          <w:lang w:val="en-GB"/>
        </w:rPr>
        <w:t>iain.henderson@apha.gov.uk</w:t>
      </w:r>
      <w:r>
        <w:rPr>
          <w:rStyle w:val="Lienhypertexte"/>
          <w:lang w:val="en-GB"/>
        </w:rPr>
        <w:fldChar w:fldCharType="end"/>
      </w:r>
    </w:p>
  </w:footnote>
  <w:footnote w:id="3">
    <w:p w14:paraId="2BCE572A" w14:textId="77777777" w:rsidR="001954C3" w:rsidRDefault="001954C3">
      <w:pPr>
        <w:pStyle w:val="Notedebasdepage"/>
      </w:pPr>
      <w:r>
        <w:rPr>
          <w:rStyle w:val="Appelnotedebasdep"/>
        </w:rPr>
        <w:footnoteRef/>
      </w:r>
      <w:r>
        <w:t xml:space="preserve"> Société Nationale pour la Protection de la Nature, France - </w:t>
      </w:r>
      <w:hyperlink r:id="rId2">
        <w:r>
          <w:rPr>
            <w:rStyle w:val="Lienhypertexte"/>
          </w:rPr>
          <w:t>sebastien.reeber@snpn.fr</w:t>
        </w:r>
      </w:hyperlink>
    </w:p>
  </w:footnote>
  <w:footnote w:id="4">
    <w:p w14:paraId="25F2C0FF" w14:textId="77777777" w:rsidR="001954C3" w:rsidRDefault="001954C3">
      <w:pPr>
        <w:pStyle w:val="Notedebasdepage"/>
      </w:pPr>
      <w:r>
        <w:rPr>
          <w:rStyle w:val="Appelnotedebasdep"/>
        </w:rPr>
        <w:footnoteRef/>
      </w:r>
      <w:r>
        <w:t xml:space="preserve"> Office Français de la Biodiversité, France - </w:t>
      </w:r>
      <w:hyperlink r:id="rId3">
        <w:r>
          <w:rPr>
            <w:rStyle w:val="Lienhypertexte"/>
          </w:rPr>
          <w:t>matthieu.guillemain@ofb.gouv.fr</w:t>
        </w:r>
      </w:hyperlink>
    </w:p>
  </w:footnote>
  <w:footnote w:id="5">
    <w:p w14:paraId="6CE2CF33" w14:textId="77777777" w:rsidR="001954C3" w:rsidRDefault="001954C3">
      <w:pPr>
        <w:pStyle w:val="Notedebasdepage"/>
      </w:pPr>
      <w:r>
        <w:rPr>
          <w:rStyle w:val="Appelnotedebasdep"/>
        </w:rPr>
        <w:footnoteRef/>
      </w:r>
      <w:r>
        <w:t xml:space="preserve"> Office Français de la Biodiversité, France - </w:t>
      </w:r>
      <w:hyperlink r:id="rId4">
        <w:r>
          <w:rPr>
            <w:rStyle w:val="Lienhypertexte"/>
          </w:rPr>
          <w:t>jean-francois.maillard@ofb.gouv.fr</w:t>
        </w:r>
      </w:hyperlink>
    </w:p>
  </w:footnote>
  <w:footnote w:id="6">
    <w:p w14:paraId="5433CC31" w14:textId="77777777" w:rsidR="001954C3" w:rsidRDefault="001954C3">
      <w:pPr>
        <w:pStyle w:val="Notedebasdepage"/>
      </w:pPr>
      <w:r>
        <w:rPr>
          <w:rStyle w:val="Appelnotedebasdep"/>
        </w:rPr>
        <w:footnoteRef/>
      </w:r>
      <w:r>
        <w:t xml:space="preserve"> Office Français de la Biodiversité, France - </w:t>
      </w:r>
      <w:hyperlink r:id="rId5">
        <w:r>
          <w:rPr>
            <w:rStyle w:val="Lienhypertexte"/>
          </w:rPr>
          <w:t>alain.caizergues@ofb.gouv.fr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FE60705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IZERGUES Alain">
    <w15:presenceInfo w15:providerId="AD" w15:userId="S-1-5-21-2550024727-2544908171-517837331-7507"/>
  </w15:person>
  <w15:person w15:author="CAIZERGUES Alain [2]">
    <w15:presenceInfo w15:providerId="AD" w15:userId="S-1-5-21-2550024727-2544908171-517837331-7507"/>
  </w15:person>
  <w15:person w15:author="TABLEAU Adrien">
    <w15:presenceInfo w15:providerId="AD" w15:userId="S-1-5-21-2550024727-2544908171-517837331-74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5CD"/>
    <w:rsid w:val="00025614"/>
    <w:rsid w:val="00053FD2"/>
    <w:rsid w:val="00067574"/>
    <w:rsid w:val="000704C7"/>
    <w:rsid w:val="0008060F"/>
    <w:rsid w:val="00084658"/>
    <w:rsid w:val="000C16DA"/>
    <w:rsid w:val="000C46EF"/>
    <w:rsid w:val="000C67CE"/>
    <w:rsid w:val="000D34B6"/>
    <w:rsid w:val="001048B1"/>
    <w:rsid w:val="0012709B"/>
    <w:rsid w:val="00132305"/>
    <w:rsid w:val="001362C2"/>
    <w:rsid w:val="001472EA"/>
    <w:rsid w:val="0017163D"/>
    <w:rsid w:val="00173841"/>
    <w:rsid w:val="001840E3"/>
    <w:rsid w:val="001954C3"/>
    <w:rsid w:val="00196F4B"/>
    <w:rsid w:val="001C3D06"/>
    <w:rsid w:val="001E50DD"/>
    <w:rsid w:val="001F30B3"/>
    <w:rsid w:val="001F49AF"/>
    <w:rsid w:val="001F68DB"/>
    <w:rsid w:val="00200FC0"/>
    <w:rsid w:val="00232753"/>
    <w:rsid w:val="00244A08"/>
    <w:rsid w:val="0025526D"/>
    <w:rsid w:val="002563DB"/>
    <w:rsid w:val="00264B64"/>
    <w:rsid w:val="00281868"/>
    <w:rsid w:val="00286092"/>
    <w:rsid w:val="002C0C78"/>
    <w:rsid w:val="002C26A9"/>
    <w:rsid w:val="002C6A05"/>
    <w:rsid w:val="003030DD"/>
    <w:rsid w:val="00317D91"/>
    <w:rsid w:val="00326D1E"/>
    <w:rsid w:val="00336424"/>
    <w:rsid w:val="00342EE6"/>
    <w:rsid w:val="0034708B"/>
    <w:rsid w:val="00347F3C"/>
    <w:rsid w:val="003A713D"/>
    <w:rsid w:val="003B05DB"/>
    <w:rsid w:val="003B1EA2"/>
    <w:rsid w:val="003E01A6"/>
    <w:rsid w:val="003F6A05"/>
    <w:rsid w:val="00404E98"/>
    <w:rsid w:val="00471420"/>
    <w:rsid w:val="0047449B"/>
    <w:rsid w:val="00487DEA"/>
    <w:rsid w:val="004A3D70"/>
    <w:rsid w:val="004E3D40"/>
    <w:rsid w:val="00510BCA"/>
    <w:rsid w:val="00513157"/>
    <w:rsid w:val="005176F1"/>
    <w:rsid w:val="00527F97"/>
    <w:rsid w:val="00535728"/>
    <w:rsid w:val="005525E2"/>
    <w:rsid w:val="005647E1"/>
    <w:rsid w:val="005839F1"/>
    <w:rsid w:val="0059170C"/>
    <w:rsid w:val="00594EB4"/>
    <w:rsid w:val="005C2A9A"/>
    <w:rsid w:val="005C378C"/>
    <w:rsid w:val="00601C28"/>
    <w:rsid w:val="006427E4"/>
    <w:rsid w:val="00660B43"/>
    <w:rsid w:val="0067649D"/>
    <w:rsid w:val="00692A92"/>
    <w:rsid w:val="006A42D8"/>
    <w:rsid w:val="006B30FD"/>
    <w:rsid w:val="006C1AEE"/>
    <w:rsid w:val="006E162B"/>
    <w:rsid w:val="006F231B"/>
    <w:rsid w:val="006F2363"/>
    <w:rsid w:val="007124CA"/>
    <w:rsid w:val="00721475"/>
    <w:rsid w:val="00740641"/>
    <w:rsid w:val="00741191"/>
    <w:rsid w:val="007576F2"/>
    <w:rsid w:val="00761CA4"/>
    <w:rsid w:val="007A1896"/>
    <w:rsid w:val="007B1330"/>
    <w:rsid w:val="007B20D3"/>
    <w:rsid w:val="007B4809"/>
    <w:rsid w:val="007B4CAE"/>
    <w:rsid w:val="007D1ABD"/>
    <w:rsid w:val="007D1D3A"/>
    <w:rsid w:val="007D5C72"/>
    <w:rsid w:val="00845282"/>
    <w:rsid w:val="0085387A"/>
    <w:rsid w:val="00861056"/>
    <w:rsid w:val="008662F0"/>
    <w:rsid w:val="00885A80"/>
    <w:rsid w:val="0089362C"/>
    <w:rsid w:val="0089366C"/>
    <w:rsid w:val="008A0273"/>
    <w:rsid w:val="008A5AD9"/>
    <w:rsid w:val="008B4D73"/>
    <w:rsid w:val="008D1E93"/>
    <w:rsid w:val="008D3FC6"/>
    <w:rsid w:val="008E2ACB"/>
    <w:rsid w:val="008F6440"/>
    <w:rsid w:val="00901B4C"/>
    <w:rsid w:val="00904D1D"/>
    <w:rsid w:val="00921081"/>
    <w:rsid w:val="00922C40"/>
    <w:rsid w:val="00923BE9"/>
    <w:rsid w:val="009D213B"/>
    <w:rsid w:val="009D3BD5"/>
    <w:rsid w:val="00A2036B"/>
    <w:rsid w:val="00A25062"/>
    <w:rsid w:val="00A57254"/>
    <w:rsid w:val="00A60797"/>
    <w:rsid w:val="00A63FF4"/>
    <w:rsid w:val="00AA764A"/>
    <w:rsid w:val="00AC35CD"/>
    <w:rsid w:val="00AE5002"/>
    <w:rsid w:val="00AE684E"/>
    <w:rsid w:val="00AF2818"/>
    <w:rsid w:val="00AF629B"/>
    <w:rsid w:val="00B36D0E"/>
    <w:rsid w:val="00B404E8"/>
    <w:rsid w:val="00B51453"/>
    <w:rsid w:val="00B611DD"/>
    <w:rsid w:val="00B64716"/>
    <w:rsid w:val="00B81259"/>
    <w:rsid w:val="00B83782"/>
    <w:rsid w:val="00B97603"/>
    <w:rsid w:val="00BD60E5"/>
    <w:rsid w:val="00C04B58"/>
    <w:rsid w:val="00C36D60"/>
    <w:rsid w:val="00C47584"/>
    <w:rsid w:val="00C54DA4"/>
    <w:rsid w:val="00C6541B"/>
    <w:rsid w:val="00C7192B"/>
    <w:rsid w:val="00C92255"/>
    <w:rsid w:val="00CB7301"/>
    <w:rsid w:val="00CC743E"/>
    <w:rsid w:val="00CF7888"/>
    <w:rsid w:val="00D141C8"/>
    <w:rsid w:val="00D40F2F"/>
    <w:rsid w:val="00D450A1"/>
    <w:rsid w:val="00D53C1B"/>
    <w:rsid w:val="00DB2CC1"/>
    <w:rsid w:val="00DD3C09"/>
    <w:rsid w:val="00E11964"/>
    <w:rsid w:val="00E53481"/>
    <w:rsid w:val="00EB4A03"/>
    <w:rsid w:val="00EB6FAE"/>
    <w:rsid w:val="00EC2A5B"/>
    <w:rsid w:val="00EE55A0"/>
    <w:rsid w:val="00F06129"/>
    <w:rsid w:val="00F23A97"/>
    <w:rsid w:val="00F34F9A"/>
    <w:rsid w:val="00F65FA4"/>
    <w:rsid w:val="00F846F9"/>
    <w:rsid w:val="00FB12A7"/>
    <w:rsid w:val="00FB3C81"/>
    <w:rsid w:val="00FC3561"/>
    <w:rsid w:val="00FD5657"/>
    <w:rsid w:val="00FF19E9"/>
    <w:rsid w:val="00FF422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178C6"/>
  <w15:docId w15:val="{25B389BD-7CB8-4B8F-B2F5-2FEEC4E73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pPr>
        <w:spacing w:after="200"/>
      </w:pPr>
    </w:pPrDefault>
  </w:docDefaults>
  <w:latentStyles w:defLockedState="0" w:defUIPriority="0" w:defSemiHidden="0" w:defUnhideWhenUsed="0" w:defQFormat="0" w:count="375">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link w:val="Titre2C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CorpsdetexteCar">
    <w:name w:val="Corps de texte Car"/>
    <w:basedOn w:val="Policepardfaut"/>
    <w:link w:val="Corpsdetexte"/>
    <w:rsid w:val="001C3D06"/>
  </w:style>
  <w:style w:type="paragraph" w:styleId="Textedebulles">
    <w:name w:val="Balloon Text"/>
    <w:basedOn w:val="Normal"/>
    <w:link w:val="TextedebullesCar"/>
    <w:semiHidden/>
    <w:unhideWhenUsed/>
    <w:rsid w:val="00B83782"/>
    <w:pPr>
      <w:spacing w:after="0"/>
    </w:pPr>
    <w:rPr>
      <w:rFonts w:ascii="Segoe UI" w:hAnsi="Segoe UI" w:cs="Segoe UI"/>
      <w:sz w:val="18"/>
      <w:szCs w:val="18"/>
    </w:rPr>
  </w:style>
  <w:style w:type="character" w:customStyle="1" w:styleId="TextedebullesCar">
    <w:name w:val="Texte de bulles Car"/>
    <w:basedOn w:val="Policepardfaut"/>
    <w:link w:val="Textedebulles"/>
    <w:semiHidden/>
    <w:rsid w:val="00B83782"/>
    <w:rPr>
      <w:rFonts w:ascii="Segoe UI" w:hAnsi="Segoe UI" w:cs="Segoe UI"/>
      <w:sz w:val="18"/>
      <w:szCs w:val="18"/>
    </w:rPr>
  </w:style>
  <w:style w:type="character" w:styleId="Marquedecommentaire">
    <w:name w:val="annotation reference"/>
    <w:basedOn w:val="Policepardfaut"/>
    <w:semiHidden/>
    <w:unhideWhenUsed/>
    <w:rsid w:val="00B611DD"/>
    <w:rPr>
      <w:sz w:val="16"/>
      <w:szCs w:val="16"/>
    </w:rPr>
  </w:style>
  <w:style w:type="paragraph" w:styleId="Commentaire">
    <w:name w:val="annotation text"/>
    <w:basedOn w:val="Normal"/>
    <w:link w:val="CommentaireCar"/>
    <w:semiHidden/>
    <w:unhideWhenUsed/>
    <w:rsid w:val="00B611DD"/>
    <w:rPr>
      <w:sz w:val="20"/>
      <w:szCs w:val="20"/>
    </w:rPr>
  </w:style>
  <w:style w:type="character" w:customStyle="1" w:styleId="CommentaireCar">
    <w:name w:val="Commentaire Car"/>
    <w:basedOn w:val="Policepardfaut"/>
    <w:link w:val="Commentaire"/>
    <w:semiHidden/>
    <w:rsid w:val="00B611DD"/>
    <w:rPr>
      <w:sz w:val="20"/>
      <w:szCs w:val="20"/>
    </w:rPr>
  </w:style>
  <w:style w:type="paragraph" w:styleId="Objetducommentaire">
    <w:name w:val="annotation subject"/>
    <w:basedOn w:val="Commentaire"/>
    <w:next w:val="Commentaire"/>
    <w:link w:val="ObjetducommentaireCar"/>
    <w:semiHidden/>
    <w:unhideWhenUsed/>
    <w:rsid w:val="00B611DD"/>
    <w:rPr>
      <w:b/>
      <w:bCs/>
    </w:rPr>
  </w:style>
  <w:style w:type="character" w:customStyle="1" w:styleId="ObjetducommentaireCar">
    <w:name w:val="Objet du commentaire Car"/>
    <w:basedOn w:val="CommentaireCar"/>
    <w:link w:val="Objetducommentaire"/>
    <w:semiHidden/>
    <w:rsid w:val="00B611DD"/>
    <w:rPr>
      <w:b/>
      <w:bCs/>
      <w:sz w:val="20"/>
      <w:szCs w:val="20"/>
    </w:rPr>
  </w:style>
  <w:style w:type="character" w:customStyle="1" w:styleId="Titre2Car">
    <w:name w:val="Titre 2 Car"/>
    <w:basedOn w:val="Policepardfaut"/>
    <w:link w:val="Titre2"/>
    <w:uiPriority w:val="9"/>
    <w:rsid w:val="006F231B"/>
    <w:rPr>
      <w:rFonts w:asciiTheme="majorHAnsi" w:eastAsiaTheme="majorEastAsia" w:hAnsiTheme="majorHAnsi" w:cstheme="majorBidi"/>
      <w:b/>
      <w:bCs/>
      <w:color w:val="4F81BD" w:themeColor="accent1"/>
      <w:sz w:val="28"/>
      <w:szCs w:val="28"/>
    </w:rPr>
  </w:style>
  <w:style w:type="character" w:styleId="Textedelespacerserv">
    <w:name w:val="Placeholder Text"/>
    <w:basedOn w:val="Policepardfaut"/>
    <w:semiHidden/>
    <w:rsid w:val="00264B6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165208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doi.org/10.1071/wr10062" TargetMode="External"/><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mailto:matthieu.guillemain@ofb.gouv.fr" TargetMode="External"/><Relationship Id="rId2" Type="http://schemas.openxmlformats.org/officeDocument/2006/relationships/hyperlink" Target="mailto:sebastien.reeber@snpn.fr" TargetMode="External"/><Relationship Id="rId1" Type="http://schemas.openxmlformats.org/officeDocument/2006/relationships/hyperlink" Target="mailto:adrien.tableau@ofb.gouv.fr" TargetMode="External"/><Relationship Id="rId5" Type="http://schemas.openxmlformats.org/officeDocument/2006/relationships/hyperlink" Target="mailto:alain.caizergues@ofb.gouv.fr" TargetMode="External"/><Relationship Id="rId4" Type="http://schemas.openxmlformats.org/officeDocument/2006/relationships/hyperlink" Target="mailto:jean-francois.maillard@ofb.gouv.f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51AF1-0E5B-4CD6-9D08-A6B25E90F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49</Pages>
  <Words>13096</Words>
  <Characters>72028</Characters>
  <Application>Microsoft Office Word</Application>
  <DocSecurity>0</DocSecurity>
  <Lines>600</Lines>
  <Paragraphs>169</Paragraphs>
  <ScaleCrop>false</ScaleCrop>
  <HeadingPairs>
    <vt:vector size="2" baseType="variant">
      <vt:variant>
        <vt:lpstr>Titre</vt:lpstr>
      </vt:variant>
      <vt:variant>
        <vt:i4>1</vt:i4>
      </vt:variant>
    </vt:vector>
  </HeadingPairs>
  <TitlesOfParts>
    <vt:vector size="1" baseType="lpstr">
      <vt:lpstr>Exploiting delayed dichromatism to disentangle the effects of adult survival and recruitment on the population dynamics of waterfowl</vt:lpstr>
    </vt:vector>
  </TitlesOfParts>
  <Company/>
  <LinksUpToDate>false</LinksUpToDate>
  <CharactersWithSpaces>84955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Exploiting delayed dichromatism to disentangle the effects of adult survival and recruitment on the population dynamics of waterfowl</dc:title>
  <dc:creator>Adrien Tableau;Iain Henderson;Sébastien Reeber;Matthieu Guillemain;Jean-François Maillard;Alain Caizergues</dc:creator>
  <cp:keywords/>
  <cp:lastModifiedBy>TABLEAU Adrien</cp:lastModifiedBy>
  <cp:revision>3</cp:revision>
  <dcterms:created xsi:type="dcterms:W3CDTF">2023-09-26T09:50:00Z</dcterms:created>
  <dcterms:modified xsi:type="dcterms:W3CDTF">2024-05-16T12:58:00Z</dcterms:modified>
  <dc:language>en-EN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Monitoring the number of individuals is by far the most popular strategy for investigating the environmental factors ruling the population dynamics and for measuring the efficacy of management actions targeting population recovery, control or eradication.</vt:lpwstr>
  </property>
  <property fmtid="{D5CDD505-2E9C-101B-9397-08002B2CF9AE}" pid="3" name="bibliography">
    <vt:lpwstr>C:/Users/adrien.tableau/Dropbox/JabRef/Library_OFB.bib</vt:lpwstr>
  </property>
  <property fmtid="{D5CDD505-2E9C-101B-9397-08002B2CF9AE}" pid="4" name="csl">
    <vt:lpwstr>https://www.zotero.org/styles/apa</vt:lpwstr>
  </property>
  <property fmtid="{D5CDD505-2E9C-101B-9397-08002B2CF9AE}" pid="5" name="date">
    <vt:lpwstr>02 June, 2023</vt:lpwstr>
  </property>
  <property fmtid="{D5CDD505-2E9C-101B-9397-08002B2CF9AE}" pid="6" name="header-includes">
    <vt:lpwstr/>
  </property>
  <property fmtid="{D5CDD505-2E9C-101B-9397-08002B2CF9AE}" pid="7" name="link-citations">
    <vt:lpwstr>True</vt:lpwstr>
  </property>
  <property fmtid="{D5CDD505-2E9C-101B-9397-08002B2CF9AE}" pid="8" name="output">
    <vt:lpwstr/>
  </property>
</Properties>
</file>