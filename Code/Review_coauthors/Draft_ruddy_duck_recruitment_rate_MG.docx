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97682C" w14:textId="77777777" w:rsidR="00A50FF4" w:rsidRDefault="007646F2">
      <w:pPr>
        <w:pStyle w:val="Titre"/>
      </w:pPr>
      <w:ins w:id="0" w:author="GUILLEMAIN Matthieu" w:date="2022-01-14T10:14:00Z">
        <w:r w:rsidRPr="007646F2">
          <w:rPr>
            <w:lang w:val="en-GB"/>
            <w:rPrChange w:id="1" w:author="GUILLEMAIN Matthieu" w:date="2022-01-14T10:14:00Z">
              <w:rPr>
                <w:lang w:val="fr-FR"/>
              </w:rPr>
            </w:rPrChange>
          </w:rPr>
          <w:t>Es</w:t>
        </w:r>
        <w:r>
          <w:rPr>
            <w:lang w:val="en-GB"/>
          </w:rPr>
          <w:t>timatin</w:t>
        </w:r>
      </w:ins>
      <w:ins w:id="2" w:author="GUILLEMAIN Matthieu" w:date="2022-01-14T10:15:00Z">
        <w:r>
          <w:rPr>
            <w:lang w:val="en-GB"/>
          </w:rPr>
          <w:t xml:space="preserve">g waterfowl </w:t>
        </w:r>
        <w:r w:rsidRPr="007646F2">
          <w:rPr>
            <w:lang w:val="en-GB"/>
            <w:rPrChange w:id="3" w:author="GUILLEMAIN Matthieu" w:date="2022-01-14T10:15:00Z">
              <w:rPr>
                <w:lang w:val="fr-FR"/>
              </w:rPr>
            </w:rPrChange>
          </w:rPr>
          <w:t>r</w:t>
        </w:r>
      </w:ins>
      <w:del w:id="4" w:author="GUILLEMAIN Matthieu" w:date="2022-01-14T10:15:00Z">
        <w:r w:rsidDel="007646F2">
          <w:delText>R</w:delText>
        </w:r>
      </w:del>
      <w:r>
        <w:t xml:space="preserve">ecruitment rate </w:t>
      </w:r>
      <w:del w:id="5" w:author="GUILLEMAIN Matthieu" w:date="2022-01-14T10:15:00Z">
        <w:r w:rsidDel="007646F2">
          <w:delText xml:space="preserve">estimation in waterfowl </w:delText>
        </w:r>
      </w:del>
      <w:r>
        <w:t>using a non-invasive method</w:t>
      </w:r>
    </w:p>
    <w:p w14:paraId="2A844969" w14:textId="77777777" w:rsidR="00A50FF4" w:rsidRDefault="007646F2">
      <w:pPr>
        <w:pStyle w:val="Author"/>
      </w:pPr>
      <w:r>
        <w:t>Adrien Tableau</w:t>
      </w:r>
      <w:r>
        <w:rPr>
          <w:rStyle w:val="Appelnotedebasdep"/>
        </w:rPr>
        <w:footnoteReference w:id="1"/>
      </w:r>
    </w:p>
    <w:p w14:paraId="30010A80" w14:textId="77777777" w:rsidR="00A50FF4" w:rsidRDefault="007646F2">
      <w:pPr>
        <w:pStyle w:val="Author"/>
      </w:pPr>
      <w:r>
        <w:t>Iain Henderson</w:t>
      </w:r>
      <w:r>
        <w:rPr>
          <w:rStyle w:val="Appelnotedebasdep"/>
        </w:rPr>
        <w:footnoteReference w:id="2"/>
      </w:r>
    </w:p>
    <w:p w14:paraId="32FCA3AC" w14:textId="77777777" w:rsidR="00A50FF4" w:rsidRDefault="007646F2">
      <w:pPr>
        <w:pStyle w:val="Author"/>
      </w:pPr>
      <w:r>
        <w:t>Sébastien Reeber</w:t>
      </w:r>
      <w:r>
        <w:rPr>
          <w:rStyle w:val="Appelnotedebasdep"/>
        </w:rPr>
        <w:footnoteReference w:id="3"/>
      </w:r>
    </w:p>
    <w:p w14:paraId="211FC8CA" w14:textId="77777777" w:rsidR="00A50FF4" w:rsidRDefault="007646F2">
      <w:pPr>
        <w:pStyle w:val="Date"/>
      </w:pPr>
      <w:r>
        <w:t>07 January, 2022</w:t>
      </w:r>
    </w:p>
    <w:p w14:paraId="5B66B5E9" w14:textId="77777777" w:rsidR="00A50FF4" w:rsidRDefault="007646F2">
      <w:pPr>
        <w:pStyle w:val="Abstract"/>
      </w:pPr>
      <w:r>
        <w:t xml:space="preserve">The response of a waterfowl population to a </w:t>
      </w:r>
      <w:ins w:id="6" w:author="GUILLEMAIN Matthieu" w:date="2022-01-14T10:15:00Z">
        <w:r w:rsidRPr="007646F2">
          <w:rPr>
            <w:lang w:val="en-GB"/>
            <w:rPrChange w:id="7" w:author="GUILLEMAIN Matthieu" w:date="2022-01-14T10:15:00Z">
              <w:rPr>
                <w:lang w:val="fr-FR"/>
              </w:rPr>
            </w:rPrChange>
          </w:rPr>
          <w:t>gi</w:t>
        </w:r>
        <w:r>
          <w:rPr>
            <w:lang w:val="en-GB"/>
          </w:rPr>
          <w:t xml:space="preserve">ven </w:t>
        </w:r>
      </w:ins>
      <w:r>
        <w:t xml:space="preserve">harvest pressure depends on its capacity to renew. </w:t>
      </w:r>
      <w:del w:id="8" w:author="GUILLEMAIN Matthieu" w:date="2022-01-14T10:15:00Z">
        <w:r w:rsidDel="007646F2">
          <w:delText>The r</w:delText>
        </w:r>
      </w:del>
      <w:ins w:id="9" w:author="GUILLEMAIN Matthieu" w:date="2022-01-14T10:15:00Z">
        <w:r w:rsidRPr="007646F2">
          <w:rPr>
            <w:lang w:val="en-GB"/>
            <w:rPrChange w:id="10" w:author="GUILLEMAIN Matthieu" w:date="2022-01-14T10:16:00Z">
              <w:rPr>
                <w:lang w:val="fr-FR"/>
              </w:rPr>
            </w:rPrChange>
          </w:rPr>
          <w:t>R</w:t>
        </w:r>
      </w:ins>
      <w:r>
        <w:t xml:space="preserve">ecruitment, i.e. the number of young adults reproducing for the first time, is a key indicator to describe the renewal of a population, and therefore an essential tool in population management. </w:t>
      </w:r>
      <w:del w:id="11" w:author="GUILLEMAIN Matthieu" w:date="2022-01-14T10:16:00Z">
        <w:r w:rsidDel="007646F2">
          <w:delText>The r</w:delText>
        </w:r>
      </w:del>
      <w:ins w:id="12" w:author="GUILLEMAIN Matthieu" w:date="2022-01-14T10:16:00Z">
        <w:r w:rsidRPr="007646F2">
          <w:rPr>
            <w:lang w:val="en-GB"/>
            <w:rPrChange w:id="13" w:author="GUILLEMAIN Matthieu" w:date="2022-01-14T10:16:00Z">
              <w:rPr>
                <w:lang w:val="fr-FR"/>
              </w:rPr>
            </w:rPrChange>
          </w:rPr>
          <w:t>R</w:t>
        </w:r>
      </w:ins>
      <w:r>
        <w:t xml:space="preserve">ecruitment rate, defined </w:t>
      </w:r>
      <w:del w:id="14" w:author="GUILLEMAIN Matthieu" w:date="2022-01-14T10:16:00Z">
        <w:r w:rsidDel="007646F2">
          <w:delText>in</w:delText>
        </w:r>
      </w:del>
      <w:r>
        <w:t xml:space="preserve">here as the number of recruits produced per breeder, is even more informative because it is independent of </w:t>
      </w:r>
      <w:del w:id="15" w:author="GUILLEMAIN Matthieu" w:date="2022-01-14T10:16:00Z">
        <w:r w:rsidDel="007646F2">
          <w:delText xml:space="preserve">the </w:delText>
        </w:r>
      </w:del>
      <w:r>
        <w:t>breeding population size and allows comparisons over time and between species. The proportion of young adult</w:t>
      </w:r>
      <w:ins w:id="16" w:author="GUILLEMAIN Matthieu" w:date="2022-01-14T10:16:00Z">
        <w:r w:rsidRPr="007646F2">
          <w:rPr>
            <w:lang w:val="en-GB"/>
            <w:rPrChange w:id="17" w:author="GUILLEMAIN Matthieu" w:date="2022-01-14T10:16:00Z">
              <w:rPr>
                <w:lang w:val="fr-FR"/>
              </w:rPr>
            </w:rPrChange>
          </w:rPr>
          <w:t>s</w:t>
        </w:r>
      </w:ins>
      <w:r>
        <w:t xml:space="preserve"> in a waterfowl population, which is a </w:t>
      </w:r>
      <w:ins w:id="18" w:author="GUILLEMAIN Matthieu" w:date="2022-01-14T10:16:00Z">
        <w:r w:rsidRPr="007646F2">
          <w:rPr>
            <w:lang w:val="en-GB"/>
            <w:rPrChange w:id="19" w:author="GUILLEMAIN Matthieu" w:date="2022-01-14T10:16:00Z">
              <w:rPr>
                <w:lang w:val="fr-FR"/>
              </w:rPr>
            </w:rPrChange>
          </w:rPr>
          <w:t>k</w:t>
        </w:r>
        <w:r>
          <w:rPr>
            <w:lang w:val="en-GB"/>
          </w:rPr>
          <w:t xml:space="preserve">ey feature to </w:t>
        </w:r>
      </w:ins>
      <w:del w:id="20" w:author="GUILLEMAIN Matthieu" w:date="2022-01-14T10:16:00Z">
        <w:r w:rsidDel="007646F2">
          <w:delText xml:space="preserve">main step in </w:delText>
        </w:r>
      </w:del>
      <w:del w:id="21" w:author="GUILLEMAIN Matthieu" w:date="2022-01-14T10:17:00Z">
        <w:r w:rsidDel="007646F2">
          <w:delText>estimating</w:delText>
        </w:r>
      </w:del>
      <w:ins w:id="22" w:author="GUILLEMAIN Matthieu" w:date="2022-01-14T10:17:00Z">
        <w:r w:rsidRPr="007646F2">
          <w:rPr>
            <w:lang w:val="en-GB"/>
            <w:rPrChange w:id="23" w:author="GUILLEMAIN Matthieu" w:date="2022-01-14T10:17:00Z">
              <w:rPr>
                <w:lang w:val="fr-FR"/>
              </w:rPr>
            </w:rPrChange>
          </w:rPr>
          <w:t>ev</w:t>
        </w:r>
        <w:r>
          <w:rPr>
            <w:lang w:val="en-GB"/>
          </w:rPr>
          <w:t>aluating</w:t>
        </w:r>
      </w:ins>
      <w:r>
        <w:t xml:space="preserve"> </w:t>
      </w:r>
      <w:del w:id="24" w:author="GUILLEMAIN Matthieu" w:date="2022-01-14T10:17:00Z">
        <w:r w:rsidDel="007646F2">
          <w:delText xml:space="preserve">the </w:delText>
        </w:r>
      </w:del>
      <w:r>
        <w:t xml:space="preserve">recruitment rate, is often estimated from </w:t>
      </w:r>
      <w:commentRangeStart w:id="25"/>
      <w:r>
        <w:t>game-hunting samples</w:t>
      </w:r>
      <w:commentRangeEnd w:id="25"/>
      <w:r>
        <w:rPr>
          <w:rStyle w:val="Marquedecommentaire"/>
        </w:rPr>
        <w:commentReference w:id="25"/>
      </w:r>
      <w:r>
        <w:t>. However, this proportion is not accessible in years without harvest, or with a low harvest rate. Moreover, the age-structure in the harvest samples does not necessarily reflect the underlying age-structure of the population</w:t>
      </w:r>
      <w:ins w:id="26" w:author="GUILLEMAIN Matthieu" w:date="2022-01-14T10:18:00Z">
        <w:r>
          <w:t> </w:t>
        </w:r>
        <w:r w:rsidRPr="007646F2">
          <w:rPr>
            <w:lang w:val="en-GB"/>
            <w:rPrChange w:id="27" w:author="GUILLEMAIN Matthieu" w:date="2022-01-14T10:18:00Z">
              <w:rPr>
                <w:lang w:val="fr-FR"/>
              </w:rPr>
            </w:rPrChange>
          </w:rPr>
          <w:t xml:space="preserve">: </w:t>
        </w:r>
      </w:ins>
      <w:del w:id="28" w:author="GUILLEMAIN Matthieu" w:date="2022-01-14T10:18:00Z">
        <w:r w:rsidDel="007646F2">
          <w:delText>. I</w:delText>
        </w:r>
      </w:del>
      <w:proofErr w:type="spellStart"/>
      <w:ins w:id="29" w:author="GUILLEMAIN Matthieu" w:date="2022-01-14T10:18:00Z">
        <w:r w:rsidRPr="007646F2">
          <w:rPr>
            <w:lang w:val="en-GB"/>
            <w:rPrChange w:id="30" w:author="GUILLEMAIN Matthieu" w:date="2022-01-14T10:18:00Z">
              <w:rPr>
                <w:lang w:val="fr-FR"/>
              </w:rPr>
            </w:rPrChange>
          </w:rPr>
          <w:t>i</w:t>
        </w:r>
      </w:ins>
      <w:proofErr w:type="spellEnd"/>
      <w:r>
        <w:t xml:space="preserve">t is often skewed towards immatures and can lead to an overestimation of </w:t>
      </w:r>
      <w:del w:id="31" w:author="GUILLEMAIN Matthieu" w:date="2022-01-14T10:18:00Z">
        <w:r w:rsidDel="007646F2">
          <w:delText xml:space="preserve">the </w:delText>
        </w:r>
      </w:del>
      <w:r>
        <w:t xml:space="preserve">recruitment rate. In waterfowl, adult males usually display brighter colours than females and immatures from both sexes. This dichromatism can be characterized and monitored from count surveys, a non-invasive method. Such information can be used to infer the proportion of immatures, and consequently the recruitment rate. </w:t>
      </w:r>
      <w:del w:id="32" w:author="GUILLEMAIN Matthieu" w:date="2022-01-14T10:19:00Z">
        <w:r w:rsidDel="007646F2">
          <w:delText>In u</w:delText>
        </w:r>
      </w:del>
      <w:ins w:id="33" w:author="GUILLEMAIN Matthieu" w:date="2022-01-14T10:19:00Z">
        <w:r w:rsidRPr="007646F2">
          <w:rPr>
            <w:lang w:val="en-GB"/>
            <w:rPrChange w:id="34" w:author="GUILLEMAIN Matthieu" w:date="2022-01-14T10:19:00Z">
              <w:rPr>
                <w:lang w:val="fr-FR"/>
              </w:rPr>
            </w:rPrChange>
          </w:rPr>
          <w:t>U</w:t>
        </w:r>
      </w:ins>
      <w:r>
        <w:t xml:space="preserve">sing two populations of ruddy duck, </w:t>
      </w:r>
      <w:r>
        <w:rPr>
          <w:i/>
          <w:iCs/>
        </w:rPr>
        <w:t>Oxyura oxyura</w:t>
      </w:r>
      <w:r>
        <w:t xml:space="preserve">, this study introduces a model to estimate </w:t>
      </w:r>
      <w:del w:id="35" w:author="GUILLEMAIN Matthieu" w:date="2022-01-14T10:19:00Z">
        <w:r w:rsidDel="007646F2">
          <w:delText xml:space="preserve">the </w:delText>
        </w:r>
      </w:del>
      <w:r>
        <w:t xml:space="preserve">recruitment rate from count data. To test the accuracy of the method, the results are compared to estimates of recruitment rate using </w:t>
      </w:r>
      <w:ins w:id="36" w:author="GUILLEMAIN Matthieu" w:date="2022-01-14T10:19:00Z">
        <w:r w:rsidRPr="007646F2">
          <w:rPr>
            <w:lang w:val="en-GB"/>
            <w:rPrChange w:id="37" w:author="GUILLEMAIN Matthieu" w:date="2022-01-14T10:19:00Z">
              <w:rPr>
                <w:lang w:val="fr-FR"/>
              </w:rPr>
            </w:rPrChange>
          </w:rPr>
          <w:t>di</w:t>
        </w:r>
        <w:r>
          <w:rPr>
            <w:lang w:val="en-GB"/>
          </w:rPr>
          <w:t xml:space="preserve">ssection </w:t>
        </w:r>
      </w:ins>
      <w:r>
        <w:t xml:space="preserve">samples. </w:t>
      </w:r>
      <w:commentRangeStart w:id="38"/>
      <w:del w:id="39" w:author="GUILLEMAIN Matthieu" w:date="2022-01-14T10:20:00Z">
        <w:r w:rsidDel="007646F2">
          <w:delText>One also</w:delText>
        </w:r>
      </w:del>
      <w:ins w:id="40" w:author="GUILLEMAIN Matthieu" w:date="2022-01-14T10:20:00Z">
        <w:r w:rsidRPr="007646F2">
          <w:rPr>
            <w:lang w:val="en-GB"/>
            <w:rPrChange w:id="41" w:author="GUILLEMAIN Matthieu" w:date="2022-01-14T10:20:00Z">
              <w:rPr>
                <w:lang w:val="fr-FR"/>
              </w:rPr>
            </w:rPrChange>
          </w:rPr>
          <w:t>We</w:t>
        </w:r>
        <w:r>
          <w:rPr>
            <w:lang w:val="en-GB"/>
          </w:rPr>
          <w:t xml:space="preserve"> also</w:t>
        </w:r>
      </w:ins>
      <w:r>
        <w:t xml:space="preserve"> test</w:t>
      </w:r>
      <w:ins w:id="42" w:author="GUILLEMAIN Matthieu" w:date="2022-01-14T10:20:00Z">
        <w:r w:rsidRPr="007646F2">
          <w:rPr>
            <w:lang w:val="en-GB"/>
            <w:rPrChange w:id="43" w:author="GUILLEMAIN Matthieu" w:date="2022-01-14T10:20:00Z">
              <w:rPr>
                <w:lang w:val="fr-FR"/>
              </w:rPr>
            </w:rPrChange>
          </w:rPr>
          <w:t>ed</w:t>
        </w:r>
      </w:ins>
      <w:del w:id="44" w:author="GUILLEMAIN Matthieu" w:date="2022-01-14T10:20:00Z">
        <w:r w:rsidDel="007646F2">
          <w:delText>s</w:delText>
        </w:r>
      </w:del>
      <w:r>
        <w:t xml:space="preserve"> the con</w:t>
      </w:r>
      <w:ins w:id="45" w:author="GUILLEMAIN Matthieu" w:date="2022-01-14T10:19:00Z">
        <w:r w:rsidRPr="007646F2">
          <w:rPr>
            <w:lang w:val="en-GB"/>
            <w:rPrChange w:id="46" w:author="GUILLEMAIN Matthieu" w:date="2022-01-14T10:20:00Z">
              <w:rPr>
                <w:lang w:val="fr-FR"/>
              </w:rPr>
            </w:rPrChange>
          </w:rPr>
          <w:t>s</w:t>
        </w:r>
      </w:ins>
      <w:r>
        <w:t xml:space="preserve">istency of </w:t>
      </w:r>
      <w:del w:id="47" w:author="GUILLEMAIN Matthieu" w:date="2022-01-14T10:20:00Z">
        <w:r w:rsidDel="007646F2">
          <w:delText xml:space="preserve">the </w:delText>
        </w:r>
      </w:del>
      <w:r>
        <w:t xml:space="preserve">recruitment rates to support </w:t>
      </w:r>
      <w:del w:id="48" w:author="GUILLEMAIN Matthieu" w:date="2022-01-14T10:20:00Z">
        <w:r w:rsidDel="007646F2">
          <w:delText xml:space="preserve">the </w:delText>
        </w:r>
      </w:del>
      <w:r>
        <w:t>observed population growth rates.</w:t>
      </w:r>
      <w:commentRangeEnd w:id="38"/>
      <w:r>
        <w:rPr>
          <w:rStyle w:val="Marquedecommentaire"/>
        </w:rPr>
        <w:commentReference w:id="38"/>
      </w:r>
      <w:r>
        <w:t xml:space="preserve"> </w:t>
      </w:r>
      <w:commentRangeStart w:id="49"/>
      <w:r>
        <w:t xml:space="preserve">The results suggest that the counting method is a versatile tool to estimate the recruitment rate if the species is monitored during the appropriate time window. </w:t>
      </w:r>
      <w:commentRangeEnd w:id="49"/>
      <w:r>
        <w:rPr>
          <w:rStyle w:val="Marquedecommentaire"/>
        </w:rPr>
        <w:commentReference w:id="49"/>
      </w:r>
      <w:del w:id="50" w:author="GUILLEMAIN Matthieu" w:date="2022-01-14T10:22:00Z">
        <w:r w:rsidDel="007646F2">
          <w:delText>Authors argue</w:delText>
        </w:r>
      </w:del>
      <w:ins w:id="51" w:author="GUILLEMAIN Matthieu" w:date="2022-01-14T10:22:00Z">
        <w:r w:rsidRPr="007646F2">
          <w:rPr>
            <w:lang w:val="en-GB"/>
            <w:rPrChange w:id="52" w:author="GUILLEMAIN Matthieu" w:date="2022-01-14T10:22:00Z">
              <w:rPr>
                <w:lang w:val="fr-FR"/>
              </w:rPr>
            </w:rPrChange>
          </w:rPr>
          <w:t>We call</w:t>
        </w:r>
      </w:ins>
      <w:r>
        <w:t xml:space="preserve"> for considering a two-category count protocol in winter surveys of waterfowl species for which adult males can be differentiated from other individuals.</w:t>
      </w:r>
    </w:p>
    <w:p w14:paraId="0E5DA542" w14:textId="77777777" w:rsidR="00A50FF4" w:rsidRDefault="007646F2">
      <w:pPr>
        <w:pStyle w:val="Abstract"/>
      </w:pPr>
      <w:r>
        <w:rPr>
          <w:b/>
          <w:bCs/>
        </w:rPr>
        <w:t>Keywords</w:t>
      </w:r>
      <w:r>
        <w:t>: fecundity - productivity - reproductive success - age ratio - juvenile - duck</w:t>
      </w:r>
    </w:p>
    <w:p w14:paraId="399980E3" w14:textId="77777777" w:rsidR="00A50FF4" w:rsidRDefault="007646F2">
      <w:r>
        <w:br w:type="page"/>
      </w:r>
    </w:p>
    <w:p w14:paraId="50F248E0" w14:textId="77777777" w:rsidR="00A50FF4" w:rsidRDefault="007646F2">
      <w:pPr>
        <w:pStyle w:val="Titre1"/>
      </w:pPr>
      <w:bookmarkStart w:id="53" w:name="introduction"/>
      <w:r>
        <w:rPr>
          <w:rStyle w:val="SectionNumber"/>
        </w:rPr>
        <w:lastRenderedPageBreak/>
        <w:t>1</w:t>
      </w:r>
      <w:r>
        <w:tab/>
        <w:t>Introduction</w:t>
      </w:r>
    </w:p>
    <w:p w14:paraId="79E28CFE" w14:textId="77777777" w:rsidR="00A50FF4" w:rsidRPr="007646F2" w:rsidDel="007646F2" w:rsidRDefault="007646F2">
      <w:pPr>
        <w:pStyle w:val="FirstParagraph"/>
        <w:rPr>
          <w:del w:id="54" w:author="GUILLEMAIN Matthieu" w:date="2022-01-14T10:22:00Z"/>
          <w:i/>
          <w:rPrChange w:id="55" w:author="GUILLEMAIN Matthieu" w:date="2022-01-14T10:23:00Z">
            <w:rPr>
              <w:del w:id="56" w:author="GUILLEMAIN Matthieu" w:date="2022-01-14T10:22:00Z"/>
            </w:rPr>
          </w:rPrChange>
        </w:rPr>
      </w:pPr>
      <w:del w:id="57" w:author="GUILLEMAIN Matthieu" w:date="2022-01-14T10:22:00Z">
        <w:r w:rsidRPr="007646F2" w:rsidDel="007646F2">
          <w:rPr>
            <w:i/>
            <w:iCs/>
          </w:rPr>
          <w:delText>Definitions</w:delText>
        </w:r>
      </w:del>
    </w:p>
    <w:p w14:paraId="0347E164" w14:textId="1F1BC02E" w:rsidR="00A50FF4" w:rsidRDefault="007646F2">
      <w:pPr>
        <w:pStyle w:val="Corpsdetexte"/>
      </w:pPr>
      <w:del w:id="58" w:author="GUILLEMAIN Matthieu" w:date="2022-01-14T10:23:00Z">
        <w:r w:rsidRPr="007646F2" w:rsidDel="007646F2">
          <w:rPr>
            <w:i/>
            <w:rPrChange w:id="59" w:author="GUILLEMAIN Matthieu" w:date="2022-01-14T10:23:00Z">
              <w:rPr/>
            </w:rPrChange>
          </w:rPr>
          <w:delText xml:space="preserve">One defines the </w:delText>
        </w:r>
        <w:r w:rsidRPr="007646F2" w:rsidDel="007646F2">
          <w:rPr>
            <w:i/>
            <w:iCs/>
          </w:rPr>
          <w:delText>r</w:delText>
        </w:r>
      </w:del>
      <w:ins w:id="60" w:author="GUILLEMAIN Matthieu" w:date="2022-01-14T10:23:00Z">
        <w:r w:rsidRPr="007646F2">
          <w:rPr>
            <w:i/>
            <w:lang w:val="en-GB"/>
            <w:rPrChange w:id="61" w:author="GUILLEMAIN Matthieu" w:date="2022-01-14T10:23:00Z">
              <w:rPr>
                <w:lang w:val="fr-FR"/>
              </w:rPr>
            </w:rPrChange>
          </w:rPr>
          <w:t>R</w:t>
        </w:r>
      </w:ins>
      <w:r>
        <w:rPr>
          <w:i/>
          <w:iCs/>
        </w:rPr>
        <w:t>ecruitment rate</w:t>
      </w:r>
      <w:r>
        <w:t xml:space="preserve"> of a breeding population </w:t>
      </w:r>
      <w:ins w:id="62" w:author="GUILLEMAIN Matthieu" w:date="2022-01-14T10:23:00Z">
        <w:r w:rsidRPr="007646F2">
          <w:rPr>
            <w:lang w:val="en-GB"/>
            <w:rPrChange w:id="63" w:author="GUILLEMAIN Matthieu" w:date="2022-01-14T10:23:00Z">
              <w:rPr>
                <w:lang w:val="fr-FR"/>
              </w:rPr>
            </w:rPrChange>
          </w:rPr>
          <w:t>ca</w:t>
        </w:r>
        <w:r>
          <w:rPr>
            <w:lang w:val="en-GB"/>
          </w:rPr>
          <w:t xml:space="preserve">n be defined </w:t>
        </w:r>
      </w:ins>
      <w:r>
        <w:t xml:space="preserve">as the average number of recruits produced per each breeder </w:t>
      </w:r>
      <w:ins w:id="64" w:author="GUILLEMAIN Matthieu" w:date="2022-01-14T10:23:00Z">
        <w:r w:rsidRPr="007646F2">
          <w:rPr>
            <w:lang w:val="en-GB"/>
            <w:rPrChange w:id="65" w:author="GUILLEMAIN Matthieu" w:date="2022-01-14T10:23:00Z">
              <w:rPr>
                <w:lang w:val="fr-FR"/>
              </w:rPr>
            </w:rPrChange>
          </w:rPr>
          <w:t>ov</w:t>
        </w:r>
        <w:r>
          <w:rPr>
            <w:lang w:val="en-GB"/>
          </w:rPr>
          <w:t xml:space="preserve">er a given time window </w:t>
        </w:r>
      </w:ins>
      <w:r>
        <w:t>(</w:t>
      </w:r>
      <w:hyperlink w:anchor="ref-Flint2015">
        <w:r>
          <w:rPr>
            <w:rStyle w:val="Lienhypertexte"/>
          </w:rPr>
          <w:t>Flint, 2015</w:t>
        </w:r>
      </w:hyperlink>
      <w:r>
        <w:t xml:space="preserve">). This parameter </w:t>
      </w:r>
      <w:del w:id="66" w:author="GUILLEMAIN Matthieu" w:date="2022-01-14T10:23:00Z">
        <w:r w:rsidDel="007646F2">
          <w:delText xml:space="preserve">might </w:delText>
        </w:r>
      </w:del>
      <w:ins w:id="67" w:author="GUILLEMAIN Matthieu" w:date="2022-01-14T10:23:00Z">
        <w:r w:rsidRPr="007646F2">
          <w:rPr>
            <w:lang w:val="en-GB"/>
            <w:rPrChange w:id="68" w:author="GUILLEMAIN Matthieu" w:date="2022-01-14T10:23:00Z">
              <w:rPr>
                <w:lang w:val="fr-FR"/>
              </w:rPr>
            </w:rPrChange>
          </w:rPr>
          <w:t>is</w:t>
        </w:r>
        <w:r>
          <w:t xml:space="preserve"> </w:t>
        </w:r>
      </w:ins>
      <w:r>
        <w:t xml:space="preserve">sometimes </w:t>
      </w:r>
      <w:del w:id="69" w:author="GUILLEMAIN Matthieu" w:date="2022-01-14T10:23:00Z">
        <w:r w:rsidDel="007646F2">
          <w:delText xml:space="preserve">be </w:delText>
        </w:r>
      </w:del>
      <w:r>
        <w:t xml:space="preserve">called </w:t>
      </w:r>
      <w:r>
        <w:rPr>
          <w:i/>
          <w:iCs/>
        </w:rPr>
        <w:t>annual fertility</w:t>
      </w:r>
      <w:r>
        <w:t xml:space="preserve"> (</w:t>
      </w:r>
      <w:hyperlink w:anchor="ref-Koons2014">
        <w:r>
          <w:rPr>
            <w:rStyle w:val="Lienhypertexte"/>
          </w:rPr>
          <w:t>Koons et al., 2014</w:t>
        </w:r>
      </w:hyperlink>
      <w:r>
        <w:t xml:space="preserve">), </w:t>
      </w:r>
      <w:r>
        <w:rPr>
          <w:i/>
          <w:iCs/>
        </w:rPr>
        <w:t>reproductive rate</w:t>
      </w:r>
      <w:r>
        <w:t xml:space="preserve"> (</w:t>
      </w:r>
      <w:hyperlink w:anchor="ref-Cooch2014">
        <w:r>
          <w:rPr>
            <w:rStyle w:val="Lienhypertexte"/>
          </w:rPr>
          <w:t>Cooch et al., 2014</w:t>
        </w:r>
      </w:hyperlink>
      <w:r>
        <w:t xml:space="preserve">), </w:t>
      </w:r>
      <w:r>
        <w:rPr>
          <w:i/>
          <w:iCs/>
        </w:rPr>
        <w:t>reproductive success</w:t>
      </w:r>
      <w:r>
        <w:t xml:space="preserve"> (</w:t>
      </w:r>
      <w:hyperlink w:anchor="ref-Etterson2011">
        <w:r>
          <w:rPr>
            <w:rStyle w:val="Lienhypertexte"/>
          </w:rPr>
          <w:t>Etterson et al., 2011</w:t>
        </w:r>
      </w:hyperlink>
      <w:r>
        <w:t xml:space="preserve">), or </w:t>
      </w:r>
      <w:r>
        <w:rPr>
          <w:i/>
          <w:iCs/>
        </w:rPr>
        <w:t>productivity</w:t>
      </w:r>
      <w:r>
        <w:t xml:space="preserve"> (</w:t>
      </w:r>
      <w:hyperlink w:anchor="ref-Hagen2008">
        <w:r>
          <w:rPr>
            <w:rStyle w:val="Lienhypertexte"/>
          </w:rPr>
          <w:t>Hagen &amp; Loughin, 2008</w:t>
        </w:r>
      </w:hyperlink>
      <w:r>
        <w:t xml:space="preserve">; </w:t>
      </w:r>
      <w:hyperlink w:anchor="ref-Johnson1987">
        <w:r>
          <w:rPr>
            <w:rStyle w:val="Lienhypertexte"/>
          </w:rPr>
          <w:t>D. H. Johnson et al., 1987</w:t>
        </w:r>
      </w:hyperlink>
      <w:r>
        <w:t xml:space="preserve">). If one considers a species reaching its sexual maturity as early as </w:t>
      </w:r>
      <w:ins w:id="70" w:author="GUILLEMAIN Matthieu" w:date="2022-01-14T10:24:00Z">
        <w:r w:rsidR="004A468F" w:rsidRPr="004A468F">
          <w:rPr>
            <w:lang w:val="en-GB"/>
            <w:rPrChange w:id="71" w:author="GUILLEMAIN Matthieu" w:date="2022-01-14T10:24:00Z">
              <w:rPr>
                <w:lang w:val="fr-FR"/>
              </w:rPr>
            </w:rPrChange>
          </w:rPr>
          <w:t>at</w:t>
        </w:r>
        <w:r w:rsidR="004A468F">
          <w:rPr>
            <w:lang w:val="en-GB"/>
          </w:rPr>
          <w:t xml:space="preserve"> one year of age</w:t>
        </w:r>
      </w:ins>
      <w:del w:id="72" w:author="GUILLEMAIN Matthieu" w:date="2022-01-14T10:24:00Z">
        <w:r w:rsidDel="004A468F">
          <w:delText>its first year</w:delText>
        </w:r>
      </w:del>
      <w:r>
        <w:t xml:space="preserve">, all individuals are mature </w:t>
      </w:r>
      <w:del w:id="73" w:author="GUILLEMAIN Matthieu" w:date="2022-01-14T10:24:00Z">
        <w:r w:rsidDel="004A468F">
          <w:delText>at the</w:delText>
        </w:r>
      </w:del>
      <w:ins w:id="74" w:author="GUILLEMAIN Matthieu" w:date="2022-01-14T10:24:00Z">
        <w:r w:rsidR="004A468F" w:rsidRPr="004A468F">
          <w:rPr>
            <w:lang w:val="en-GB"/>
            <w:rPrChange w:id="75" w:author="GUILLEMAIN Matthieu" w:date="2022-01-14T10:24:00Z">
              <w:rPr>
                <w:lang w:val="fr-FR"/>
              </w:rPr>
            </w:rPrChange>
          </w:rPr>
          <w:t>dur</w:t>
        </w:r>
        <w:r w:rsidR="004A468F">
          <w:rPr>
            <w:lang w:val="en-GB"/>
          </w:rPr>
          <w:t>ing any</w:t>
        </w:r>
      </w:ins>
      <w:r>
        <w:t xml:space="preserve"> reproduction season. </w:t>
      </w:r>
      <w:del w:id="76" w:author="GUILLEMAIN Matthieu" w:date="2022-01-14T10:24:00Z">
        <w:r w:rsidDel="004A468F">
          <w:delText>The r</w:delText>
        </w:r>
      </w:del>
      <w:ins w:id="77" w:author="GUILLEMAIN Matthieu" w:date="2022-01-14T10:24:00Z">
        <w:r w:rsidR="004A468F" w:rsidRPr="004A468F">
          <w:rPr>
            <w:lang w:val="en-GB"/>
            <w:rPrChange w:id="78" w:author="GUILLEMAIN Matthieu" w:date="2022-01-14T10:24:00Z">
              <w:rPr>
                <w:lang w:val="fr-FR"/>
              </w:rPr>
            </w:rPrChange>
          </w:rPr>
          <w:t>R</w:t>
        </w:r>
      </w:ins>
      <w:r>
        <w:t xml:space="preserve">ecruitment rate is </w:t>
      </w:r>
      <w:del w:id="79" w:author="GUILLEMAIN Matthieu" w:date="2022-01-14T10:24:00Z">
        <w:r w:rsidDel="004A468F">
          <w:delText xml:space="preserve">thus </w:delText>
        </w:r>
      </w:del>
      <w:ins w:id="80" w:author="GUILLEMAIN Matthieu" w:date="2022-01-14T10:24:00Z">
        <w:r w:rsidR="004A468F" w:rsidRPr="004A468F">
          <w:rPr>
            <w:lang w:val="en-GB"/>
            <w:rPrChange w:id="81" w:author="GUILLEMAIN Matthieu" w:date="2022-01-14T10:24:00Z">
              <w:rPr>
                <w:lang w:val="fr-FR"/>
              </w:rPr>
            </w:rPrChange>
          </w:rPr>
          <w:t>then</w:t>
        </w:r>
        <w:r w:rsidR="004A468F">
          <w:t xml:space="preserve"> </w:t>
        </w:r>
      </w:ins>
      <w:r>
        <w:t xml:space="preserve">the ratio of the number of young adults </w:t>
      </w:r>
      <w:ins w:id="82" w:author="GUILLEMAIN Matthieu" w:date="2022-01-14T10:39:00Z">
        <w:r w:rsidR="00D60D62" w:rsidRPr="00D60D62">
          <w:rPr>
            <w:lang w:val="en-GB"/>
            <w:rPrChange w:id="83" w:author="GUILLEMAIN Matthieu" w:date="2022-01-14T10:39:00Z">
              <w:rPr>
                <w:lang w:val="fr-FR"/>
              </w:rPr>
            </w:rPrChange>
          </w:rPr>
          <w:t xml:space="preserve">breeding </w:t>
        </w:r>
      </w:ins>
      <w:del w:id="84" w:author="GUILLEMAIN Matthieu" w:date="2022-01-14T10:24:00Z">
        <w:r w:rsidDel="004A468F">
          <w:delText xml:space="preserve">at </w:delText>
        </w:r>
      </w:del>
      <w:ins w:id="85" w:author="GUILLEMAIN Matthieu" w:date="2022-01-14T10:39:00Z">
        <w:r w:rsidR="00D60D62" w:rsidRPr="00D60D62">
          <w:rPr>
            <w:lang w:val="en-GB"/>
            <w:rPrChange w:id="86" w:author="GUILLEMAIN Matthieu" w:date="2022-01-14T10:39:00Z">
              <w:rPr>
                <w:lang w:val="fr-FR"/>
              </w:rPr>
            </w:rPrChange>
          </w:rPr>
          <w:t xml:space="preserve">in </w:t>
        </w:r>
      </w:ins>
      <w:del w:id="87" w:author="GUILLEMAIN Matthieu" w:date="2022-01-14T10:39:00Z">
        <w:r w:rsidDel="00D60D62">
          <w:delText xml:space="preserve">the </w:delText>
        </w:r>
      </w:del>
      <w:del w:id="88" w:author="GUILLEMAIN Matthieu" w:date="2022-01-14T10:25:00Z">
        <w:r w:rsidDel="004A468F">
          <w:delText xml:space="preserve">reproduction </w:delText>
        </w:r>
      </w:del>
      <w:del w:id="89" w:author="GUILLEMAIN Matthieu" w:date="2022-01-14T10:39:00Z">
        <w:r w:rsidDel="00D60D62">
          <w:delText xml:space="preserve">season of </w:delText>
        </w:r>
      </w:del>
      <w:r>
        <w:t xml:space="preserve">year </w:t>
      </w:r>
      <m:oMath>
        <m:r>
          <w:rPr>
            <w:rFonts w:ascii="Cambria Math" w:hAnsi="Cambria Math"/>
          </w:rPr>
          <m:t>t</m:t>
        </m:r>
      </m:oMath>
      <w:r>
        <w:t xml:space="preserve">, i.e. the </w:t>
      </w:r>
      <w:ins w:id="90" w:author="GUILLEMAIN Matthieu" w:date="2022-01-14T10:25:00Z">
        <w:r w:rsidR="004A468F" w:rsidRPr="004A468F">
          <w:rPr>
            <w:lang w:val="en-GB"/>
            <w:rPrChange w:id="91" w:author="GUILLEMAIN Matthieu" w:date="2022-01-14T10:25:00Z">
              <w:rPr>
                <w:lang w:val="fr-FR"/>
              </w:rPr>
            </w:rPrChange>
          </w:rPr>
          <w:t>nu</w:t>
        </w:r>
        <w:r w:rsidR="004A468F">
          <w:rPr>
            <w:lang w:val="en-GB"/>
          </w:rPr>
          <w:t xml:space="preserve">mber of </w:t>
        </w:r>
      </w:ins>
      <w:r>
        <w:t>recruits</w:t>
      </w:r>
      <w:commentRangeStart w:id="92"/>
      <w:r>
        <w:t xml:space="preserve">, to the </w:t>
      </w:r>
      <w:ins w:id="93" w:author="GUILLEMAIN Matthieu" w:date="2022-01-14T10:25:00Z">
        <w:r w:rsidR="004A468F">
          <w:rPr>
            <w:lang w:val="en-GB"/>
          </w:rPr>
          <w:t xml:space="preserve">total </w:t>
        </w:r>
      </w:ins>
      <w:r>
        <w:t xml:space="preserve">number of </w:t>
      </w:r>
      <w:del w:id="94" w:author="GUILLEMAIN Matthieu" w:date="2022-01-14T10:25:00Z">
        <w:r w:rsidDel="004A468F">
          <w:delText xml:space="preserve">all </w:delText>
        </w:r>
      </w:del>
      <w:ins w:id="95" w:author="GUILLEMAIN Matthieu" w:date="2022-01-14T10:25:00Z">
        <w:r w:rsidR="004A468F" w:rsidRPr="004A468F">
          <w:rPr>
            <w:lang w:val="en-GB"/>
            <w:rPrChange w:id="96" w:author="GUILLEMAIN Matthieu" w:date="2022-01-14T10:25:00Z">
              <w:rPr>
                <w:lang w:val="fr-FR"/>
              </w:rPr>
            </w:rPrChange>
          </w:rPr>
          <w:t>bre</w:t>
        </w:r>
        <w:r w:rsidR="004A468F">
          <w:rPr>
            <w:lang w:val="en-GB"/>
          </w:rPr>
          <w:t>eding</w:t>
        </w:r>
        <w:r w:rsidR="004A468F">
          <w:t xml:space="preserve"> </w:t>
        </w:r>
      </w:ins>
      <w:r>
        <w:t xml:space="preserve">individuals </w:t>
      </w:r>
      <w:del w:id="97" w:author="GUILLEMAIN Matthieu" w:date="2022-01-14T10:25:00Z">
        <w:r w:rsidDel="004A468F">
          <w:delText>at the</w:delText>
        </w:r>
      </w:del>
      <w:ins w:id="98" w:author="GUILLEMAIN Matthieu" w:date="2022-01-14T10:25:00Z">
        <w:r w:rsidR="004A468F" w:rsidRPr="004A468F">
          <w:rPr>
            <w:lang w:val="en-GB"/>
            <w:rPrChange w:id="99" w:author="GUILLEMAIN Matthieu" w:date="2022-01-14T10:25:00Z">
              <w:rPr>
                <w:lang w:val="fr-FR"/>
              </w:rPr>
            </w:rPrChange>
          </w:rPr>
          <w:t>durin</w:t>
        </w:r>
        <w:r w:rsidR="004A468F">
          <w:rPr>
            <w:lang w:val="en-GB"/>
          </w:rPr>
          <w:t>g</w:t>
        </w:r>
      </w:ins>
      <w:r>
        <w:t xml:space="preserve"> </w:t>
      </w:r>
      <w:del w:id="100" w:author="GUILLEMAIN Matthieu" w:date="2022-01-14T10:39:00Z">
        <w:r w:rsidDel="001741C8">
          <w:delText xml:space="preserve">reproduction season of </w:delText>
        </w:r>
      </w:del>
      <w:r>
        <w:t>the previous year</w:t>
      </w:r>
      <w:commentRangeEnd w:id="92"/>
      <w:r w:rsidR="001741C8">
        <w:rPr>
          <w:rStyle w:val="Marquedecommentaire"/>
        </w:rPr>
        <w:commentReference w:id="92"/>
      </w:r>
      <w:r>
        <w:t xml:space="preserve">, </w:t>
      </w:r>
      <m:oMath>
        <m:r>
          <w:rPr>
            <w:rFonts w:ascii="Cambria Math" w:hAnsi="Cambria Math"/>
          </w:rPr>
          <m:t>t</m:t>
        </m:r>
        <m:r>
          <m:rPr>
            <m:sty m:val="p"/>
          </m:rPr>
          <w:rPr>
            <w:rFonts w:ascii="Cambria Math" w:hAnsi="Cambria Math"/>
          </w:rPr>
          <m:t>-</m:t>
        </m:r>
        <m:r>
          <w:rPr>
            <w:rFonts w:ascii="Cambria Math" w:hAnsi="Cambria Math"/>
          </w:rPr>
          <m:t>1</m:t>
        </m:r>
      </m:oMath>
      <w:r>
        <w:t xml:space="preserve">. The declination for species with delayed maturity follows the same process (see </w:t>
      </w:r>
      <w:hyperlink w:anchor="ref-Robertson2008">
        <w:r>
          <w:rPr>
            <w:rStyle w:val="Lienhypertexte"/>
          </w:rPr>
          <w:t>Robertson, 2008</w:t>
        </w:r>
      </w:hyperlink>
      <w:r>
        <w:t xml:space="preserve">). </w:t>
      </w:r>
      <w:del w:id="101" w:author="GUILLEMAIN Matthieu" w:date="2022-01-14T10:40:00Z">
        <w:r w:rsidDel="001741C8">
          <w:delText>The r</w:delText>
        </w:r>
      </w:del>
      <w:ins w:id="102" w:author="GUILLEMAIN Matthieu" w:date="2022-01-14T10:40:00Z">
        <w:r w:rsidR="001741C8" w:rsidRPr="001741C8">
          <w:rPr>
            <w:lang w:val="en-GB"/>
            <w:rPrChange w:id="103" w:author="GUILLEMAIN Matthieu" w:date="2022-01-14T10:40:00Z">
              <w:rPr>
                <w:lang w:val="fr-FR"/>
              </w:rPr>
            </w:rPrChange>
          </w:rPr>
          <w:t>R</w:t>
        </w:r>
      </w:ins>
      <w:r>
        <w:t xml:space="preserve">ecruitment rate </w:t>
      </w:r>
      <w:del w:id="104" w:author="GUILLEMAIN Matthieu" w:date="2022-01-14T10:40:00Z">
        <w:r w:rsidDel="001741C8">
          <w:delText xml:space="preserve">parameter </w:delText>
        </w:r>
      </w:del>
      <w:r>
        <w:t xml:space="preserve">is </w:t>
      </w:r>
      <w:ins w:id="105" w:author="GUILLEMAIN Matthieu" w:date="2022-01-14T10:40:00Z">
        <w:r w:rsidR="001741C8" w:rsidRPr="001741C8">
          <w:rPr>
            <w:lang w:val="en-GB"/>
            <w:rPrChange w:id="106" w:author="GUILLEMAIN Matthieu" w:date="2022-01-14T10:40:00Z">
              <w:rPr>
                <w:lang w:val="fr-FR"/>
              </w:rPr>
            </w:rPrChange>
          </w:rPr>
          <w:t xml:space="preserve">a </w:t>
        </w:r>
      </w:ins>
      <w:r>
        <w:t xml:space="preserve">complex </w:t>
      </w:r>
      <w:ins w:id="107" w:author="GUILLEMAIN Matthieu" w:date="2022-01-14T10:40:00Z">
        <w:r w:rsidR="001741C8" w:rsidRPr="001741C8">
          <w:rPr>
            <w:lang w:val="en-GB"/>
            <w:rPrChange w:id="108" w:author="GUILLEMAIN Matthieu" w:date="2022-01-14T10:40:00Z">
              <w:rPr>
                <w:lang w:val="fr-FR"/>
              </w:rPr>
            </w:rPrChange>
          </w:rPr>
          <w:t>pa</w:t>
        </w:r>
        <w:r w:rsidR="001741C8">
          <w:rPr>
            <w:lang w:val="en-GB"/>
          </w:rPr>
          <w:t xml:space="preserve">rameter </w:t>
        </w:r>
      </w:ins>
      <w:r>
        <w:t xml:space="preserve">because it is composed of two main sub-parameters: </w:t>
      </w:r>
      <w:del w:id="109" w:author="GUILLEMAIN Matthieu" w:date="2022-01-14T10:42:00Z">
        <w:r w:rsidDel="001741C8">
          <w:delText xml:space="preserve">the </w:delText>
        </w:r>
      </w:del>
      <w:ins w:id="110" w:author="GUILLEMAIN Matthieu" w:date="2022-01-14T10:42:00Z">
        <w:r w:rsidR="001741C8" w:rsidRPr="001741C8">
          <w:rPr>
            <w:lang w:val="en-GB"/>
            <w:rPrChange w:id="111" w:author="GUILLEMAIN Matthieu" w:date="2022-01-14T10:42:00Z">
              <w:rPr>
                <w:lang w:val="fr-FR"/>
              </w:rPr>
            </w:rPrChange>
          </w:rPr>
          <w:t>annual</w:t>
        </w:r>
        <w:r w:rsidR="001741C8">
          <w:t xml:space="preserve"> </w:t>
        </w:r>
      </w:ins>
      <w:r>
        <w:t>fecundity</w:t>
      </w:r>
      <w:ins w:id="112" w:author="GUILLEMAIN Matthieu" w:date="2022-01-14T10:42:00Z">
        <w:r w:rsidR="001741C8" w:rsidRPr="001741C8">
          <w:rPr>
            <w:lang w:val="en-GB"/>
            <w:rPrChange w:id="113" w:author="GUILLEMAIN Matthieu" w:date="2022-01-14T10:42:00Z">
              <w:rPr>
                <w:lang w:val="fr-FR"/>
              </w:rPr>
            </w:rPrChange>
          </w:rPr>
          <w:t>,</w:t>
        </w:r>
      </w:ins>
      <w:r>
        <w:t xml:space="preserve"> followed by </w:t>
      </w:r>
      <w:del w:id="114" w:author="GUILLEMAIN Matthieu" w:date="2022-01-14T10:42:00Z">
        <w:r w:rsidDel="001741C8">
          <w:delText xml:space="preserve">the </w:delText>
        </w:r>
      </w:del>
      <w:r>
        <w:t>juvenile survival (</w:t>
      </w:r>
      <w:hyperlink w:anchor="ref-Arnold2018">
        <w:r>
          <w:rPr>
            <w:rStyle w:val="Lienhypertexte"/>
          </w:rPr>
          <w:t>Arnold, 2018</w:t>
        </w:r>
      </w:hyperlink>
      <w:r>
        <w:t xml:space="preserve">; </w:t>
      </w:r>
      <w:hyperlink w:anchor="ref-Etterson2011">
        <w:r>
          <w:rPr>
            <w:rStyle w:val="Lienhypertexte"/>
          </w:rPr>
          <w:t>Etterson et al., 2011</w:t>
        </w:r>
      </w:hyperlink>
      <w:r>
        <w:t xml:space="preserve">). Both sub-parameters can be split into other sub-parameters. </w:t>
      </w:r>
      <w:del w:id="115" w:author="GUILLEMAIN Matthieu" w:date="2022-01-14T10:43:00Z">
        <w:r w:rsidDel="001741C8">
          <w:delText>The f</w:delText>
        </w:r>
      </w:del>
      <w:ins w:id="116" w:author="GUILLEMAIN Matthieu" w:date="2022-01-14T10:43:00Z">
        <w:r w:rsidR="001741C8" w:rsidRPr="001741C8">
          <w:rPr>
            <w:lang w:val="en-GB"/>
            <w:rPrChange w:id="117" w:author="GUILLEMAIN Matthieu" w:date="2022-01-14T10:45:00Z">
              <w:rPr>
                <w:lang w:val="fr-FR"/>
              </w:rPr>
            </w:rPrChange>
          </w:rPr>
          <w:t>F</w:t>
        </w:r>
      </w:ins>
      <w:r>
        <w:t xml:space="preserve">ecundity can be defined </w:t>
      </w:r>
      <w:del w:id="118" w:author="GUILLEMAIN Matthieu" w:date="2022-01-14T10:45:00Z">
        <w:r w:rsidDel="001741C8">
          <w:delText xml:space="preserve">by </w:delText>
        </w:r>
      </w:del>
      <w:ins w:id="119" w:author="GUILLEMAIN Matthieu" w:date="2022-01-14T10:45:00Z">
        <w:r w:rsidR="001741C8" w:rsidRPr="001741C8">
          <w:rPr>
            <w:lang w:val="en-GB"/>
            <w:rPrChange w:id="120" w:author="GUILLEMAIN Matthieu" w:date="2022-01-14T10:45:00Z">
              <w:rPr>
                <w:lang w:val="fr-FR"/>
              </w:rPr>
            </w:rPrChange>
          </w:rPr>
          <w:t>as</w:t>
        </w:r>
        <w:r w:rsidR="001741C8">
          <w:t xml:space="preserve"> </w:t>
        </w:r>
      </w:ins>
      <w:r>
        <w:t xml:space="preserve">the product of </w:t>
      </w:r>
      <w:del w:id="121" w:author="GUILLEMAIN Matthieu" w:date="2022-01-14T10:45:00Z">
        <w:r w:rsidDel="001741C8">
          <w:delText xml:space="preserve">the </w:delText>
        </w:r>
      </w:del>
      <w:r>
        <w:t xml:space="preserve">nesting success, </w:t>
      </w:r>
      <w:del w:id="122" w:author="GUILLEMAIN Matthieu" w:date="2022-01-14T10:45:00Z">
        <w:r w:rsidDel="001741C8">
          <w:delText xml:space="preserve">the </w:delText>
        </w:r>
      </w:del>
      <w:r>
        <w:t xml:space="preserve">average clutch size, and </w:t>
      </w:r>
      <w:del w:id="123" w:author="GUILLEMAIN Matthieu" w:date="2022-01-14T10:45:00Z">
        <w:r w:rsidDel="001741C8">
          <w:delText xml:space="preserve">the </w:delText>
        </w:r>
      </w:del>
      <w:r>
        <w:t xml:space="preserve">hatching success. </w:t>
      </w:r>
      <w:del w:id="124" w:author="GUILLEMAIN Matthieu" w:date="2022-01-14T10:45:00Z">
        <w:r w:rsidDel="001741C8">
          <w:delText>The j</w:delText>
        </w:r>
      </w:del>
      <w:ins w:id="125" w:author="GUILLEMAIN Matthieu" w:date="2022-01-14T10:45:00Z">
        <w:r w:rsidR="001741C8" w:rsidRPr="001741C8">
          <w:rPr>
            <w:lang w:val="en-GB"/>
            <w:rPrChange w:id="126" w:author="GUILLEMAIN Matthieu" w:date="2022-01-14T10:45:00Z">
              <w:rPr>
                <w:lang w:val="fr-FR"/>
              </w:rPr>
            </w:rPrChange>
          </w:rPr>
          <w:t>J</w:t>
        </w:r>
      </w:ins>
      <w:r>
        <w:t xml:space="preserve">uvenile survival can be defined as the product of </w:t>
      </w:r>
      <w:del w:id="127" w:author="GUILLEMAIN Matthieu" w:date="2022-01-14T10:45:00Z">
        <w:r w:rsidDel="001741C8">
          <w:delText xml:space="preserve">the </w:delText>
        </w:r>
      </w:del>
      <w:r>
        <w:t xml:space="preserve">post-hatching survival and </w:t>
      </w:r>
      <w:del w:id="128" w:author="GUILLEMAIN Matthieu" w:date="2022-01-14T10:45:00Z">
        <w:r w:rsidDel="001741C8">
          <w:delText xml:space="preserve">the </w:delText>
        </w:r>
      </w:del>
      <w:r>
        <w:t xml:space="preserve">post-fledging survival, both </w:t>
      </w:r>
      <w:ins w:id="129" w:author="GUILLEMAIN Matthieu" w:date="2022-01-14T10:45:00Z">
        <w:r w:rsidR="001741C8" w:rsidRPr="001741C8">
          <w:rPr>
            <w:lang w:val="en-GB"/>
            <w:rPrChange w:id="130" w:author="GUILLEMAIN Matthieu" w:date="2022-01-14T10:46:00Z">
              <w:rPr>
                <w:lang w:val="fr-FR"/>
              </w:rPr>
            </w:rPrChange>
          </w:rPr>
          <w:t xml:space="preserve">being </w:t>
        </w:r>
      </w:ins>
      <w:r>
        <w:t>critical life periods (</w:t>
      </w:r>
      <w:hyperlink w:anchor="ref-Blums2004">
        <w:r>
          <w:rPr>
            <w:rStyle w:val="Lienhypertexte"/>
          </w:rPr>
          <w:t>Blums &amp; Clark, 2004</w:t>
        </w:r>
      </w:hyperlink>
      <w:r>
        <w:t xml:space="preserve">; </w:t>
      </w:r>
      <w:hyperlink w:anchor="ref-Hill2008">
        <w:r>
          <w:rPr>
            <w:rStyle w:val="Lienhypertexte"/>
          </w:rPr>
          <w:t>Hill &amp; Ellis, 2008</w:t>
        </w:r>
      </w:hyperlink>
      <w:r>
        <w:t xml:space="preserve">). </w:t>
      </w:r>
      <w:del w:id="131" w:author="GUILLEMAIN Matthieu" w:date="2022-01-14T10:46:00Z">
        <w:r w:rsidDel="001741C8">
          <w:delText>The r</w:delText>
        </w:r>
      </w:del>
      <w:ins w:id="132" w:author="GUILLEMAIN Matthieu" w:date="2022-01-14T10:46:00Z">
        <w:r w:rsidR="001741C8" w:rsidRPr="001741C8">
          <w:rPr>
            <w:lang w:val="en-GB"/>
            <w:rPrChange w:id="133" w:author="GUILLEMAIN Matthieu" w:date="2022-01-14T10:46:00Z">
              <w:rPr>
                <w:lang w:val="fr-FR"/>
              </w:rPr>
            </w:rPrChange>
          </w:rPr>
          <w:t>R</w:t>
        </w:r>
      </w:ins>
      <w:r>
        <w:t xml:space="preserve">ecruitment rate as defined in the present study is </w:t>
      </w:r>
      <w:del w:id="134" w:author="GUILLEMAIN Matthieu" w:date="2022-01-14T10:46:00Z">
        <w:r w:rsidDel="001741C8">
          <w:delText xml:space="preserve">thus </w:delText>
        </w:r>
      </w:del>
      <w:ins w:id="135" w:author="GUILLEMAIN Matthieu" w:date="2022-01-14T10:46:00Z">
        <w:r w:rsidR="001741C8">
          <w:t>th</w:t>
        </w:r>
        <w:proofErr w:type="spellStart"/>
        <w:r w:rsidR="001741C8" w:rsidRPr="001741C8">
          <w:rPr>
            <w:lang w:val="en-GB"/>
            <w:rPrChange w:id="136" w:author="GUILLEMAIN Matthieu" w:date="2022-01-14T10:46:00Z">
              <w:rPr>
                <w:lang w:val="fr-FR"/>
              </w:rPr>
            </w:rPrChange>
          </w:rPr>
          <w:t>erefore</w:t>
        </w:r>
        <w:proofErr w:type="spellEnd"/>
        <w:r w:rsidR="001741C8">
          <w:t xml:space="preserve"> </w:t>
        </w:r>
      </w:ins>
      <w:r>
        <w:t xml:space="preserve">a parameter integrating multiple life steps from </w:t>
      </w:r>
      <w:del w:id="137" w:author="GUILLEMAIN Matthieu" w:date="2022-01-14T10:46:00Z">
        <w:r w:rsidDel="001741C8">
          <w:delText xml:space="preserve">the </w:delText>
        </w:r>
      </w:del>
      <w:r>
        <w:t xml:space="preserve">egg production </w:t>
      </w:r>
      <w:ins w:id="138" w:author="GUILLEMAIN Matthieu" w:date="2022-01-14T10:46:00Z">
        <w:r w:rsidR="001741C8" w:rsidRPr="001741C8">
          <w:rPr>
            <w:lang w:val="en-GB"/>
            <w:rPrChange w:id="139" w:author="GUILLEMAIN Matthieu" w:date="2022-01-14T10:46:00Z">
              <w:rPr>
                <w:lang w:val="fr-FR"/>
              </w:rPr>
            </w:rPrChange>
          </w:rPr>
          <w:t xml:space="preserve">year </w:t>
        </w:r>
        <w:r w:rsidR="001741C8">
          <w:rPr>
            <w:lang w:val="en-GB"/>
          </w:rPr>
          <w:t>t-1</w:t>
        </w:r>
        <w:r w:rsidR="001741C8" w:rsidRPr="001741C8">
          <w:rPr>
            <w:lang w:val="en-GB"/>
            <w:rPrChange w:id="140" w:author="GUILLEMAIN Matthieu" w:date="2022-01-14T10:46:00Z">
              <w:rPr>
                <w:lang w:val="fr-FR"/>
              </w:rPr>
            </w:rPrChange>
          </w:rPr>
          <w:t xml:space="preserve"> </w:t>
        </w:r>
      </w:ins>
      <w:r>
        <w:t xml:space="preserve">to </w:t>
      </w:r>
      <w:del w:id="141" w:author="GUILLEMAIN Matthieu" w:date="2022-01-14T10:46:00Z">
        <w:r w:rsidDel="001741C8">
          <w:delText xml:space="preserve">the </w:delText>
        </w:r>
      </w:del>
      <w:r>
        <w:t>young adult</w:t>
      </w:r>
      <w:ins w:id="142" w:author="GUILLEMAIN Matthieu" w:date="2022-01-14T10:46:00Z">
        <w:r w:rsidR="001741C8" w:rsidRPr="001741C8">
          <w:rPr>
            <w:lang w:val="en-GB"/>
            <w:rPrChange w:id="143" w:author="GUILLEMAIN Matthieu" w:date="2022-01-14T10:46:00Z">
              <w:rPr>
                <w:lang w:val="fr-FR"/>
              </w:rPr>
            </w:rPrChange>
          </w:rPr>
          <w:t>s</w:t>
        </w:r>
      </w:ins>
      <w:r>
        <w:t xml:space="preserve"> attempting to breed for its first time </w:t>
      </w:r>
      <w:ins w:id="144" w:author="GUILLEMAIN Matthieu" w:date="2022-01-14T10:46:00Z">
        <w:r w:rsidR="001741C8" w:rsidRPr="001741C8">
          <w:rPr>
            <w:lang w:val="en-GB"/>
            <w:rPrChange w:id="145" w:author="GUILLEMAIN Matthieu" w:date="2022-01-14T10:46:00Z">
              <w:rPr>
                <w:lang w:val="fr-FR"/>
              </w:rPr>
            </w:rPrChange>
          </w:rPr>
          <w:t xml:space="preserve">in year </w:t>
        </w:r>
        <w:r w:rsidR="001741C8">
          <w:rPr>
            <w:lang w:val="en-GB"/>
          </w:rPr>
          <w:t xml:space="preserve">t </w:t>
        </w:r>
      </w:ins>
      <w:r>
        <w:t>(</w:t>
      </w:r>
      <w:hyperlink w:anchor="ref-Koons2017">
        <w:r>
          <w:rPr>
            <w:rStyle w:val="Lienhypertexte"/>
          </w:rPr>
          <w:t>Koons et al., 2017</w:t>
        </w:r>
      </w:hyperlink>
      <w:r>
        <w:t>).</w:t>
      </w:r>
    </w:p>
    <w:p w14:paraId="779E6934" w14:textId="070EEFCA" w:rsidR="00A50FF4" w:rsidDel="001741C8" w:rsidRDefault="007646F2">
      <w:pPr>
        <w:pStyle w:val="Corpsdetexte"/>
        <w:rPr>
          <w:del w:id="146" w:author="GUILLEMAIN Matthieu" w:date="2022-01-14T10:46:00Z"/>
        </w:rPr>
      </w:pPr>
      <w:del w:id="147" w:author="GUILLEMAIN Matthieu" w:date="2022-01-14T10:46:00Z">
        <w:r w:rsidDel="001741C8">
          <w:rPr>
            <w:i/>
            <w:iCs/>
          </w:rPr>
          <w:delText>The use of recruitment rate in population management</w:delText>
        </w:r>
      </w:del>
    </w:p>
    <w:p w14:paraId="1336F2B9" w14:textId="52F953F8" w:rsidR="00A50FF4" w:rsidRDefault="007646F2">
      <w:pPr>
        <w:pStyle w:val="Corpsdetexte"/>
      </w:pPr>
      <w:r>
        <w:t xml:space="preserve">Population conservation, harvesting, and control require tools in population management in order to reach quantitative targets, such as a </w:t>
      </w:r>
      <w:proofErr w:type="spellStart"/>
      <w:ins w:id="148" w:author="GUILLEMAIN Matthieu" w:date="2022-01-14T10:47:00Z">
        <w:r w:rsidR="001741C8" w:rsidRPr="001741C8">
          <w:rPr>
            <w:lang w:val="en-GB"/>
            <w:rPrChange w:id="149" w:author="GUILLEMAIN Matthieu" w:date="2022-01-14T10:47:00Z">
              <w:rPr>
                <w:lang w:val="fr-FR"/>
              </w:rPr>
            </w:rPrChange>
          </w:rPr>
          <w:t>preset</w:t>
        </w:r>
        <w:proofErr w:type="spellEnd"/>
        <w:r w:rsidR="001741C8" w:rsidRPr="001741C8">
          <w:rPr>
            <w:lang w:val="en-GB"/>
            <w:rPrChange w:id="150" w:author="GUILLEMAIN Matthieu" w:date="2022-01-14T10:47:00Z">
              <w:rPr>
                <w:lang w:val="fr-FR"/>
              </w:rPr>
            </w:rPrChange>
          </w:rPr>
          <w:t xml:space="preserve"> </w:t>
        </w:r>
      </w:ins>
      <w:r>
        <w:t>population size for example (</w:t>
      </w:r>
      <w:r>
        <w:fldChar w:fldCharType="begin"/>
      </w:r>
      <w:r>
        <w:instrText xml:space="preserve"> HYPERLINK \l "ref-Johnson2021" \h </w:instrText>
      </w:r>
      <w:r>
        <w:fldChar w:fldCharType="separate"/>
      </w:r>
      <w:del w:id="151" w:author="GUILLEMAIN Matthieu" w:date="2022-01-14T10:47:00Z">
        <w:r w:rsidDel="001741C8">
          <w:rPr>
            <w:rStyle w:val="Lienhypertexte"/>
          </w:rPr>
          <w:delText>F. A.</w:delText>
        </w:r>
      </w:del>
      <w:r>
        <w:rPr>
          <w:rStyle w:val="Lienhypertexte"/>
        </w:rPr>
        <w:t xml:space="preserve"> Johnson et al., 2021</w:t>
      </w:r>
      <w:r>
        <w:rPr>
          <w:rStyle w:val="Lienhypertexte"/>
        </w:rPr>
        <w:fldChar w:fldCharType="end"/>
      </w:r>
      <w:r>
        <w:t xml:space="preserve">; </w:t>
      </w:r>
      <w:hyperlink w:anchor="ref-Shea1998">
        <w:r>
          <w:rPr>
            <w:rStyle w:val="Lienhypertexte"/>
          </w:rPr>
          <w:t>Shea &amp; NCEAS Working Group on Population Management, 1998</w:t>
        </w:r>
      </w:hyperlink>
      <w:r>
        <w:t xml:space="preserve">). </w:t>
      </w:r>
      <w:commentRangeStart w:id="152"/>
      <w:r>
        <w:t>To do so</w:t>
      </w:r>
      <w:commentRangeEnd w:id="152"/>
      <w:r w:rsidR="001741C8">
        <w:rPr>
          <w:rStyle w:val="Marquedecommentaire"/>
        </w:rPr>
        <w:commentReference w:id="152"/>
      </w:r>
      <w:r>
        <w:t xml:space="preserve">, a first blind strategy is to test </w:t>
      </w:r>
      <w:del w:id="153" w:author="GUILLEMAIN Matthieu" w:date="2022-01-14T10:48:00Z">
        <w:r w:rsidDel="001741C8">
          <w:delText xml:space="preserve">iteratively </w:delText>
        </w:r>
      </w:del>
      <w:r>
        <w:t xml:space="preserve">management rules </w:t>
      </w:r>
      <w:ins w:id="154" w:author="GUILLEMAIN Matthieu" w:date="2022-01-14T10:48:00Z">
        <w:r w:rsidR="001741C8">
          <w:t>iteratively</w:t>
        </w:r>
        <w:r w:rsidR="001741C8" w:rsidRPr="001741C8">
          <w:rPr>
            <w:lang w:val="en-GB"/>
            <w:rPrChange w:id="155" w:author="GUILLEMAIN Matthieu" w:date="2022-01-14T10:48:00Z">
              <w:rPr>
                <w:lang w:val="fr-FR"/>
              </w:rPr>
            </w:rPrChange>
          </w:rPr>
          <w:t xml:space="preserve">, </w:t>
        </w:r>
        <w:r w:rsidR="001741C8">
          <w:rPr>
            <w:lang w:val="en-GB"/>
          </w:rPr>
          <w:t>in order to progressively</w:t>
        </w:r>
        <w:r w:rsidR="001741C8">
          <w:t xml:space="preserve"> </w:t>
        </w:r>
      </w:ins>
      <w:del w:id="156" w:author="GUILLEMAIN Matthieu" w:date="2022-01-14T10:48:00Z">
        <w:r w:rsidDel="001741C8">
          <w:delText xml:space="preserve">to </w:delText>
        </w:r>
      </w:del>
      <w:r>
        <w:t xml:space="preserve">reach </w:t>
      </w:r>
      <w:commentRangeStart w:id="157"/>
      <w:del w:id="158" w:author="GUILLEMAIN Matthieu" w:date="2022-01-14T10:48:00Z">
        <w:r w:rsidDel="001741C8">
          <w:delText xml:space="preserve">progressively </w:delText>
        </w:r>
      </w:del>
      <w:r>
        <w:t>an optimum</w:t>
      </w:r>
      <w:commentRangeEnd w:id="157"/>
      <w:r w:rsidR="001741C8">
        <w:rPr>
          <w:rStyle w:val="Marquedecommentaire"/>
        </w:rPr>
        <w:commentReference w:id="157"/>
      </w:r>
      <w:r>
        <w:t xml:space="preserve">. </w:t>
      </w:r>
      <w:commentRangeStart w:id="159"/>
      <w:r>
        <w:t xml:space="preserve">Such approach can be time-consuming given the intrinsic variability of the population response to its changing environment. It might also suffer from a rejection of the stakeholders because of the lack of transparency of an arbitrary process </w:t>
      </w:r>
      <w:commentRangeEnd w:id="159"/>
      <w:r w:rsidR="001741C8">
        <w:rPr>
          <w:rStyle w:val="Marquedecommentaire"/>
        </w:rPr>
        <w:commentReference w:id="159"/>
      </w:r>
      <w:r>
        <w:t>(</w:t>
      </w:r>
      <w:hyperlink w:anchor="ref-Williams2013">
        <w:r>
          <w:rPr>
            <w:rStyle w:val="Lienhypertexte"/>
          </w:rPr>
          <w:t>Williams &amp; Madsen, 2013</w:t>
        </w:r>
      </w:hyperlink>
      <w:r>
        <w:t xml:space="preserve">). Another approach is to try to predict the growth rate of the population as a function of the harvest rate and other environment inputs. Such </w:t>
      </w:r>
      <w:ins w:id="160" w:author="GUILLEMAIN Matthieu" w:date="2022-01-14T10:49:00Z">
        <w:r w:rsidR="00C564A3" w:rsidRPr="00C564A3">
          <w:rPr>
            <w:lang w:val="en-GB"/>
            <w:rPrChange w:id="161" w:author="GUILLEMAIN Matthieu" w:date="2022-01-14T10:50:00Z">
              <w:rPr>
                <w:lang w:val="fr-FR"/>
              </w:rPr>
            </w:rPrChange>
          </w:rPr>
          <w:t xml:space="preserve">a </w:t>
        </w:r>
      </w:ins>
      <w:r>
        <w:t>modelling approach can provide clues on the recovering time of a population upon a variety of management rules (</w:t>
      </w:r>
      <w:hyperlink w:anchor="ref-Otis2006">
        <w:r>
          <w:rPr>
            <w:rStyle w:val="Lienhypertexte"/>
          </w:rPr>
          <w:t>Otis, 2006</w:t>
        </w:r>
      </w:hyperlink>
      <w:r>
        <w:t xml:space="preserve">). These decision-support tools are then key inputs to </w:t>
      </w:r>
      <w:del w:id="162" w:author="GUILLEMAIN Matthieu" w:date="2022-01-14T10:50:00Z">
        <w:r w:rsidDel="00C564A3">
          <w:delText xml:space="preserve">status </w:delText>
        </w:r>
      </w:del>
      <w:ins w:id="163" w:author="GUILLEMAIN Matthieu" w:date="2022-01-14T10:50:00Z">
        <w:r w:rsidR="00C564A3" w:rsidRPr="00C564A3">
          <w:rPr>
            <w:lang w:val="en-GB"/>
            <w:rPrChange w:id="164" w:author="GUILLEMAIN Matthieu" w:date="2022-01-14T10:50:00Z">
              <w:rPr>
                <w:lang w:val="fr-FR"/>
              </w:rPr>
            </w:rPrChange>
          </w:rPr>
          <w:t>decide</w:t>
        </w:r>
        <w:r w:rsidR="00C564A3">
          <w:t xml:space="preserve"> </w:t>
        </w:r>
      </w:ins>
      <w:r>
        <w:t xml:space="preserve">on the best management rules to implement. The growth rate of a population depends on </w:t>
      </w:r>
      <w:del w:id="165" w:author="GUILLEMAIN Matthieu" w:date="2022-01-14T10:50:00Z">
        <w:r w:rsidDel="00C564A3">
          <w:delText xml:space="preserve">the </w:delText>
        </w:r>
      </w:del>
      <w:ins w:id="166" w:author="GUILLEMAIN Matthieu" w:date="2022-01-14T10:50:00Z">
        <w:r w:rsidR="00C564A3" w:rsidRPr="00C564A3">
          <w:rPr>
            <w:lang w:val="en-GB"/>
            <w:rPrChange w:id="167" w:author="GUILLEMAIN Matthieu" w:date="2022-01-14T10:50:00Z">
              <w:rPr>
                <w:lang w:val="fr-FR"/>
              </w:rPr>
            </w:rPrChange>
          </w:rPr>
          <w:t>both</w:t>
        </w:r>
        <w:r w:rsidR="00C564A3">
          <w:t xml:space="preserve"> </w:t>
        </w:r>
      </w:ins>
      <w:r>
        <w:t xml:space="preserve">adult survival rate and </w:t>
      </w:r>
      <w:del w:id="168" w:author="GUILLEMAIN Matthieu" w:date="2022-01-14T10:50:00Z">
        <w:r w:rsidDel="00C564A3">
          <w:delText xml:space="preserve">the </w:delText>
        </w:r>
      </w:del>
      <w:r>
        <w:t xml:space="preserve">recruitment rate, see Equation (2.6) in Section 2.4. </w:t>
      </w:r>
      <w:del w:id="169" w:author="GUILLEMAIN Matthieu" w:date="2022-01-14T10:50:00Z">
        <w:r w:rsidDel="00C564A3">
          <w:delText>The a</w:delText>
        </w:r>
      </w:del>
      <w:ins w:id="170" w:author="GUILLEMAIN Matthieu" w:date="2022-01-14T10:50:00Z">
        <w:r w:rsidR="00C564A3" w:rsidRPr="00C564A3">
          <w:rPr>
            <w:lang w:val="en-GB"/>
            <w:rPrChange w:id="171" w:author="GUILLEMAIN Matthieu" w:date="2022-01-14T10:50:00Z">
              <w:rPr>
                <w:lang w:val="fr-FR"/>
              </w:rPr>
            </w:rPrChange>
          </w:rPr>
          <w:t>A</w:t>
        </w:r>
      </w:ins>
      <w:r>
        <w:t>dult survival is generally estimated by mark recapture/recovery methods (</w:t>
      </w:r>
      <w:hyperlink w:anchor="ref-Lebreton2001">
        <w:r>
          <w:rPr>
            <w:rStyle w:val="Lienhypertexte"/>
          </w:rPr>
          <w:t>Lebreton, 2001</w:t>
        </w:r>
      </w:hyperlink>
      <w:r>
        <w:t xml:space="preserve">). </w:t>
      </w:r>
      <w:commentRangeStart w:id="172"/>
      <w:r>
        <w:t xml:space="preserve">If </w:t>
      </w:r>
      <w:del w:id="173" w:author="GUILLEMAIN Matthieu" w:date="2022-01-14T10:50:00Z">
        <w:r w:rsidDel="00C564A3">
          <w:delText xml:space="preserve">the </w:delText>
        </w:r>
      </w:del>
      <w:r>
        <w:t xml:space="preserve">harvest pressure </w:t>
      </w:r>
      <w:ins w:id="174" w:author="GUILLEMAIN Matthieu" w:date="2022-01-14T10:50:00Z">
        <w:r w:rsidR="00C564A3" w:rsidRPr="00C564A3">
          <w:rPr>
            <w:lang w:val="en-GB"/>
            <w:rPrChange w:id="175" w:author="GUILLEMAIN Matthieu" w:date="2022-01-14T10:50:00Z">
              <w:rPr>
                <w:lang w:val="fr-FR"/>
              </w:rPr>
            </w:rPrChange>
          </w:rPr>
          <w:t xml:space="preserve">leads to </w:t>
        </w:r>
      </w:ins>
      <w:del w:id="176" w:author="GUILLEMAIN Matthieu" w:date="2022-01-14T10:50:00Z">
        <w:r w:rsidDel="00C564A3">
          <w:delText xml:space="preserve">behaves as </w:delText>
        </w:r>
      </w:del>
      <w:r>
        <w:t xml:space="preserve">an additive mortality to the natural mortality for adults (e.g. </w:t>
      </w:r>
      <w:hyperlink w:anchor="ref-Iverson2013">
        <w:r>
          <w:rPr>
            <w:rStyle w:val="Lienhypertexte"/>
          </w:rPr>
          <w:t>Iverson et al., 2013</w:t>
        </w:r>
      </w:hyperlink>
      <w:r>
        <w:t xml:space="preserve">), it is quite straightforward to predict its impact on </w:t>
      </w:r>
      <w:del w:id="177" w:author="GUILLEMAIN Matthieu" w:date="2022-01-14T10:51:00Z">
        <w:r w:rsidDel="00C564A3">
          <w:delText xml:space="preserve">the </w:delText>
        </w:r>
      </w:del>
      <w:r>
        <w:t>adult survival</w:t>
      </w:r>
      <w:commentRangeEnd w:id="172"/>
      <w:r w:rsidR="00C564A3">
        <w:rPr>
          <w:rStyle w:val="Marquedecommentaire"/>
        </w:rPr>
        <w:commentReference w:id="172"/>
      </w:r>
      <w:r>
        <w:t xml:space="preserve">. The recruitment rate is thus a key parameter to build management scenarios. According to </w:t>
      </w:r>
      <w:hyperlink w:anchor="ref-Blums2004">
        <w:r>
          <w:rPr>
            <w:rStyle w:val="Lienhypertexte"/>
          </w:rPr>
          <w:t>Blums &amp; Clark</w:t>
        </w:r>
      </w:hyperlink>
      <w:r>
        <w:t xml:space="preserve"> (</w:t>
      </w:r>
      <w:hyperlink w:anchor="ref-Blums2004">
        <w:r>
          <w:rPr>
            <w:rStyle w:val="Lienhypertexte"/>
          </w:rPr>
          <w:t>2004</w:t>
        </w:r>
      </w:hyperlink>
      <w:r>
        <w:t xml:space="preserve">), </w:t>
      </w:r>
      <w:del w:id="178" w:author="GUILLEMAIN Matthieu" w:date="2022-01-14T10:52:00Z">
        <w:r w:rsidDel="00C564A3">
          <w:delText xml:space="preserve">the </w:delText>
        </w:r>
      </w:del>
      <w:r>
        <w:t xml:space="preserve">recruitment </w:t>
      </w:r>
      <w:ins w:id="179" w:author="GUILLEMAIN Matthieu" w:date="2022-01-14T10:52:00Z">
        <w:r w:rsidR="00C564A3" w:rsidRPr="00C564A3">
          <w:rPr>
            <w:lang w:val="en-GB"/>
            <w:rPrChange w:id="180" w:author="GUILLEMAIN Matthieu" w:date="2022-01-14T10:52:00Z">
              <w:rPr>
                <w:lang w:val="fr-FR"/>
              </w:rPr>
            </w:rPrChange>
          </w:rPr>
          <w:t xml:space="preserve">rate </w:t>
        </w:r>
      </w:ins>
      <w:del w:id="181" w:author="GUILLEMAIN Matthieu" w:date="2022-01-14T10:52:00Z">
        <w:r w:rsidDel="00C564A3">
          <w:delText xml:space="preserve">for diving ducks </w:delText>
        </w:r>
      </w:del>
      <w:r>
        <w:t>is poorly related to fecundity</w:t>
      </w:r>
      <w:ins w:id="182" w:author="GUILLEMAIN Matthieu" w:date="2022-01-14T10:52:00Z">
        <w:r w:rsidR="00C564A3" w:rsidRPr="00C564A3">
          <w:t xml:space="preserve"> </w:t>
        </w:r>
        <w:r w:rsidR="00C564A3" w:rsidRPr="00C564A3">
          <w:rPr>
            <w:lang w:val="en-GB"/>
            <w:rPrChange w:id="183" w:author="GUILLEMAIN Matthieu" w:date="2022-01-14T10:52:00Z">
              <w:rPr>
                <w:lang w:val="fr-FR"/>
              </w:rPr>
            </w:rPrChange>
          </w:rPr>
          <w:t>in</w:t>
        </w:r>
        <w:r w:rsidR="00C564A3">
          <w:t xml:space="preserve"> diving ducks</w:t>
        </w:r>
      </w:ins>
      <w:r>
        <w:t xml:space="preserve">, but depends mostly on juvenile survival, which is </w:t>
      </w:r>
      <w:ins w:id="184" w:author="GUILLEMAIN Matthieu" w:date="2022-01-14T10:52:00Z">
        <w:r w:rsidR="00C564A3" w:rsidRPr="00C564A3">
          <w:rPr>
            <w:lang w:val="en-GB"/>
            <w:rPrChange w:id="185" w:author="GUILLEMAIN Matthieu" w:date="2022-01-14T10:52:00Z">
              <w:rPr>
                <w:lang w:val="fr-FR"/>
              </w:rPr>
            </w:rPrChange>
          </w:rPr>
          <w:t>mo</w:t>
        </w:r>
        <w:r w:rsidR="00C564A3">
          <w:rPr>
            <w:lang w:val="en-GB"/>
          </w:rPr>
          <w:t>s</w:t>
        </w:r>
        <w:r w:rsidR="00C564A3" w:rsidRPr="00C564A3">
          <w:rPr>
            <w:lang w:val="en-GB"/>
            <w:rPrChange w:id="186" w:author="GUILLEMAIN Matthieu" w:date="2022-01-14T10:52:00Z">
              <w:rPr>
                <w:lang w:val="fr-FR"/>
              </w:rPr>
            </w:rPrChange>
          </w:rPr>
          <w:t>tly</w:t>
        </w:r>
        <w:r w:rsidR="00C564A3">
          <w:rPr>
            <w:lang w:val="en-GB"/>
          </w:rPr>
          <w:t xml:space="preserve"> </w:t>
        </w:r>
      </w:ins>
      <w:r>
        <w:t xml:space="preserve">driven by weather conditions. Studies on other birds </w:t>
      </w:r>
      <w:ins w:id="187" w:author="GUILLEMAIN Matthieu" w:date="2022-01-14T10:52:00Z">
        <w:r w:rsidR="00C564A3">
          <w:t xml:space="preserve">also </w:t>
        </w:r>
      </w:ins>
      <w:r>
        <w:t>conclude</w:t>
      </w:r>
      <w:del w:id="188" w:author="GUILLEMAIN Matthieu" w:date="2022-01-14T10:52:00Z">
        <w:r w:rsidDel="00C564A3">
          <w:delText>s</w:delText>
        </w:r>
      </w:del>
      <w:r>
        <w:t xml:space="preserve"> </w:t>
      </w:r>
      <w:del w:id="189" w:author="GUILLEMAIN Matthieu" w:date="2022-01-14T10:52:00Z">
        <w:r w:rsidDel="00C564A3">
          <w:delText xml:space="preserve">also </w:delText>
        </w:r>
      </w:del>
      <w:r>
        <w:t xml:space="preserve">on the weak correlation between fecundity and recruitment (e.g. </w:t>
      </w:r>
      <w:hyperlink w:anchor="ref-Murray2000">
        <w:r>
          <w:rPr>
            <w:rStyle w:val="Lienhypertexte"/>
          </w:rPr>
          <w:t>Murray, 2000</w:t>
        </w:r>
      </w:hyperlink>
      <w:r>
        <w:t xml:space="preserve">). </w:t>
      </w:r>
      <w:commentRangeStart w:id="190"/>
      <w:r>
        <w:t>The difficulty to track juvenile survival (</w:t>
      </w:r>
      <w:hyperlink w:anchor="ref-Schmidt2008">
        <w:r>
          <w:rPr>
            <w:rStyle w:val="Lienhypertexte"/>
          </w:rPr>
          <w:t>Schmidt et al., 2008</w:t>
        </w:r>
      </w:hyperlink>
      <w:r>
        <w:t xml:space="preserve">) demonstrates the interest to focus on </w:t>
      </w:r>
      <w:del w:id="191" w:author="GUILLEMAIN Matthieu" w:date="2022-01-14T10:52:00Z">
        <w:r w:rsidDel="00C564A3">
          <w:delText xml:space="preserve">the </w:delText>
        </w:r>
      </w:del>
      <w:r>
        <w:t xml:space="preserve">recruitment rate </w:t>
      </w:r>
      <w:ins w:id="192" w:author="GUILLEMAIN Matthieu" w:date="2022-01-14T10:53:00Z">
        <w:r w:rsidR="00C564A3" w:rsidRPr="00C564A3">
          <w:rPr>
            <w:lang w:val="en-GB"/>
            <w:rPrChange w:id="193" w:author="GUILLEMAIN Matthieu" w:date="2022-01-14T10:53:00Z">
              <w:rPr>
                <w:lang w:val="fr-FR"/>
              </w:rPr>
            </w:rPrChange>
          </w:rPr>
          <w:t xml:space="preserve">directly </w:t>
        </w:r>
      </w:ins>
      <w:r>
        <w:t>when accessible. The key to predict the growth rate of a population is then to estimate the value of the recruitment rate and its variability, potentially influenced by the harvest pressure (</w:t>
      </w:r>
      <w:hyperlink w:anchor="ref-Anders2005">
        <w:r>
          <w:rPr>
            <w:rStyle w:val="Lienhypertexte"/>
          </w:rPr>
          <w:t>Anders &amp; Marshall, 2005</w:t>
        </w:r>
      </w:hyperlink>
      <w:r>
        <w:t>).</w:t>
      </w:r>
      <w:commentRangeEnd w:id="190"/>
      <w:r w:rsidR="00C564A3">
        <w:rPr>
          <w:rStyle w:val="Marquedecommentaire"/>
        </w:rPr>
        <w:commentReference w:id="190"/>
      </w:r>
    </w:p>
    <w:p w14:paraId="3E0A4CF1" w14:textId="77777777" w:rsidR="00A50FF4" w:rsidRDefault="007646F2">
      <w:pPr>
        <w:pStyle w:val="Corpsdetexte"/>
      </w:pPr>
      <w:r>
        <w:rPr>
          <w:i/>
          <w:iCs/>
        </w:rPr>
        <w:lastRenderedPageBreak/>
        <w:t>The variability of the recruitment rate</w:t>
      </w:r>
    </w:p>
    <w:p w14:paraId="2C369A0F" w14:textId="0BB56F45" w:rsidR="00A50FF4" w:rsidRDefault="007646F2">
      <w:pPr>
        <w:pStyle w:val="Corpsdetexte"/>
      </w:pPr>
      <w:commentRangeStart w:id="194"/>
      <w:r>
        <w:t>A waterfowl species that is released in a favourable habitat will naturally expand (</w:t>
      </w:r>
      <w:hyperlink w:anchor="ref-Malthus1872">
        <w:r>
          <w:rPr>
            <w:rStyle w:val="Lienhypertexte"/>
          </w:rPr>
          <w:t>Malthus, 1872</w:t>
        </w:r>
      </w:hyperlink>
      <w:r>
        <w:t>). The growth of such a population reflects that the recruitment rate parameter is higher than the adult mortality rate. This expansion is limited by the carrying capacity of the habitat (</w:t>
      </w:r>
      <w:hyperlink w:anchor="ref-Sayre2008">
        <w:r>
          <w:rPr>
            <w:rStyle w:val="Lienhypertexte"/>
          </w:rPr>
          <w:t>Sayre, 2008</w:t>
        </w:r>
      </w:hyperlink>
      <w:r>
        <w:t xml:space="preserve">). </w:t>
      </w:r>
      <w:commentRangeEnd w:id="194"/>
      <w:r w:rsidR="00C564A3">
        <w:rPr>
          <w:rStyle w:val="Marquedecommentaire"/>
        </w:rPr>
        <w:commentReference w:id="194"/>
      </w:r>
      <w:r>
        <w:t xml:space="preserve">When a waterfowl species is endemic </w:t>
      </w:r>
      <w:del w:id="195" w:author="GUILLEMAIN Matthieu" w:date="2022-01-14T10:54:00Z">
        <w:r w:rsidDel="00C564A3">
          <w:delText xml:space="preserve">of </w:delText>
        </w:r>
      </w:del>
      <w:ins w:id="196" w:author="GUILLEMAIN Matthieu" w:date="2022-01-14T10:54:00Z">
        <w:r w:rsidR="00C564A3" w:rsidRPr="00C564A3">
          <w:rPr>
            <w:lang w:val="en-GB"/>
            <w:rPrChange w:id="197" w:author="GUILLEMAIN Matthieu" w:date="2022-01-14T10:54:00Z">
              <w:rPr>
                <w:lang w:val="fr-FR"/>
              </w:rPr>
            </w:rPrChange>
          </w:rPr>
          <w:t>to</w:t>
        </w:r>
        <w:r w:rsidR="00C564A3">
          <w:t xml:space="preserve"> </w:t>
        </w:r>
      </w:ins>
      <w:r>
        <w:t xml:space="preserve">an ecosystem and evolves in stable environmental conditions, </w:t>
      </w:r>
      <w:del w:id="198" w:author="GUILLEMAIN Matthieu" w:date="2022-01-14T10:54:00Z">
        <w:r w:rsidDel="00C564A3">
          <w:delText xml:space="preserve">the </w:delText>
        </w:r>
      </w:del>
      <w:r>
        <w:t>population size varies around the carrying capacity because the individuals compete for space or/and food (</w:t>
      </w:r>
      <w:hyperlink w:anchor="ref-Nummi2015">
        <w:r>
          <w:rPr>
            <w:rStyle w:val="Lienhypertexte"/>
          </w:rPr>
          <w:t>Nummi et al., 2015</w:t>
        </w:r>
      </w:hyperlink>
      <w:r>
        <w:t xml:space="preserve">), which prevents the population from expanding indefinitely. </w:t>
      </w:r>
      <w:del w:id="199" w:author="GUILLEMAIN Matthieu" w:date="2022-01-14T10:55:00Z">
        <w:r w:rsidDel="00C564A3">
          <w:delText xml:space="preserve">This </w:delText>
        </w:r>
      </w:del>
      <w:ins w:id="200" w:author="GUILLEMAIN Matthieu" w:date="2022-01-14T10:55:00Z">
        <w:r w:rsidR="00C564A3" w:rsidRPr="00C564A3">
          <w:rPr>
            <w:lang w:val="en-GB"/>
            <w:rPrChange w:id="201" w:author="GUILLEMAIN Matthieu" w:date="2022-01-14T10:55:00Z">
              <w:rPr>
                <w:lang w:val="fr-FR"/>
              </w:rPr>
            </w:rPrChange>
          </w:rPr>
          <w:t>Su</w:t>
        </w:r>
        <w:r w:rsidR="00C564A3">
          <w:rPr>
            <w:lang w:val="en-GB"/>
          </w:rPr>
          <w:t>ch</w:t>
        </w:r>
        <w:r w:rsidR="00C564A3">
          <w:t xml:space="preserve"> </w:t>
        </w:r>
      </w:ins>
      <w:r>
        <w:t xml:space="preserve">competition commonly induces a lower fecundity or/and a higher juvenile mortality. </w:t>
      </w:r>
      <w:del w:id="202" w:author="GUILLEMAIN Matthieu" w:date="2022-01-14T10:55:00Z">
        <w:r w:rsidDel="00C564A3">
          <w:delText>The p</w:delText>
        </w:r>
      </w:del>
      <w:ins w:id="203" w:author="GUILLEMAIN Matthieu" w:date="2022-01-14T10:55:00Z">
        <w:r w:rsidR="00C564A3" w:rsidRPr="00C564A3">
          <w:rPr>
            <w:lang w:val="en-GB"/>
            <w:rPrChange w:id="204" w:author="GUILLEMAIN Matthieu" w:date="2022-01-14T10:55:00Z">
              <w:rPr>
                <w:lang w:val="fr-FR"/>
              </w:rPr>
            </w:rPrChange>
          </w:rPr>
          <w:t>P</w:t>
        </w:r>
      </w:ins>
      <w:r>
        <w:t xml:space="preserve">opulation renewal is slowed down because </w:t>
      </w:r>
      <w:del w:id="205" w:author="GUILLEMAIN Matthieu" w:date="2022-01-14T10:55:00Z">
        <w:r w:rsidDel="00C564A3">
          <w:delText xml:space="preserve">the </w:delText>
        </w:r>
      </w:del>
      <w:r>
        <w:t xml:space="preserve">recruitment rate </w:t>
      </w:r>
      <w:del w:id="206" w:author="GUILLEMAIN Matthieu" w:date="2022-01-14T10:55:00Z">
        <w:r w:rsidDel="00C564A3">
          <w:delText xml:space="preserve">parameter </w:delText>
        </w:r>
      </w:del>
      <w:r>
        <w:t xml:space="preserve">is </w:t>
      </w:r>
      <w:del w:id="207" w:author="GUILLEMAIN Matthieu" w:date="2022-01-14T10:55:00Z">
        <w:r w:rsidDel="00C564A3">
          <w:delText xml:space="preserve">affected </w:delText>
        </w:r>
      </w:del>
      <w:ins w:id="208" w:author="GUILLEMAIN Matthieu" w:date="2022-01-14T10:55:00Z">
        <w:r w:rsidR="00C564A3" w:rsidRPr="00C564A3">
          <w:rPr>
            <w:lang w:val="en-GB"/>
            <w:rPrChange w:id="209" w:author="GUILLEMAIN Matthieu" w:date="2022-01-14T10:55:00Z">
              <w:rPr>
                <w:lang w:val="fr-FR"/>
              </w:rPr>
            </w:rPrChange>
          </w:rPr>
          <w:t>li</w:t>
        </w:r>
        <w:r w:rsidR="00C564A3">
          <w:rPr>
            <w:lang w:val="en-GB"/>
          </w:rPr>
          <w:t>mited</w:t>
        </w:r>
        <w:r w:rsidR="00C564A3">
          <w:t xml:space="preserve"> </w:t>
        </w:r>
      </w:ins>
      <w:r>
        <w:t xml:space="preserve">by density-dependent </w:t>
      </w:r>
      <w:del w:id="210" w:author="GUILLEMAIN Matthieu" w:date="2022-01-14T10:55:00Z">
        <w:r w:rsidDel="00C564A3">
          <w:delText xml:space="preserve">effects </w:delText>
        </w:r>
      </w:del>
      <w:ins w:id="211" w:author="GUILLEMAIN Matthieu" w:date="2022-01-14T10:55:00Z">
        <w:r w:rsidR="00C564A3" w:rsidRPr="00C564A3">
          <w:rPr>
            <w:lang w:val="en-GB"/>
            <w:rPrChange w:id="212" w:author="GUILLEMAIN Matthieu" w:date="2022-01-14T10:55:00Z">
              <w:rPr>
                <w:lang w:val="fr-FR"/>
              </w:rPr>
            </w:rPrChange>
          </w:rPr>
          <w:t>fe</w:t>
        </w:r>
        <w:r w:rsidR="00C564A3">
          <w:rPr>
            <w:lang w:val="en-GB"/>
          </w:rPr>
          <w:t>edback</w:t>
        </w:r>
        <w:r w:rsidR="00C564A3">
          <w:t xml:space="preserve"> </w:t>
        </w:r>
      </w:ins>
      <w:r>
        <w:t>(</w:t>
      </w:r>
      <w:hyperlink w:anchor="ref-Gunnarsson2013">
        <w:r>
          <w:rPr>
            <w:rStyle w:val="Lienhypertexte"/>
          </w:rPr>
          <w:t>Gunnarsson et al., 2013</w:t>
        </w:r>
      </w:hyperlink>
      <w:r>
        <w:t xml:space="preserve">). </w:t>
      </w:r>
      <w:commentRangeStart w:id="213"/>
      <w:r>
        <w:t>For an endemic species evolving in stable environmental conditions, the recruitment rate compensates on average the adult mortality rate, which explains the stabilization of the number of individuals (</w:t>
      </w:r>
      <w:hyperlink w:anchor="ref-Flint2015">
        <w:r>
          <w:rPr>
            <w:rStyle w:val="Lienhypertexte"/>
          </w:rPr>
          <w:t>Flint, 2015</w:t>
        </w:r>
      </w:hyperlink>
      <w:r>
        <w:t>).</w:t>
      </w:r>
      <w:commentRangeEnd w:id="213"/>
      <w:r w:rsidR="00C564A3">
        <w:rPr>
          <w:rStyle w:val="Marquedecommentaire"/>
        </w:rPr>
        <w:commentReference w:id="213"/>
      </w:r>
    </w:p>
    <w:p w14:paraId="45C1097D" w14:textId="091C48E3" w:rsidR="00A50FF4" w:rsidRDefault="007646F2">
      <w:pPr>
        <w:pStyle w:val="Corpsdetexte"/>
      </w:pPr>
      <w:r>
        <w:t>Waterfowl hunting induces adult and juvenile mortality (</w:t>
      </w:r>
      <w:hyperlink w:anchor="ref-Bellrose1980">
        <w:r>
          <w:rPr>
            <w:rStyle w:val="Lienhypertexte"/>
          </w:rPr>
          <w:t>Bellrose, 1980</w:t>
        </w:r>
      </w:hyperlink>
      <w:r>
        <w:t xml:space="preserve">). Intuitively, one expects that such a hunted population would </w:t>
      </w:r>
      <w:del w:id="214" w:author="GUILLEMAIN Matthieu" w:date="2022-01-14T10:56:00Z">
        <w:r w:rsidDel="00C564A3">
          <w:delText xml:space="preserve">observe </w:delText>
        </w:r>
      </w:del>
      <w:ins w:id="215" w:author="GUILLEMAIN Matthieu" w:date="2022-01-14T10:56:00Z">
        <w:r w:rsidR="00C564A3" w:rsidRPr="00C564A3">
          <w:rPr>
            <w:lang w:val="en-GB"/>
            <w:rPrChange w:id="216" w:author="GUILLEMAIN Matthieu" w:date="2022-01-14T10:56:00Z">
              <w:rPr>
                <w:lang w:val="fr-FR"/>
              </w:rPr>
            </w:rPrChange>
          </w:rPr>
          <w:t>sho</w:t>
        </w:r>
        <w:r w:rsidR="00C564A3">
          <w:rPr>
            <w:lang w:val="en-GB"/>
          </w:rPr>
          <w:t>w</w:t>
        </w:r>
        <w:r w:rsidR="00C564A3">
          <w:t xml:space="preserve"> </w:t>
        </w:r>
      </w:ins>
      <w:r>
        <w:t xml:space="preserve">lower adult survival and recruitment rate and </w:t>
      </w:r>
      <w:commentRangeStart w:id="217"/>
      <w:r>
        <w:t>then would rapidly deplete to its extinction</w:t>
      </w:r>
      <w:commentRangeEnd w:id="217"/>
      <w:r w:rsidR="00C564A3">
        <w:rPr>
          <w:rStyle w:val="Marquedecommentaire"/>
        </w:rPr>
        <w:commentReference w:id="217"/>
      </w:r>
      <w:r>
        <w:t>. However, hunting waterfowl has a long history, and most of these species have persisted over time (</w:t>
      </w:r>
      <w:hyperlink w:anchor="ref-Cooch2014">
        <w:r>
          <w:rPr>
            <w:rStyle w:val="Lienhypertexte"/>
          </w:rPr>
          <w:t>Cooch et al., 2014</w:t>
        </w:r>
      </w:hyperlink>
      <w:r>
        <w:t xml:space="preserve">). </w:t>
      </w:r>
      <w:commentRangeStart w:id="218"/>
      <w:r>
        <w:t xml:space="preserve">So paradoxically, hunting immature individuals does not always induce a decrease of recruitment rate. </w:t>
      </w:r>
      <w:commentRangeEnd w:id="218"/>
      <w:r w:rsidR="00C564A3">
        <w:rPr>
          <w:rStyle w:val="Marquedecommentaire"/>
        </w:rPr>
        <w:commentReference w:id="218"/>
      </w:r>
      <w:del w:id="219" w:author="GUILLEMAIN Matthieu" w:date="2022-01-14T10:58:00Z">
        <w:r w:rsidDel="00F712E4">
          <w:delText>The h</w:delText>
        </w:r>
      </w:del>
      <w:ins w:id="220" w:author="GUILLEMAIN Matthieu" w:date="2022-01-14T10:58:00Z">
        <w:r w:rsidR="00F712E4" w:rsidRPr="00F712E4">
          <w:rPr>
            <w:lang w:val="en-GB"/>
            <w:rPrChange w:id="221" w:author="GUILLEMAIN Matthieu" w:date="2022-01-14T10:58:00Z">
              <w:rPr>
                <w:lang w:val="fr-FR"/>
              </w:rPr>
            </w:rPrChange>
          </w:rPr>
          <w:t>H</w:t>
        </w:r>
      </w:ins>
      <w:r>
        <w:t xml:space="preserve">eterogeneity </w:t>
      </w:r>
      <w:del w:id="222" w:author="GUILLEMAIN Matthieu" w:date="2022-01-14T10:58:00Z">
        <w:r w:rsidDel="00F712E4">
          <w:delText xml:space="preserve">of </w:delText>
        </w:r>
      </w:del>
      <w:ins w:id="223" w:author="GUILLEMAIN Matthieu" w:date="2022-01-14T10:58:00Z">
        <w:r w:rsidR="00F712E4" w:rsidRPr="00F712E4">
          <w:rPr>
            <w:lang w:val="en-GB"/>
            <w:rPrChange w:id="224" w:author="GUILLEMAIN Matthieu" w:date="2022-01-14T10:58:00Z">
              <w:rPr>
                <w:lang w:val="fr-FR"/>
              </w:rPr>
            </w:rPrChange>
          </w:rPr>
          <w:t>in</w:t>
        </w:r>
        <w:r w:rsidR="00F712E4">
          <w:t xml:space="preserve"> </w:t>
        </w:r>
      </w:ins>
      <w:commentRangeStart w:id="225"/>
      <w:r>
        <w:t>quality</w:t>
      </w:r>
      <w:commentRangeEnd w:id="225"/>
      <w:r w:rsidR="00F712E4">
        <w:rPr>
          <w:rStyle w:val="Marquedecommentaire"/>
        </w:rPr>
        <w:commentReference w:id="225"/>
      </w:r>
      <w:r>
        <w:t xml:space="preserve"> among immature individuals might explain this by inducing a compensation process if </w:t>
      </w:r>
      <w:del w:id="226" w:author="GUILLEMAIN Matthieu" w:date="2022-01-14T10:58:00Z">
        <w:r w:rsidDel="00F712E4">
          <w:delText xml:space="preserve">the </w:delText>
        </w:r>
      </w:del>
      <w:r>
        <w:t xml:space="preserve">harvest </w:t>
      </w:r>
      <w:ins w:id="227" w:author="GUILLEMAIN Matthieu" w:date="2022-01-14T10:58:00Z">
        <w:r w:rsidR="00F712E4">
          <w:t xml:space="preserve">mostly </w:t>
        </w:r>
      </w:ins>
      <w:r>
        <w:t xml:space="preserve">selects </w:t>
      </w:r>
      <w:del w:id="228" w:author="GUILLEMAIN Matthieu" w:date="2022-01-14T10:58:00Z">
        <w:r w:rsidDel="00F712E4">
          <w:delText xml:space="preserve">mostly </w:delText>
        </w:r>
      </w:del>
      <w:r>
        <w:t>individuals with a low reproductive potential (</w:t>
      </w:r>
      <w:hyperlink w:anchor="ref-Gimenez2017">
        <w:r>
          <w:rPr>
            <w:rStyle w:val="Lienhypertexte"/>
          </w:rPr>
          <w:t>Gimenez et al., 2017</w:t>
        </w:r>
      </w:hyperlink>
      <w:r>
        <w:t xml:space="preserve">; </w:t>
      </w:r>
      <w:hyperlink w:anchor="ref-Lindberg2013">
        <w:r>
          <w:rPr>
            <w:rStyle w:val="Lienhypertexte"/>
          </w:rPr>
          <w:t>Lindberg et al., 2013</w:t>
        </w:r>
      </w:hyperlink>
      <w:r>
        <w:t xml:space="preserve">). </w:t>
      </w:r>
      <w:del w:id="229" w:author="GUILLEMAIN Matthieu" w:date="2022-01-14T10:59:00Z">
        <w:r w:rsidDel="00F712E4">
          <w:delText>The r</w:delText>
        </w:r>
      </w:del>
      <w:ins w:id="230" w:author="GUILLEMAIN Matthieu" w:date="2022-01-14T10:59:00Z">
        <w:r w:rsidR="00F712E4" w:rsidRPr="00F712E4">
          <w:rPr>
            <w:lang w:val="en-GB"/>
            <w:rPrChange w:id="231" w:author="GUILLEMAIN Matthieu" w:date="2022-01-14T10:59:00Z">
              <w:rPr>
                <w:lang w:val="fr-FR"/>
              </w:rPr>
            </w:rPrChange>
          </w:rPr>
          <w:t>R</w:t>
        </w:r>
      </w:ins>
      <w:r>
        <w:t>ecruitment rate can even increase because the harvest pressure reduces the densities and potentially the competition for space and food (</w:t>
      </w:r>
      <w:hyperlink w:anchor="ref-Nummi2015">
        <w:r>
          <w:rPr>
            <w:rStyle w:val="Lienhypertexte"/>
          </w:rPr>
          <w:t>Nummi et al., 2015</w:t>
        </w:r>
      </w:hyperlink>
      <w:r>
        <w:t xml:space="preserve">; </w:t>
      </w:r>
      <w:hyperlink w:anchor="ref-Peron2012">
        <w:r>
          <w:rPr>
            <w:rStyle w:val="Lienhypertexte"/>
          </w:rPr>
          <w:t>Péron et al., 2012</w:t>
        </w:r>
      </w:hyperlink>
      <w:r>
        <w:t xml:space="preserve">). In conclusion, a limited exploitation of a population observing heterogeneity and/or density-dependent process might paradoxically increase or at least not affect the recruitment rate. Under moderate exploitation, a new balance between recruitment rate and adult mortality can </w:t>
      </w:r>
      <w:ins w:id="232" w:author="GUILLEMAIN Matthieu" w:date="2022-01-14T10:59:00Z">
        <w:r w:rsidR="00F712E4">
          <w:t xml:space="preserve">theoretically </w:t>
        </w:r>
      </w:ins>
      <w:r>
        <w:t xml:space="preserve">be </w:t>
      </w:r>
      <w:del w:id="233" w:author="GUILLEMAIN Matthieu" w:date="2022-01-14T10:59:00Z">
        <w:r w:rsidDel="00F712E4">
          <w:delText xml:space="preserve">theoretically </w:delText>
        </w:r>
      </w:del>
      <w:r>
        <w:t>reached (</w:t>
      </w:r>
      <w:hyperlink w:anchor="ref-Tsikliras2018">
        <w:r>
          <w:rPr>
            <w:rStyle w:val="Lienhypertexte"/>
          </w:rPr>
          <w:t>Tsikliras &amp; Froese, 2018</w:t>
        </w:r>
      </w:hyperlink>
      <w:r>
        <w:t xml:space="preserve">). The size of a newly exploited population in stable environmental conditions should thus reach a different equilibrium, </w:t>
      </w:r>
      <w:commentRangeStart w:id="234"/>
      <w:r>
        <w:t>which is expected to be lower than the size without exploitation</w:t>
      </w:r>
      <w:commentRangeEnd w:id="234"/>
      <w:r w:rsidR="000B4B84">
        <w:rPr>
          <w:rStyle w:val="Marquedecommentaire"/>
        </w:rPr>
        <w:commentReference w:id="234"/>
      </w:r>
      <w:r>
        <w:t>. This process explains why the exploitation of many waterfowl species is sustainable and has been lasting over a long time.</w:t>
      </w:r>
    </w:p>
    <w:p w14:paraId="1995EAA9" w14:textId="1A071EDB" w:rsidR="00A50FF4" w:rsidRDefault="007646F2">
      <w:pPr>
        <w:pStyle w:val="Corpsdetexte"/>
      </w:pPr>
      <w:del w:id="235" w:author="GUILLEMAIN Matthieu" w:date="2022-01-14T11:00:00Z">
        <w:r w:rsidDel="000B4B84">
          <w:delText>The f</w:delText>
        </w:r>
      </w:del>
      <w:ins w:id="236" w:author="GUILLEMAIN Matthieu" w:date="2022-01-14T11:00:00Z">
        <w:r w:rsidR="000B4B84" w:rsidRPr="000B4B84">
          <w:rPr>
            <w:lang w:val="en-GB"/>
            <w:rPrChange w:id="237" w:author="GUILLEMAIN Matthieu" w:date="2022-01-14T11:00:00Z">
              <w:rPr>
                <w:lang w:val="fr-FR"/>
              </w:rPr>
            </w:rPrChange>
          </w:rPr>
          <w:t>F</w:t>
        </w:r>
      </w:ins>
      <w:r>
        <w:t xml:space="preserve">ecundity and </w:t>
      </w:r>
      <w:del w:id="238" w:author="GUILLEMAIN Matthieu" w:date="2022-01-14T11:00:00Z">
        <w:r w:rsidDel="000B4B84">
          <w:delText xml:space="preserve">the </w:delText>
        </w:r>
      </w:del>
      <w:r>
        <w:t xml:space="preserve">juvenile survival, the two components of </w:t>
      </w:r>
      <w:del w:id="239" w:author="GUILLEMAIN Matthieu" w:date="2022-01-14T11:00:00Z">
        <w:r w:rsidDel="000B4B84">
          <w:delText xml:space="preserve">the </w:delText>
        </w:r>
      </w:del>
      <w:r>
        <w:t xml:space="preserve">recruitment rate, are very sensitive to weather conditions </w:t>
      </w:r>
      <w:ins w:id="240" w:author="GUILLEMAIN Matthieu" w:date="2022-01-14T11:01:00Z">
        <w:r w:rsidR="000B4B84" w:rsidRPr="000B4B84">
          <w:rPr>
            <w:lang w:val="en-GB"/>
            <w:rPrChange w:id="241" w:author="GUILLEMAIN Matthieu" w:date="2022-01-14T11:01:00Z">
              <w:rPr>
                <w:lang w:val="fr-FR"/>
              </w:rPr>
            </w:rPrChange>
          </w:rPr>
          <w:t xml:space="preserve">in waterfowl </w:t>
        </w:r>
      </w:ins>
      <w:r>
        <w:t>(</w:t>
      </w:r>
      <w:hyperlink w:anchor="ref-Blums2004">
        <w:r>
          <w:rPr>
            <w:rStyle w:val="Lienhypertexte"/>
          </w:rPr>
          <w:t>Blums &amp; Clark, 2004</w:t>
        </w:r>
      </w:hyperlink>
      <w:r>
        <w:t xml:space="preserve">; </w:t>
      </w:r>
      <w:hyperlink w:anchor="ref-Folliot2017">
        <w:r>
          <w:rPr>
            <w:rStyle w:val="Lienhypertexte"/>
          </w:rPr>
          <w:t>Folliot et al., 2017</w:t>
        </w:r>
      </w:hyperlink>
      <w:r>
        <w:t xml:space="preserve">). </w:t>
      </w:r>
      <w:del w:id="242" w:author="GUILLEMAIN Matthieu" w:date="2022-01-14T11:01:00Z">
        <w:r w:rsidDel="000B4B84">
          <w:delText>The e</w:delText>
        </w:r>
      </w:del>
      <w:ins w:id="243" w:author="GUILLEMAIN Matthieu" w:date="2022-01-14T11:01:00Z">
        <w:r w:rsidR="000B4B84" w:rsidRPr="000B4B84">
          <w:rPr>
            <w:lang w:val="en-GB"/>
            <w:rPrChange w:id="244" w:author="GUILLEMAIN Matthieu" w:date="2022-01-14T11:01:00Z">
              <w:rPr>
                <w:lang w:val="fr-FR"/>
              </w:rPr>
            </w:rPrChange>
          </w:rPr>
          <w:t>E</w:t>
        </w:r>
      </w:ins>
      <w:r>
        <w:t xml:space="preserve">nvironment conditions are thus an additional source of variability of the recruitment rate. </w:t>
      </w:r>
      <w:del w:id="245" w:author="GUILLEMAIN Matthieu" w:date="2022-01-14T11:01:00Z">
        <w:r w:rsidDel="000B4B84">
          <w:delText xml:space="preserve">The response of the recruitment rate to a harvest pressure is thus not straightforward. It is noisy because of its sensitivity to environmental factors. </w:delText>
        </w:r>
      </w:del>
      <w:r>
        <w:t>It also depends directly on the intensity of harvest on the immature individuals and indirectly on the mitigation of the density-dependent effects.</w:t>
      </w:r>
    </w:p>
    <w:p w14:paraId="27581E9A" w14:textId="229D23C8" w:rsidR="00A50FF4" w:rsidDel="000B4B84" w:rsidRDefault="007646F2">
      <w:pPr>
        <w:pStyle w:val="Corpsdetexte"/>
        <w:rPr>
          <w:del w:id="246" w:author="GUILLEMAIN Matthieu" w:date="2022-01-14T11:02:00Z"/>
        </w:rPr>
      </w:pPr>
      <w:del w:id="247" w:author="GUILLEMAIN Matthieu" w:date="2022-01-14T11:02:00Z">
        <w:r w:rsidDel="000B4B84">
          <w:rPr>
            <w:i/>
            <w:iCs/>
          </w:rPr>
          <w:delText>What part of the recruitment rate gradient is necessary for population management?</w:delText>
        </w:r>
      </w:del>
    </w:p>
    <w:p w14:paraId="7A9ABF2D" w14:textId="30634792" w:rsidR="00A50FF4" w:rsidRDefault="007646F2">
      <w:pPr>
        <w:pStyle w:val="Corpsdetexte"/>
      </w:pPr>
      <w:r>
        <w:t xml:space="preserve">In population management, a common question for a threaten or an invasive species is to determine the </w:t>
      </w:r>
      <w:ins w:id="248" w:author="GUILLEMAIN Matthieu" w:date="2022-01-14T11:02:00Z">
        <w:r w:rsidR="000B4B84" w:rsidRPr="000B4B84">
          <w:rPr>
            <w:lang w:val="en-GB"/>
            <w:rPrChange w:id="249" w:author="GUILLEMAIN Matthieu" w:date="2022-01-14T11:02:00Z">
              <w:rPr>
                <w:lang w:val="fr-FR"/>
              </w:rPr>
            </w:rPrChange>
          </w:rPr>
          <w:t xml:space="preserve">management </w:t>
        </w:r>
      </w:ins>
      <w:r>
        <w:t>measure</w:t>
      </w:r>
      <w:ins w:id="250" w:author="GUILLEMAIN Matthieu" w:date="2022-01-14T11:02:00Z">
        <w:r w:rsidR="000B4B84" w:rsidRPr="000B4B84">
          <w:rPr>
            <w:lang w:val="en-GB"/>
            <w:rPrChange w:id="251" w:author="GUILLEMAIN Matthieu" w:date="2022-01-14T11:02:00Z">
              <w:rPr>
                <w:lang w:val="fr-FR"/>
              </w:rPr>
            </w:rPrChange>
          </w:rPr>
          <w:t>s</w:t>
        </w:r>
      </w:ins>
      <w:r>
        <w:t xml:space="preserve"> that will allow </w:t>
      </w:r>
      <w:del w:id="252" w:author="GUILLEMAIN Matthieu" w:date="2022-01-14T11:02:00Z">
        <w:r w:rsidDel="000B4B84">
          <w:delText xml:space="preserve">to </w:delText>
        </w:r>
      </w:del>
      <w:r>
        <w:t>reach</w:t>
      </w:r>
      <w:proofErr w:type="spellStart"/>
      <w:ins w:id="253" w:author="GUILLEMAIN Matthieu" w:date="2022-01-14T11:02:00Z">
        <w:r w:rsidR="000B4B84" w:rsidRPr="000B4B84">
          <w:rPr>
            <w:lang w:val="en-GB"/>
            <w:rPrChange w:id="254" w:author="GUILLEMAIN Matthieu" w:date="2022-01-14T11:02:00Z">
              <w:rPr>
                <w:lang w:val="fr-FR"/>
              </w:rPr>
            </w:rPrChange>
          </w:rPr>
          <w:t>ing</w:t>
        </w:r>
      </w:ins>
      <w:proofErr w:type="spellEnd"/>
      <w:r>
        <w:t xml:space="preserve"> a targeted population size/density in a limited time period (</w:t>
      </w:r>
      <w:hyperlink w:anchor="ref-Shea1998">
        <w:r>
          <w:rPr>
            <w:rStyle w:val="Lienhypertexte"/>
          </w:rPr>
          <w:t>Shea &amp; NCEAS Working Group on Population Management, 1998</w:t>
        </w:r>
      </w:hyperlink>
      <w:r>
        <w:t xml:space="preserve">). </w:t>
      </w:r>
      <w:del w:id="255" w:author="GUILLEMAIN Matthieu" w:date="2022-01-14T11:02:00Z">
        <w:r w:rsidDel="000B4B84">
          <w:delText xml:space="preserve">For such question, the carrying capacity of the habitat is theoretically not reached. </w:delText>
        </w:r>
      </w:del>
      <w:r>
        <w:t>Any manager should then mostly focus on collecting knowledge on the maximum recruitment rate and its variability by removing the potential density-dependent effects occurring only for the highest theoretical densities (</w:t>
      </w:r>
      <w:hyperlink w:anchor="ref-Eraud2021">
        <w:r>
          <w:rPr>
            <w:rStyle w:val="Lienhypertexte"/>
          </w:rPr>
          <w:t>Eraud et al., 2021</w:t>
        </w:r>
      </w:hyperlink>
      <w:r>
        <w:t xml:space="preserve">; </w:t>
      </w:r>
      <w:hyperlink w:anchor="ref-Peron2013">
        <w:r>
          <w:rPr>
            <w:rStyle w:val="Lienhypertexte"/>
          </w:rPr>
          <w:t>Péron, 2013</w:t>
        </w:r>
      </w:hyperlink>
      <w:r>
        <w:t>).</w:t>
      </w:r>
    </w:p>
    <w:p w14:paraId="1DA51B42" w14:textId="2FC7E09A" w:rsidR="00A50FF4" w:rsidDel="000B4B84" w:rsidRDefault="007646F2">
      <w:pPr>
        <w:pStyle w:val="Corpsdetexte"/>
        <w:rPr>
          <w:del w:id="256" w:author="GUILLEMAIN Matthieu" w:date="2022-01-14T11:03:00Z"/>
        </w:rPr>
      </w:pPr>
      <w:del w:id="257" w:author="GUILLEMAIN Matthieu" w:date="2022-01-14T11:03:00Z">
        <w:r w:rsidDel="000B4B84">
          <w:rPr>
            <w:i/>
            <w:iCs/>
          </w:rPr>
          <w:lastRenderedPageBreak/>
          <w:delText>What is the ideal biological model to explore the gradient of the recruitment rate?</w:delText>
        </w:r>
      </w:del>
    </w:p>
    <w:p w14:paraId="62137AD5" w14:textId="2FE782B9" w:rsidR="00A50FF4" w:rsidRDefault="007646F2">
      <w:pPr>
        <w:pStyle w:val="Corpsdetexte"/>
      </w:pPr>
      <w:r>
        <w:t xml:space="preserve">Waterfowl hunting has a long history, but </w:t>
      </w:r>
      <w:commentRangeStart w:id="258"/>
      <w:r>
        <w:t xml:space="preserve">the biological effects of long-term moratorium </w:t>
      </w:r>
      <w:commentRangeEnd w:id="258"/>
      <w:r w:rsidR="000B4B84">
        <w:rPr>
          <w:rStyle w:val="Marquedecommentaire"/>
        </w:rPr>
        <w:commentReference w:id="258"/>
      </w:r>
      <w:r>
        <w:t>have been poorly surveyed (</w:t>
      </w:r>
      <w:hyperlink w:anchor="ref-MartinezAbrain2013">
        <w:r>
          <w:rPr>
            <w:rStyle w:val="Lienhypertexte"/>
          </w:rPr>
          <w:t>Martínez-Abraín et al., 2013</w:t>
        </w:r>
      </w:hyperlink>
      <w:r>
        <w:t xml:space="preserve">). So there are few opportunities to explore the response of </w:t>
      </w:r>
      <w:del w:id="259" w:author="GUILLEMAIN Matthieu" w:date="2022-01-14T11:04:00Z">
        <w:r w:rsidDel="000B4B84">
          <w:delText xml:space="preserve">the </w:delText>
        </w:r>
      </w:del>
      <w:r>
        <w:t xml:space="preserve">recruitment rate to a gradient of </w:t>
      </w:r>
      <w:ins w:id="260" w:author="GUILLEMAIN Matthieu" w:date="2022-01-14T11:04:00Z">
        <w:r w:rsidR="000B4B84" w:rsidRPr="000B4B84">
          <w:rPr>
            <w:lang w:val="en-GB"/>
            <w:rPrChange w:id="261" w:author="GUILLEMAIN Matthieu" w:date="2022-01-14T11:04:00Z">
              <w:rPr>
                <w:lang w:val="fr-FR"/>
              </w:rPr>
            </w:rPrChange>
          </w:rPr>
          <w:t xml:space="preserve">hunting </w:t>
        </w:r>
      </w:ins>
      <w:r>
        <w:t>pressure</w:t>
      </w:r>
      <w:ins w:id="262" w:author="GUILLEMAIN Matthieu" w:date="2022-01-14T11:04:00Z">
        <w:r w:rsidR="000B4B84" w:rsidRPr="000B4B84">
          <w:rPr>
            <w:lang w:val="en-GB"/>
            <w:rPrChange w:id="263" w:author="GUILLEMAIN Matthieu" w:date="2022-01-14T11:04:00Z">
              <w:rPr>
                <w:lang w:val="fr-FR"/>
              </w:rPr>
            </w:rPrChange>
          </w:rPr>
          <w:t>s</w:t>
        </w:r>
      </w:ins>
      <w:r>
        <w:t xml:space="preserve"> for such species. Alien vertebrate species are commonly introduced during release events (</w:t>
      </w:r>
      <w:hyperlink w:anchor="ref-Saul2016">
        <w:r>
          <w:rPr>
            <w:rStyle w:val="Lienhypertexte"/>
          </w:rPr>
          <w:t>Saul et al., 2016</w:t>
        </w:r>
      </w:hyperlink>
      <w:r>
        <w:t xml:space="preserve">) and usually </w:t>
      </w:r>
      <w:del w:id="264" w:author="GUILLEMAIN Matthieu" w:date="2022-01-14T11:04:00Z">
        <w:r w:rsidDel="000B4B84">
          <w:delText xml:space="preserve">observe </w:delText>
        </w:r>
      </w:del>
      <w:ins w:id="265" w:author="GUILLEMAIN Matthieu" w:date="2022-01-14T11:04:00Z">
        <w:r w:rsidR="000B4B84" w:rsidRPr="000B4B84">
          <w:rPr>
            <w:lang w:val="en-GB"/>
            <w:rPrChange w:id="266" w:author="GUILLEMAIN Matthieu" w:date="2022-01-14T11:04:00Z">
              <w:rPr>
                <w:lang w:val="fr-FR"/>
              </w:rPr>
            </w:rPrChange>
          </w:rPr>
          <w:t>ex</w:t>
        </w:r>
        <w:r w:rsidR="000B4B84">
          <w:rPr>
            <w:lang w:val="en-GB"/>
          </w:rPr>
          <w:t>perience</w:t>
        </w:r>
        <w:r w:rsidR="000B4B84">
          <w:t xml:space="preserve"> </w:t>
        </w:r>
      </w:ins>
      <w:r>
        <w:t xml:space="preserve">a first period of colonisation on new territories without management measures. Since </w:t>
      </w:r>
      <w:del w:id="267" w:author="GUILLEMAIN Matthieu" w:date="2022-01-14T11:04:00Z">
        <w:r w:rsidDel="000B4B84">
          <w:delText xml:space="preserve">its </w:delText>
        </w:r>
      </w:del>
      <w:ins w:id="268" w:author="GUILLEMAIN Matthieu" w:date="2022-01-14T11:04:00Z">
        <w:r w:rsidR="000B4B84" w:rsidRPr="000B4B84">
          <w:rPr>
            <w:lang w:val="en-GB"/>
            <w:rPrChange w:id="269" w:author="GUILLEMAIN Matthieu" w:date="2022-01-14T11:04:00Z">
              <w:rPr>
                <w:lang w:val="fr-FR"/>
              </w:rPr>
            </w:rPrChange>
          </w:rPr>
          <w:t>the</w:t>
        </w:r>
        <w:r w:rsidR="000B4B84">
          <w:rPr>
            <w:lang w:val="en-GB"/>
          </w:rPr>
          <w:t>ir</w:t>
        </w:r>
        <w:r w:rsidR="000B4B84">
          <w:t xml:space="preserve"> </w:t>
        </w:r>
      </w:ins>
      <w:r>
        <w:t>presence might impact the balance of the colonized ecosystem, it happens that managers take strong control measures to restrict the growth of these populations or to eradicate them (</w:t>
      </w:r>
      <w:hyperlink w:anchor="ref-Oficialdegui2020">
        <w:r>
          <w:rPr>
            <w:rStyle w:val="Lienhypertexte"/>
          </w:rPr>
          <w:t>Oficialdegui et al., 2020</w:t>
        </w:r>
      </w:hyperlink>
      <w:r>
        <w:t xml:space="preserve">). </w:t>
      </w:r>
      <w:commentRangeStart w:id="270"/>
      <w:r>
        <w:t>Such species are then a good biological model to overcome density-dependent effects and explore the effects of a harvest gradient on recruitment rate.</w:t>
      </w:r>
      <w:commentRangeEnd w:id="270"/>
      <w:r w:rsidR="000B4B84">
        <w:rPr>
          <w:rStyle w:val="Marquedecommentaire"/>
        </w:rPr>
        <w:commentReference w:id="270"/>
      </w:r>
    </w:p>
    <w:p w14:paraId="205C1EA3" w14:textId="18D14A4B" w:rsidR="00A50FF4" w:rsidDel="000B4B84" w:rsidRDefault="007646F2">
      <w:pPr>
        <w:pStyle w:val="Corpsdetexte"/>
        <w:rPr>
          <w:del w:id="271" w:author="GUILLEMAIN Matthieu" w:date="2022-01-14T11:06:00Z"/>
        </w:rPr>
      </w:pPr>
      <w:del w:id="272" w:author="GUILLEMAIN Matthieu" w:date="2022-01-14T11:06:00Z">
        <w:r w:rsidDel="000B4B84">
          <w:rPr>
            <w:i/>
            <w:iCs/>
          </w:rPr>
          <w:delText>How to estimate recruitment rate?</w:delText>
        </w:r>
      </w:del>
    </w:p>
    <w:p w14:paraId="09102437" w14:textId="3B5658B2" w:rsidR="00A50FF4" w:rsidRDefault="007646F2">
      <w:pPr>
        <w:pStyle w:val="Corpsdetexte"/>
      </w:pPr>
      <w:r>
        <w:t xml:space="preserve">The recruitment rate </w:t>
      </w:r>
      <w:del w:id="273" w:author="GUILLEMAIN Matthieu" w:date="2022-01-14T11:06:00Z">
        <w:r w:rsidDel="000B4B84">
          <w:delText xml:space="preserve">parameter </w:delText>
        </w:r>
      </w:del>
      <w:r>
        <w:t xml:space="preserve">of a population can </w:t>
      </w:r>
      <w:ins w:id="274" w:author="GUILLEMAIN Matthieu" w:date="2022-01-14T11:06:00Z">
        <w:r w:rsidR="000B4B84" w:rsidRPr="000B4B84">
          <w:rPr>
            <w:lang w:val="en-GB"/>
            <w:rPrChange w:id="275" w:author="GUILLEMAIN Matthieu" w:date="2022-01-14T11:06:00Z">
              <w:rPr>
                <w:lang w:val="fr-FR"/>
              </w:rPr>
            </w:rPrChange>
          </w:rPr>
          <w:t>fi</w:t>
        </w:r>
        <w:r w:rsidR="000B4B84">
          <w:rPr>
            <w:lang w:val="en-GB"/>
          </w:rPr>
          <w:t xml:space="preserve">rst </w:t>
        </w:r>
      </w:ins>
      <w:r>
        <w:t xml:space="preserve">be assessed </w:t>
      </w:r>
      <w:del w:id="276" w:author="GUILLEMAIN Matthieu" w:date="2022-01-14T11:06:00Z">
        <w:r w:rsidDel="000B4B84">
          <w:delText xml:space="preserve">first </w:delText>
        </w:r>
      </w:del>
      <w:r>
        <w:t xml:space="preserve">by evaluating the fecundity of the breeding population and then </w:t>
      </w:r>
      <w:del w:id="277" w:author="GUILLEMAIN Matthieu" w:date="2022-01-14T11:06:00Z">
        <w:r w:rsidDel="000B4B84">
          <w:delText xml:space="preserve">by </w:delText>
        </w:r>
      </w:del>
      <w:r>
        <w:t xml:space="preserve">monitoring </w:t>
      </w:r>
      <w:del w:id="278" w:author="GUILLEMAIN Matthieu" w:date="2022-01-14T11:06:00Z">
        <w:r w:rsidDel="000B4B84">
          <w:delText xml:space="preserve">the </w:delText>
        </w:r>
      </w:del>
      <w:r>
        <w:t xml:space="preserve">survival from </w:t>
      </w:r>
      <w:del w:id="279" w:author="GUILLEMAIN Matthieu" w:date="2022-01-14T11:07:00Z">
        <w:r w:rsidDel="000B4B84">
          <w:delText xml:space="preserve">the </w:delText>
        </w:r>
      </w:del>
      <w:r>
        <w:t xml:space="preserve">egg </w:t>
      </w:r>
      <w:del w:id="280" w:author="GUILLEMAIN Matthieu" w:date="2022-01-14T11:07:00Z">
        <w:r w:rsidDel="000B4B84">
          <w:delText xml:space="preserve">life </w:delText>
        </w:r>
      </w:del>
      <w:r>
        <w:t xml:space="preserve">stage to the first-breeding event. To do so, it is necessary to monitor nests </w:t>
      </w:r>
      <w:commentRangeStart w:id="281"/>
      <w:r>
        <w:t xml:space="preserve">in habitats representative of the considered population </w:t>
      </w:r>
      <w:commentRangeEnd w:id="281"/>
      <w:r w:rsidR="000B4B84">
        <w:rPr>
          <w:rStyle w:val="Marquedecommentaire"/>
        </w:rPr>
        <w:commentReference w:id="281"/>
      </w:r>
      <w:r>
        <w:t>(</w:t>
      </w:r>
      <w:hyperlink w:anchor="ref-Blums2004">
        <w:r>
          <w:rPr>
            <w:rStyle w:val="Lienhypertexte"/>
          </w:rPr>
          <w:t>Blums &amp; Clark, 2004</w:t>
        </w:r>
      </w:hyperlink>
      <w:r>
        <w:t xml:space="preserve">). The survival of a chick to its recruitment can be </w:t>
      </w:r>
      <w:del w:id="282" w:author="GUILLEMAIN Matthieu" w:date="2022-01-14T11:08:00Z">
        <w:r w:rsidDel="00E2179A">
          <w:delText xml:space="preserve">done </w:delText>
        </w:r>
      </w:del>
      <w:ins w:id="283" w:author="GUILLEMAIN Matthieu" w:date="2022-01-14T11:08:00Z">
        <w:r w:rsidR="00E2179A" w:rsidRPr="00E2179A">
          <w:rPr>
            <w:lang w:val="en-GB"/>
            <w:rPrChange w:id="284" w:author="GUILLEMAIN Matthieu" w:date="2022-01-14T11:08:00Z">
              <w:rPr>
                <w:lang w:val="fr-FR"/>
              </w:rPr>
            </w:rPrChange>
          </w:rPr>
          <w:t>ass</w:t>
        </w:r>
        <w:r w:rsidR="00E2179A">
          <w:rPr>
            <w:lang w:val="en-GB"/>
          </w:rPr>
          <w:t>essed</w:t>
        </w:r>
        <w:r w:rsidR="00E2179A">
          <w:t xml:space="preserve"> </w:t>
        </w:r>
      </w:ins>
      <w:r>
        <w:t>by capture mark recapture methods that are quite tricky to set up (</w:t>
      </w:r>
      <w:hyperlink w:anchor="ref-Arnold2018">
        <w:r>
          <w:rPr>
            <w:rStyle w:val="Lienhypertexte"/>
          </w:rPr>
          <w:t>Arnold, 2018</w:t>
        </w:r>
      </w:hyperlink>
      <w:r>
        <w:t xml:space="preserve">; </w:t>
      </w:r>
      <w:hyperlink w:anchor="ref-Blums2004">
        <w:r>
          <w:rPr>
            <w:rStyle w:val="Lienhypertexte"/>
          </w:rPr>
          <w:t>Blums &amp; Clark, 2004</w:t>
        </w:r>
      </w:hyperlink>
      <w:r>
        <w:t xml:space="preserve">; </w:t>
      </w:r>
      <w:hyperlink w:anchor="ref-Schmidt2008">
        <w:r>
          <w:rPr>
            <w:rStyle w:val="Lienhypertexte"/>
          </w:rPr>
          <w:t>Schmidt et al., 2008</w:t>
        </w:r>
      </w:hyperlink>
      <w:r>
        <w:t xml:space="preserve">). Even if such </w:t>
      </w:r>
      <w:ins w:id="285" w:author="GUILLEMAIN Matthieu" w:date="2022-01-14T11:08:00Z">
        <w:r w:rsidR="00E2179A" w:rsidRPr="00E2179A">
          <w:rPr>
            <w:lang w:val="en-GB"/>
            <w:rPrChange w:id="286" w:author="GUILLEMAIN Matthieu" w:date="2022-01-14T11:08:00Z">
              <w:rPr>
                <w:lang w:val="fr-FR"/>
              </w:rPr>
            </w:rPrChange>
          </w:rPr>
          <w:t xml:space="preserve">an </w:t>
        </w:r>
      </w:ins>
      <w:r>
        <w:t xml:space="preserve">approach provides valuable information on the dynamics of the recruitment and can highlight the bottlenecks of survival, the fieldwork required to estimate both components is </w:t>
      </w:r>
      <w:commentRangeStart w:id="287"/>
      <w:r>
        <w:t xml:space="preserve">too time-consuming to generalize such approach </w:t>
      </w:r>
      <w:del w:id="288" w:author="GUILLEMAIN Matthieu" w:date="2022-01-14T11:08:00Z">
        <w:r w:rsidDel="00E2179A">
          <w:delText xml:space="preserve">for </w:delText>
        </w:r>
      </w:del>
      <w:ins w:id="289" w:author="GUILLEMAIN Matthieu" w:date="2022-01-14T11:08:00Z">
        <w:r w:rsidR="00E2179A" w:rsidRPr="00E2179A">
          <w:rPr>
            <w:lang w:val="en-GB"/>
            <w:rPrChange w:id="290" w:author="GUILLEMAIN Matthieu" w:date="2022-01-14T11:08:00Z">
              <w:rPr>
                <w:lang w:val="fr-FR"/>
              </w:rPr>
            </w:rPrChange>
          </w:rPr>
          <w:t>to</w:t>
        </w:r>
        <w:r w:rsidR="00E2179A">
          <w:t xml:space="preserve"> </w:t>
        </w:r>
      </w:ins>
      <w:r>
        <w:t>waterfowl population management on a long-term horizon</w:t>
      </w:r>
      <w:commentRangeEnd w:id="287"/>
      <w:r w:rsidR="00E2179A">
        <w:rPr>
          <w:rStyle w:val="Marquedecommentaire"/>
        </w:rPr>
        <w:commentReference w:id="287"/>
      </w:r>
      <w:r>
        <w:t>.</w:t>
      </w:r>
    </w:p>
    <w:p w14:paraId="4B4A1305" w14:textId="49BA78DC" w:rsidR="00A50FF4" w:rsidRDefault="007646F2">
      <w:pPr>
        <w:pStyle w:val="Corpsdetexte"/>
      </w:pPr>
      <w:r>
        <w:t xml:space="preserve">In waterfowl, it is generally impossible to differentiate immatures from adults without examining birds at hand. Aging individuals from samples coming from hunting bags is thus another opportunity to estimate the </w:t>
      </w:r>
      <w:ins w:id="291" w:author="GUILLEMAIN Matthieu" w:date="2022-01-14T11:09:00Z">
        <w:r w:rsidR="00E2179A">
          <w:t xml:space="preserve">proportion </w:t>
        </w:r>
        <w:r w:rsidR="00E2179A" w:rsidRPr="00E2179A">
          <w:rPr>
            <w:lang w:val="en-GB"/>
            <w:rPrChange w:id="292" w:author="GUILLEMAIN Matthieu" w:date="2022-01-14T11:09:00Z">
              <w:rPr>
                <w:lang w:val="fr-FR"/>
              </w:rPr>
            </w:rPrChange>
          </w:rPr>
          <w:t xml:space="preserve">of </w:t>
        </w:r>
      </w:ins>
      <w:r>
        <w:t>recruit</w:t>
      </w:r>
      <w:ins w:id="293" w:author="GUILLEMAIN Matthieu" w:date="2022-01-14T11:09:00Z">
        <w:r w:rsidR="00E2179A" w:rsidRPr="00E2179A">
          <w:rPr>
            <w:lang w:val="en-GB"/>
            <w:rPrChange w:id="294" w:author="GUILLEMAIN Matthieu" w:date="2022-01-14T11:09:00Z">
              <w:rPr>
                <w:lang w:val="fr-FR"/>
              </w:rPr>
            </w:rPrChange>
          </w:rPr>
          <w:t>s</w:t>
        </w:r>
      </w:ins>
      <w:del w:id="295" w:author="GUILLEMAIN Matthieu" w:date="2022-01-14T11:09:00Z">
        <w:r w:rsidDel="00E2179A">
          <w:delText xml:space="preserve"> proportion</w:delText>
        </w:r>
      </w:del>
      <w:r>
        <w:t xml:space="preserve">. Such </w:t>
      </w:r>
      <w:ins w:id="296" w:author="GUILLEMAIN Matthieu" w:date="2022-01-14T11:09:00Z">
        <w:r w:rsidR="00E2179A" w:rsidRPr="00D738B3">
          <w:rPr>
            <w:lang w:val="en-GB"/>
            <w:rPrChange w:id="297" w:author="GUILLEMAIN Matthieu" w:date="2022-01-14T11:09:00Z">
              <w:rPr>
                <w:lang w:val="fr-FR"/>
              </w:rPr>
            </w:rPrChange>
          </w:rPr>
          <w:t xml:space="preserve">an </w:t>
        </w:r>
      </w:ins>
      <w:r>
        <w:t xml:space="preserve">approach suffers from two caveats. First, it is impossible to assess </w:t>
      </w:r>
      <w:del w:id="298" w:author="GUILLEMAIN Matthieu" w:date="2022-01-14T11:09:00Z">
        <w:r w:rsidDel="00E2179A">
          <w:delText xml:space="preserve">the </w:delText>
        </w:r>
      </w:del>
      <w:r>
        <w:t>recruitment rate when there is no harvest</w:t>
      </w:r>
      <w:ins w:id="299" w:author="GUILLEMAIN Matthieu" w:date="2022-01-14T11:09:00Z">
        <w:r w:rsidR="00E2179A" w:rsidRPr="00D738B3">
          <w:rPr>
            <w:lang w:val="en-GB"/>
            <w:rPrChange w:id="300" w:author="GUILLEMAIN Matthieu" w:date="2022-01-14T11:09:00Z">
              <w:rPr>
                <w:lang w:val="fr-FR"/>
              </w:rPr>
            </w:rPrChange>
          </w:rPr>
          <w:t>,</w:t>
        </w:r>
      </w:ins>
      <w:r>
        <w:t xml:space="preserve"> whereas it is necessary to predict what would happen if a moratorium </w:t>
      </w:r>
      <w:ins w:id="301" w:author="GUILLEMAIN Matthieu" w:date="2022-01-14T11:09:00Z">
        <w:r w:rsidR="00D738B3" w:rsidRPr="00D738B3">
          <w:rPr>
            <w:lang w:val="en-GB"/>
            <w:rPrChange w:id="302" w:author="GUILLEMAIN Matthieu" w:date="2022-01-14T11:09:00Z">
              <w:rPr>
                <w:lang w:val="fr-FR"/>
              </w:rPr>
            </w:rPrChange>
          </w:rPr>
          <w:t>i</w:t>
        </w:r>
        <w:r w:rsidR="00D738B3">
          <w:rPr>
            <w:lang w:val="en-GB"/>
          </w:rPr>
          <w:t>s set up</w:t>
        </w:r>
      </w:ins>
      <w:del w:id="303" w:author="GUILLEMAIN Matthieu" w:date="2022-01-14T11:10:00Z">
        <w:r w:rsidDel="00D738B3">
          <w:delText>seems required to allow a population to recover</w:delText>
        </w:r>
      </w:del>
      <w:r>
        <w:t xml:space="preserve">, or to </w:t>
      </w:r>
      <w:ins w:id="304" w:author="GUILLEMAIN Matthieu" w:date="2022-01-14T11:10:00Z">
        <w:r w:rsidR="00D738B3">
          <w:t xml:space="preserve">a priori </w:t>
        </w:r>
      </w:ins>
      <w:r>
        <w:t xml:space="preserve">calibrate </w:t>
      </w:r>
      <w:del w:id="305" w:author="GUILLEMAIN Matthieu" w:date="2022-01-14T11:10:00Z">
        <w:r w:rsidDel="00D738B3">
          <w:delText xml:space="preserve">a priori </w:delText>
        </w:r>
      </w:del>
      <w:r>
        <w:t>the harvest effort necessary to control an invasive species (</w:t>
      </w:r>
      <w:hyperlink w:anchor="ref-Smith2005">
        <w:r>
          <w:rPr>
            <w:rStyle w:val="Lienhypertexte"/>
          </w:rPr>
          <w:t>G. C. Smith et al., 2005</w:t>
        </w:r>
      </w:hyperlink>
      <w:r>
        <w:t>). Secondly, like any predation action, hunting is selective and provides a biased picture of the population age structure in favour of the immatures (</w:t>
      </w:r>
      <w:hyperlink w:anchor="ref-Bellrose1980">
        <w:r>
          <w:rPr>
            <w:rStyle w:val="Lienhypertexte"/>
          </w:rPr>
          <w:t>Bellrose, 1980</w:t>
        </w:r>
      </w:hyperlink>
      <w:r>
        <w:t xml:space="preserve">; </w:t>
      </w:r>
      <w:hyperlink w:anchor="ref-Fox2014">
        <w:r>
          <w:rPr>
            <w:rStyle w:val="Lienhypertexte"/>
          </w:rPr>
          <w:t>A. D. Fox et al., 2014</w:t>
        </w:r>
      </w:hyperlink>
      <w:r>
        <w:t xml:space="preserve">). The </w:t>
      </w:r>
      <w:ins w:id="306" w:author="GUILLEMAIN Matthieu" w:date="2022-01-14T11:10:00Z">
        <w:r w:rsidR="00D738B3" w:rsidRPr="00D738B3">
          <w:rPr>
            <w:lang w:val="en-GB"/>
            <w:rPrChange w:id="307" w:author="GUILLEMAIN Matthieu" w:date="2022-01-14T11:10:00Z">
              <w:rPr>
                <w:lang w:val="fr-FR"/>
              </w:rPr>
            </w:rPrChange>
          </w:rPr>
          <w:t xml:space="preserve">analysis of </w:t>
        </w:r>
      </w:ins>
      <w:r>
        <w:t>hunting bag</w:t>
      </w:r>
      <w:ins w:id="308" w:author="GUILLEMAIN Matthieu" w:date="2022-01-14T11:10:00Z">
        <w:r w:rsidR="00D738B3" w:rsidRPr="00D738B3">
          <w:rPr>
            <w:lang w:val="en-GB"/>
            <w:rPrChange w:id="309" w:author="GUILLEMAIN Matthieu" w:date="2022-01-14T11:10:00Z">
              <w:rPr>
                <w:lang w:val="fr-FR"/>
              </w:rPr>
            </w:rPrChange>
          </w:rPr>
          <w:t>s</w:t>
        </w:r>
      </w:ins>
      <w:r>
        <w:t xml:space="preserve"> </w:t>
      </w:r>
      <w:del w:id="310" w:author="GUILLEMAIN Matthieu" w:date="2022-01-14T11:10:00Z">
        <w:r w:rsidDel="00D738B3">
          <w:delText xml:space="preserve">analysis </w:delText>
        </w:r>
      </w:del>
      <w:r>
        <w:t xml:space="preserve">might then lead to overestimate </w:t>
      </w:r>
      <w:del w:id="311" w:author="GUILLEMAIN Matthieu" w:date="2022-01-14T11:10:00Z">
        <w:r w:rsidDel="00D738B3">
          <w:delText xml:space="preserve">the </w:delText>
        </w:r>
      </w:del>
      <w:r>
        <w:t>recruitment rate and consequently the maximum sustainable harvest rate, with adverse consequences on population conservation (</w:t>
      </w:r>
      <w:hyperlink w:anchor="ref-Fox2014">
        <w:r>
          <w:rPr>
            <w:rStyle w:val="Lienhypertexte"/>
          </w:rPr>
          <w:t>A. D. Fox et al., 2014</w:t>
        </w:r>
      </w:hyperlink>
      <w:r>
        <w:t>). Inferring recruitment rate from the proportion of immature birds trapped during tagging studies is also promising (</w:t>
      </w:r>
      <w:hyperlink w:anchor="ref-Arnold2018">
        <w:r>
          <w:rPr>
            <w:rStyle w:val="Lienhypertexte"/>
          </w:rPr>
          <w:t>Arnold, 2018</w:t>
        </w:r>
      </w:hyperlink>
      <w:r>
        <w:t xml:space="preserve">), but the author admits that immatures might be more naïve and </w:t>
      </w:r>
      <w:del w:id="312" w:author="GUILLEMAIN Matthieu" w:date="2022-01-14T11:11:00Z">
        <w:r w:rsidDel="00D738B3">
          <w:delText xml:space="preserve">are </w:delText>
        </w:r>
      </w:del>
      <w:r>
        <w:t xml:space="preserve">then more likely </w:t>
      </w:r>
      <w:ins w:id="313" w:author="GUILLEMAIN Matthieu" w:date="2022-01-14T11:11:00Z">
        <w:r w:rsidR="00D738B3" w:rsidRPr="00D738B3">
          <w:rPr>
            <w:lang w:val="en-GB"/>
            <w:rPrChange w:id="314" w:author="GUILLEMAIN Matthieu" w:date="2022-01-14T11:11:00Z">
              <w:rPr>
                <w:lang w:val="fr-FR"/>
              </w:rPr>
            </w:rPrChange>
          </w:rPr>
          <w:t xml:space="preserve">to be </w:t>
        </w:r>
      </w:ins>
      <w:r>
        <w:t>caught in traps (</w:t>
      </w:r>
      <w:hyperlink w:anchor="ref-RguibiIdrissi2003">
        <w:r>
          <w:rPr>
            <w:rStyle w:val="Lienhypertexte"/>
          </w:rPr>
          <w:t>Rguibi-Idrissi et al., 2003</w:t>
        </w:r>
      </w:hyperlink>
      <w:r>
        <w:t>).</w:t>
      </w:r>
    </w:p>
    <w:p w14:paraId="73C873C4" w14:textId="173D7A71" w:rsidR="00A50FF4" w:rsidRDefault="007646F2">
      <w:pPr>
        <w:pStyle w:val="Corpsdetexte"/>
      </w:pPr>
      <w:r>
        <w:t>In waterfowl, it is common that adult males display brighter colours than adult females and immatures of both sexes, which display cover-up plumage similar to adult females (</w:t>
      </w:r>
      <w:hyperlink w:anchor="ref-Johnson1999">
        <w:r>
          <w:rPr>
            <w:rStyle w:val="Lienhypertexte"/>
          </w:rPr>
          <w:t>K. P. Johnson, 1999</w:t>
        </w:r>
      </w:hyperlink>
      <w:r>
        <w:t xml:space="preserve">). This discrepancy is valuable because it can be observed and </w:t>
      </w:r>
      <w:ins w:id="315" w:author="GUILLEMAIN Matthieu" w:date="2022-01-14T11:11:00Z">
        <w:r w:rsidR="00D738B3" w:rsidRPr="00D738B3">
          <w:rPr>
            <w:lang w:val="en-GB"/>
            <w:rPrChange w:id="316" w:author="GUILLEMAIN Matthieu" w:date="2022-01-14T11:11:00Z">
              <w:rPr>
                <w:lang w:val="fr-FR"/>
              </w:rPr>
            </w:rPrChange>
          </w:rPr>
          <w:t xml:space="preserve">the proportions of the various plumages be </w:t>
        </w:r>
      </w:ins>
      <w:r>
        <w:t xml:space="preserve">quantified from </w:t>
      </w:r>
      <w:ins w:id="317" w:author="GUILLEMAIN Matthieu" w:date="2022-01-14T11:11:00Z">
        <w:r w:rsidR="00D738B3" w:rsidRPr="00D738B3">
          <w:rPr>
            <w:lang w:val="en-GB"/>
            <w:rPrChange w:id="318" w:author="GUILLEMAIN Matthieu" w:date="2022-01-14T11:11:00Z">
              <w:rPr>
                <w:lang w:val="fr-FR"/>
              </w:rPr>
            </w:rPrChange>
          </w:rPr>
          <w:t xml:space="preserve">a </w:t>
        </w:r>
      </w:ins>
      <w:r>
        <w:t xml:space="preserve">distance. </w:t>
      </w:r>
      <w:commentRangeStart w:id="319"/>
      <w:r>
        <w:t>Knowing adult sex ratio</w:t>
      </w:r>
      <w:commentRangeEnd w:id="319"/>
      <w:r w:rsidR="00D738B3">
        <w:rPr>
          <w:rStyle w:val="Marquedecommentaire"/>
        </w:rPr>
        <w:commentReference w:id="319"/>
      </w:r>
      <w:r>
        <w:t xml:space="preserve">, such </w:t>
      </w:r>
      <w:ins w:id="320" w:author="GUILLEMAIN Matthieu" w:date="2022-01-14T11:12:00Z">
        <w:r w:rsidR="00D738B3" w:rsidRPr="00D738B3">
          <w:rPr>
            <w:lang w:val="en-GB"/>
            <w:rPrChange w:id="321" w:author="GUILLEMAIN Matthieu" w:date="2022-01-14T11:12:00Z">
              <w:rPr>
                <w:lang w:val="fr-FR"/>
              </w:rPr>
            </w:rPrChange>
          </w:rPr>
          <w:t xml:space="preserve">an </w:t>
        </w:r>
      </w:ins>
      <w:r>
        <w:t xml:space="preserve">approach is promising because it requires only to count the proportion of birds of the two plumage </w:t>
      </w:r>
      <w:del w:id="322" w:author="GUILLEMAIN Matthieu" w:date="2022-01-14T11:12:00Z">
        <w:r w:rsidDel="00D738B3">
          <w:delText xml:space="preserve">kinds </w:delText>
        </w:r>
      </w:del>
      <w:ins w:id="323" w:author="GUILLEMAIN Matthieu" w:date="2022-01-14T11:12:00Z">
        <w:r w:rsidR="00D738B3" w:rsidRPr="00D738B3">
          <w:rPr>
            <w:lang w:val="en-GB"/>
            <w:rPrChange w:id="324" w:author="GUILLEMAIN Matthieu" w:date="2022-01-14T11:12:00Z">
              <w:rPr>
                <w:lang w:val="fr-FR"/>
              </w:rPr>
            </w:rPrChange>
          </w:rPr>
          <w:t>categories</w:t>
        </w:r>
        <w:r w:rsidR="00D738B3">
          <w:t xml:space="preserve"> </w:t>
        </w:r>
      </w:ins>
      <w:r>
        <w:t xml:space="preserve">to infer </w:t>
      </w:r>
      <w:del w:id="325" w:author="GUILLEMAIN Matthieu" w:date="2022-01-14T11:12:00Z">
        <w:r w:rsidDel="00D738B3">
          <w:delText xml:space="preserve">the </w:delText>
        </w:r>
      </w:del>
      <w:r>
        <w:t>recruitment rate (</w:t>
      </w:r>
      <w:hyperlink w:anchor="ref-Smith2001">
        <w:r>
          <w:rPr>
            <w:rStyle w:val="Lienhypertexte"/>
          </w:rPr>
          <w:t>C. M. Smith et al., 2001</w:t>
        </w:r>
      </w:hyperlink>
      <w:r>
        <w:t xml:space="preserve">). Unlike the </w:t>
      </w:r>
      <w:commentRangeStart w:id="326"/>
      <w:r>
        <w:t>two previous methods</w:t>
      </w:r>
      <w:commentRangeEnd w:id="326"/>
      <w:r w:rsidR="00D738B3">
        <w:rPr>
          <w:rStyle w:val="Marquedecommentaire"/>
        </w:rPr>
        <w:commentReference w:id="326"/>
      </w:r>
      <w:r>
        <w:t xml:space="preserve">, this one is </w:t>
      </w:r>
      <w:commentRangeStart w:id="327"/>
      <w:r>
        <w:t xml:space="preserve">non-invasive </w:t>
      </w:r>
      <w:commentRangeEnd w:id="327"/>
      <w:r w:rsidR="00D738B3">
        <w:rPr>
          <w:rStyle w:val="Marquedecommentaire"/>
        </w:rPr>
        <w:commentReference w:id="327"/>
      </w:r>
      <w:r>
        <w:t>and requires an acceptable time investment, which allows to collect</w:t>
      </w:r>
      <w:proofErr w:type="spellStart"/>
      <w:ins w:id="328" w:author="GUILLEMAIN Matthieu" w:date="2022-01-14T11:13:00Z">
        <w:r w:rsidR="00D738B3" w:rsidRPr="00D738B3">
          <w:rPr>
            <w:lang w:val="en-GB"/>
            <w:rPrChange w:id="329" w:author="GUILLEMAIN Matthieu" w:date="2022-01-14T11:13:00Z">
              <w:rPr>
                <w:lang w:val="fr-FR"/>
              </w:rPr>
            </w:rPrChange>
          </w:rPr>
          <w:t>ing</w:t>
        </w:r>
      </w:ins>
      <w:proofErr w:type="spellEnd"/>
      <w:r>
        <w:t xml:space="preserve"> long time series and consequently to track recruitment rate variability</w:t>
      </w:r>
      <w:ins w:id="330" w:author="GUILLEMAIN Matthieu" w:date="2022-01-14T11:13:00Z">
        <w:r w:rsidR="00D738B3" w:rsidRPr="00D738B3">
          <w:rPr>
            <w:lang w:val="en-GB"/>
            <w:rPrChange w:id="331" w:author="GUILLEMAIN Matthieu" w:date="2022-01-14T11:13:00Z">
              <w:rPr>
                <w:lang w:val="fr-FR"/>
              </w:rPr>
            </w:rPrChange>
          </w:rPr>
          <w:t xml:space="preserve"> over </w:t>
        </w:r>
        <w:r w:rsidR="00D738B3">
          <w:rPr>
            <w:lang w:val="en-GB"/>
          </w:rPr>
          <w:t>years</w:t>
        </w:r>
      </w:ins>
      <w:r>
        <w:t>.</w:t>
      </w:r>
    </w:p>
    <w:p w14:paraId="6C0E14F2" w14:textId="622D9AC5" w:rsidR="00A50FF4" w:rsidDel="001D4419" w:rsidRDefault="007646F2">
      <w:pPr>
        <w:pStyle w:val="Corpsdetexte"/>
        <w:rPr>
          <w:del w:id="332" w:author="GUILLEMAIN Matthieu" w:date="2022-01-14T11:13:00Z"/>
        </w:rPr>
      </w:pPr>
      <w:del w:id="333" w:author="GUILLEMAIN Matthieu" w:date="2022-01-14T11:13:00Z">
        <w:r w:rsidDel="001D4419">
          <w:rPr>
            <w:i/>
            <w:iCs/>
          </w:rPr>
          <w:lastRenderedPageBreak/>
          <w:delText>Methodology of this study</w:delText>
        </w:r>
      </w:del>
    </w:p>
    <w:p w14:paraId="734673BC" w14:textId="0704BD22" w:rsidR="00A50FF4" w:rsidRDefault="007646F2">
      <w:pPr>
        <w:pStyle w:val="Corpsdetexte"/>
      </w:pPr>
      <w:r>
        <w:t>From two populations of ruddy duck</w:t>
      </w:r>
      <w:ins w:id="334" w:author="GUILLEMAIN Matthieu" w:date="2022-01-14T11:13:00Z">
        <w:r w:rsidR="001D4419" w:rsidRPr="001D4419">
          <w:rPr>
            <w:lang w:val="en-GB"/>
            <w:rPrChange w:id="335" w:author="GUILLEMAIN Matthieu" w:date="2022-01-14T11:13:00Z">
              <w:rPr>
                <w:lang w:val="fr-FR"/>
              </w:rPr>
            </w:rPrChange>
          </w:rPr>
          <w:t xml:space="preserve"> </w:t>
        </w:r>
      </w:ins>
      <w:ins w:id="336" w:author="GUILLEMAIN Matthieu" w:date="2022-01-14T11:14:00Z">
        <w:r w:rsidR="001D4419">
          <w:rPr>
            <w:lang w:val="en-GB"/>
          </w:rPr>
          <w:t>(</w:t>
        </w:r>
        <w:proofErr w:type="spellStart"/>
        <w:r w:rsidR="001D4419" w:rsidRPr="001D4419">
          <w:rPr>
            <w:i/>
            <w:lang w:val="en-GB"/>
            <w:rPrChange w:id="337" w:author="GUILLEMAIN Matthieu" w:date="2022-01-14T11:14:00Z">
              <w:rPr>
                <w:lang w:val="en-GB"/>
              </w:rPr>
            </w:rPrChange>
          </w:rPr>
          <w:t>Oxyura</w:t>
        </w:r>
        <w:proofErr w:type="spellEnd"/>
        <w:r w:rsidR="001D4419" w:rsidRPr="001D4419">
          <w:rPr>
            <w:i/>
            <w:lang w:val="en-GB"/>
            <w:rPrChange w:id="338" w:author="GUILLEMAIN Matthieu" w:date="2022-01-14T11:14:00Z">
              <w:rPr>
                <w:lang w:val="en-GB"/>
              </w:rPr>
            </w:rPrChange>
          </w:rPr>
          <w:t xml:space="preserve"> </w:t>
        </w:r>
        <w:proofErr w:type="spellStart"/>
        <w:r w:rsidR="001D4419" w:rsidRPr="001D4419">
          <w:rPr>
            <w:i/>
            <w:lang w:val="en-GB"/>
            <w:rPrChange w:id="339" w:author="GUILLEMAIN Matthieu" w:date="2022-01-14T11:14:00Z">
              <w:rPr>
                <w:lang w:val="en-GB"/>
              </w:rPr>
            </w:rPrChange>
          </w:rPr>
          <w:t>jamaicensis</w:t>
        </w:r>
        <w:proofErr w:type="spellEnd"/>
        <w:r w:rsidR="001D4419">
          <w:rPr>
            <w:lang w:val="en-GB"/>
          </w:rPr>
          <w:t>)</w:t>
        </w:r>
      </w:ins>
      <w:r>
        <w:t xml:space="preserve">, a species introduced in Europe in the 40’s, this study introduces a simple Bayesian model to infer recruitment rate from count data. A large part of this study focuses on assessing the viability of such </w:t>
      </w:r>
      <w:ins w:id="340" w:author="GUILLEMAIN Matthieu" w:date="2022-01-14T11:14:00Z">
        <w:r w:rsidR="008269C0" w:rsidRPr="008269C0">
          <w:rPr>
            <w:lang w:val="en-GB"/>
            <w:rPrChange w:id="341" w:author="GUILLEMAIN Matthieu" w:date="2022-01-14T11:14:00Z">
              <w:rPr>
                <w:lang w:val="fr-FR"/>
              </w:rPr>
            </w:rPrChange>
          </w:rPr>
          <w:t xml:space="preserve">an </w:t>
        </w:r>
      </w:ins>
      <w:r>
        <w:t xml:space="preserve">approach. The comparison between two populations is a first step in testing the consistency of the method. A comparison to the common approach using samples from hunting bags aims at checking if </w:t>
      </w:r>
      <w:del w:id="342" w:author="GUILLEMAIN Matthieu" w:date="2022-01-14T11:14:00Z">
        <w:r w:rsidDel="008269C0">
          <w:delText xml:space="preserve">the </w:delText>
        </w:r>
      </w:del>
      <w:r>
        <w:t>recruitment rate variability</w:t>
      </w:r>
      <w:ins w:id="343" w:author="GUILLEMAIN Matthieu" w:date="2022-01-14T11:15:00Z">
        <w:r w:rsidR="008269C0" w:rsidRPr="008269C0">
          <w:rPr>
            <w:lang w:val="en-GB"/>
            <w:rPrChange w:id="344" w:author="GUILLEMAIN Matthieu" w:date="2022-01-14T11:15:00Z">
              <w:rPr>
                <w:lang w:val="fr-FR"/>
              </w:rPr>
            </w:rPrChange>
          </w:rPr>
          <w:t>, w</w:t>
        </w:r>
        <w:r w:rsidR="008269C0">
          <w:rPr>
            <w:lang w:val="en-GB"/>
          </w:rPr>
          <w:t>hich is easily assessed from birds in the hand,</w:t>
        </w:r>
      </w:ins>
      <w:r>
        <w:t xml:space="preserve"> is well tracked </w:t>
      </w:r>
      <w:ins w:id="345" w:author="GUILLEMAIN Matthieu" w:date="2022-01-14T11:15:00Z">
        <w:r w:rsidR="008269C0" w:rsidRPr="008269C0">
          <w:rPr>
            <w:lang w:val="en-GB"/>
            <w:rPrChange w:id="346" w:author="GUILLEMAIN Matthieu" w:date="2022-01-14T11:15:00Z">
              <w:rPr>
                <w:lang w:val="fr-FR"/>
              </w:rPr>
            </w:rPrChange>
          </w:rPr>
          <w:t>b</w:t>
        </w:r>
        <w:r w:rsidR="008269C0">
          <w:rPr>
            <w:lang w:val="en-GB"/>
          </w:rPr>
          <w:t xml:space="preserve">y long distance bird counts, </w:t>
        </w:r>
      </w:ins>
      <w:r>
        <w:t xml:space="preserve">and if the hypothesis stating that </w:t>
      </w:r>
      <w:del w:id="347" w:author="GUILLEMAIN Matthieu" w:date="2022-01-14T11:15:00Z">
        <w:r w:rsidDel="008269C0">
          <w:delText xml:space="preserve">the </w:delText>
        </w:r>
      </w:del>
      <w:r>
        <w:t xml:space="preserve">recruitment rate is overestimated when using </w:t>
      </w:r>
      <w:commentRangeStart w:id="348"/>
      <w:r>
        <w:t xml:space="preserve">sample data </w:t>
      </w:r>
      <w:commentRangeEnd w:id="348"/>
      <w:r w:rsidR="008269C0">
        <w:rPr>
          <w:rStyle w:val="Marquedecommentaire"/>
        </w:rPr>
        <w:commentReference w:id="348"/>
      </w:r>
      <w:r>
        <w:t xml:space="preserve">is consistent with the results. Using </w:t>
      </w:r>
      <w:commentRangeStart w:id="349"/>
      <w:r>
        <w:t xml:space="preserve">two other approaches </w:t>
      </w:r>
      <w:commentRangeEnd w:id="349"/>
      <w:r w:rsidR="008269C0">
        <w:rPr>
          <w:rStyle w:val="Marquedecommentaire"/>
        </w:rPr>
        <w:commentReference w:id="349"/>
      </w:r>
      <w:del w:id="350" w:author="GUILLEMAIN Matthieu" w:date="2022-01-14T11:16:00Z">
        <w:r w:rsidDel="008269C0">
          <w:delText xml:space="preserve">using </w:delText>
        </w:r>
      </w:del>
      <w:ins w:id="351" w:author="GUILLEMAIN Matthieu" w:date="2022-01-14T11:16:00Z">
        <w:r w:rsidR="008269C0" w:rsidRPr="008269C0">
          <w:rPr>
            <w:lang w:val="en-GB"/>
            <w:rPrChange w:id="352" w:author="GUILLEMAIN Matthieu" w:date="2022-01-14T11:16:00Z">
              <w:rPr>
                <w:lang w:val="fr-FR"/>
              </w:rPr>
            </w:rPrChange>
          </w:rPr>
          <w:t>bas</w:t>
        </w:r>
        <w:r w:rsidR="008269C0">
          <w:rPr>
            <w:lang w:val="en-GB"/>
          </w:rPr>
          <w:t>ed on</w:t>
        </w:r>
        <w:r w:rsidR="008269C0">
          <w:t xml:space="preserve"> </w:t>
        </w:r>
      </w:ins>
      <w:r>
        <w:t xml:space="preserve">population growth rates, </w:t>
      </w:r>
      <w:ins w:id="353" w:author="GUILLEMAIN Matthieu" w:date="2022-01-14T11:16:00Z">
        <w:r w:rsidR="008269C0" w:rsidRPr="008269C0">
          <w:rPr>
            <w:lang w:val="en-GB"/>
            <w:rPrChange w:id="354" w:author="GUILLEMAIN Matthieu" w:date="2022-01-14T11:16:00Z">
              <w:rPr>
                <w:lang w:val="fr-FR"/>
              </w:rPr>
            </w:rPrChange>
          </w:rPr>
          <w:t xml:space="preserve">we </w:t>
        </w:r>
        <w:r w:rsidR="008269C0">
          <w:rPr>
            <w:lang w:val="en-GB"/>
          </w:rPr>
          <w:t xml:space="preserve">also </w:t>
        </w:r>
      </w:ins>
      <w:del w:id="355" w:author="GUILLEMAIN Matthieu" w:date="2022-01-14T11:16:00Z">
        <w:r w:rsidDel="008269C0">
          <w:delText xml:space="preserve">one </w:delText>
        </w:r>
      </w:del>
      <w:r>
        <w:t>teste</w:t>
      </w:r>
      <w:ins w:id="356" w:author="GUILLEMAIN Matthieu" w:date="2022-01-14T11:16:00Z">
        <w:r w:rsidR="008269C0" w:rsidRPr="008269C0">
          <w:rPr>
            <w:lang w:val="en-GB"/>
            <w:rPrChange w:id="357" w:author="GUILLEMAIN Matthieu" w:date="2022-01-14T11:16:00Z">
              <w:rPr>
                <w:lang w:val="fr-FR"/>
              </w:rPr>
            </w:rPrChange>
          </w:rPr>
          <w:t>d</w:t>
        </w:r>
      </w:ins>
      <w:del w:id="358" w:author="GUILLEMAIN Matthieu" w:date="2022-01-14T11:16:00Z">
        <w:r w:rsidDel="008269C0">
          <w:delText>s</w:delText>
        </w:r>
      </w:del>
      <w:r>
        <w:t xml:space="preserve"> the consistency of the order of magnitude of </w:t>
      </w:r>
      <w:del w:id="359" w:author="GUILLEMAIN Matthieu" w:date="2022-01-14T11:16:00Z">
        <w:r w:rsidDel="008269C0">
          <w:delText xml:space="preserve">the </w:delText>
        </w:r>
      </w:del>
      <w:r>
        <w:t xml:space="preserve">recruitment rate estimated from the counting method. </w:t>
      </w:r>
      <w:commentRangeStart w:id="360"/>
      <w:r>
        <w:t>Studying two populations is also an opportunity to discuss the response of the recruitment rate to a gradient of harvest pressure.</w:t>
      </w:r>
      <w:commentRangeEnd w:id="360"/>
      <w:r w:rsidR="008269C0">
        <w:rPr>
          <w:rStyle w:val="Marquedecommentaire"/>
        </w:rPr>
        <w:commentReference w:id="360"/>
      </w:r>
    </w:p>
    <w:p w14:paraId="70D2DBD2" w14:textId="77777777" w:rsidR="00A50FF4" w:rsidRDefault="007646F2">
      <w:pPr>
        <w:pStyle w:val="Titre1"/>
      </w:pPr>
      <w:bookmarkStart w:id="361" w:name="MM"/>
      <w:bookmarkEnd w:id="53"/>
      <w:r>
        <w:rPr>
          <w:rStyle w:val="SectionNumber"/>
        </w:rPr>
        <w:t>2</w:t>
      </w:r>
      <w:r>
        <w:tab/>
        <w:t>Materials &amp; methods</w:t>
      </w:r>
    </w:p>
    <w:p w14:paraId="6447F01D" w14:textId="77777777" w:rsidR="00A50FF4" w:rsidRDefault="007646F2">
      <w:pPr>
        <w:pStyle w:val="Titre2"/>
      </w:pPr>
      <w:bookmarkStart w:id="362" w:name="biological-model"/>
      <w:r>
        <w:rPr>
          <w:rStyle w:val="SectionNumber"/>
        </w:rPr>
        <w:t>2.1</w:t>
      </w:r>
      <w:r>
        <w:tab/>
        <w:t>Biological model</w:t>
      </w:r>
    </w:p>
    <w:p w14:paraId="36D366DF" w14:textId="19FEEB3D" w:rsidR="00A50FF4" w:rsidRDefault="007646F2">
      <w:pPr>
        <w:pStyle w:val="FirstParagraph"/>
      </w:pPr>
      <w:r>
        <w:t xml:space="preserve">The ruddy duck is a diving duck species introduced </w:t>
      </w:r>
      <w:ins w:id="363" w:author="GUILLEMAIN Matthieu" w:date="2022-01-14T11:17:00Z">
        <w:r w:rsidR="00C0187E" w:rsidRPr="00C0187E">
          <w:rPr>
            <w:lang w:val="en-GB"/>
            <w:rPrChange w:id="364" w:author="GUILLEMAIN Matthieu" w:date="2022-01-14T11:17:00Z">
              <w:rPr>
                <w:lang w:val="fr-FR"/>
              </w:rPr>
            </w:rPrChange>
          </w:rPr>
          <w:t>to</w:t>
        </w:r>
      </w:ins>
      <w:del w:id="365" w:author="GUILLEMAIN Matthieu" w:date="2022-01-14T11:17:00Z">
        <w:r w:rsidDel="00C0187E">
          <w:delText>in</w:delText>
        </w:r>
      </w:del>
      <w:r>
        <w:t xml:space="preserve"> the United Kingdom in the 40’s (</w:t>
      </w:r>
      <w:hyperlink w:anchor="ref-GutierrezExposito2020">
        <w:r>
          <w:rPr>
            <w:rStyle w:val="Lienhypertexte"/>
          </w:rPr>
          <w:t>Gutiérrez-Expósito et al., 2020</w:t>
        </w:r>
      </w:hyperlink>
      <w:r>
        <w:t xml:space="preserve">). The first reproduction was observed in </w:t>
      </w:r>
      <w:ins w:id="366" w:author="GUILLEMAIN Matthieu" w:date="2022-01-14T11:20:00Z">
        <w:r w:rsidR="00D90B98">
          <w:rPr>
            <w:lang w:val="en-GB"/>
          </w:rPr>
          <w:t>the UK</w:t>
        </w:r>
        <w:r w:rsidR="00FE0C55" w:rsidRPr="00D90B98">
          <w:rPr>
            <w:lang w:val="en-GB"/>
            <w:rPrChange w:id="367" w:author="GUILLEMAIN Matthieu" w:date="2022-01-14T11:20:00Z">
              <w:rPr>
                <w:lang w:val="fr-FR"/>
              </w:rPr>
            </w:rPrChange>
          </w:rPr>
          <w:t xml:space="preserve"> in </w:t>
        </w:r>
      </w:ins>
      <w:r>
        <w:t>the 60’s. The population rapidly grew to reach more than 5</w:t>
      </w:r>
      <w:ins w:id="368" w:author="GUILLEMAIN Matthieu" w:date="2022-01-14T11:20:00Z">
        <w:r w:rsidR="00D90B98" w:rsidRPr="00D90B98">
          <w:rPr>
            <w:lang w:val="en-GB"/>
            <w:rPrChange w:id="369" w:author="GUILLEMAIN Matthieu" w:date="2022-01-14T11:20:00Z">
              <w:rPr>
                <w:lang w:val="fr-FR"/>
              </w:rPr>
            </w:rPrChange>
          </w:rPr>
          <w:t>,</w:t>
        </w:r>
      </w:ins>
      <w:r>
        <w:t xml:space="preserve">000 individuals spread over the entire country. A new population set up in France from the 90’s, likely </w:t>
      </w:r>
      <w:ins w:id="370" w:author="GUILLEMAIN Matthieu" w:date="2022-01-14T11:21:00Z">
        <w:r w:rsidR="00D90B98" w:rsidRPr="00D90B98">
          <w:rPr>
            <w:lang w:val="en-GB"/>
            <w:rPrChange w:id="371" w:author="GUILLEMAIN Matthieu" w:date="2022-01-14T11:21:00Z">
              <w:rPr>
                <w:lang w:val="fr-FR"/>
              </w:rPr>
            </w:rPrChange>
          </w:rPr>
          <w:t>origina</w:t>
        </w:r>
        <w:r w:rsidR="00D90B98">
          <w:rPr>
            <w:lang w:val="en-GB"/>
          </w:rPr>
          <w:t xml:space="preserve">ting from </w:t>
        </w:r>
      </w:ins>
      <w:del w:id="372" w:author="GUILLEMAIN Matthieu" w:date="2022-01-14T11:21:00Z">
        <w:r w:rsidDel="00D90B98">
          <w:delText>because of an</w:delText>
        </w:r>
      </w:del>
      <w:ins w:id="373" w:author="GUILLEMAIN Matthieu" w:date="2022-01-14T11:21:00Z">
        <w:r w:rsidR="00D90B98" w:rsidRPr="00D90B98">
          <w:rPr>
            <w:lang w:val="en-GB"/>
            <w:rPrChange w:id="374" w:author="GUILLEMAIN Matthieu" w:date="2022-01-14T11:21:00Z">
              <w:rPr>
                <w:lang w:val="fr-FR"/>
              </w:rPr>
            </w:rPrChange>
          </w:rPr>
          <w:t>t</w:t>
        </w:r>
        <w:r w:rsidR="00D90B98">
          <w:rPr>
            <w:lang w:val="en-GB"/>
          </w:rPr>
          <w:t>he</w:t>
        </w:r>
      </w:ins>
      <w:r>
        <w:t xml:space="preserve"> arrival of a few individuals from the </w:t>
      </w:r>
      <w:del w:id="375" w:author="GUILLEMAIN Matthieu" w:date="2022-01-14T11:21:00Z">
        <w:r w:rsidDel="00D90B98">
          <w:delText>United Kingdom (</w:delText>
        </w:r>
      </w:del>
      <w:r>
        <w:t>UK</w:t>
      </w:r>
      <w:del w:id="376" w:author="GUILLEMAIN Matthieu" w:date="2022-01-14T11:21:00Z">
        <w:r w:rsidDel="00D90B98">
          <w:delText>)</w:delText>
        </w:r>
      </w:del>
      <w:r>
        <w:t xml:space="preserve">. Unlike the UK population, the French </w:t>
      </w:r>
      <w:ins w:id="377" w:author="GUILLEMAIN Matthieu" w:date="2022-01-14T11:21:00Z">
        <w:r w:rsidR="00D90B98" w:rsidRPr="00D90B98">
          <w:rPr>
            <w:lang w:val="en-GB"/>
            <w:rPrChange w:id="378" w:author="GUILLEMAIN Matthieu" w:date="2022-01-14T11:21:00Z">
              <w:rPr>
                <w:lang w:val="fr-FR"/>
              </w:rPr>
            </w:rPrChange>
          </w:rPr>
          <w:t xml:space="preserve">population </w:t>
        </w:r>
      </w:ins>
      <w:del w:id="379" w:author="GUILLEMAIN Matthieu" w:date="2022-01-14T11:21:00Z">
        <w:r w:rsidDel="00D90B98">
          <w:delText xml:space="preserve">one </w:delText>
        </w:r>
      </w:del>
      <w:r>
        <w:t xml:space="preserve">set up around a single wintering spot, the Grand Lieu Lake (47.09°N, 1.67°W), which facilitates </w:t>
      </w:r>
      <w:del w:id="380" w:author="GUILLEMAIN Matthieu" w:date="2022-01-14T11:21:00Z">
        <w:r w:rsidDel="00D90B98">
          <w:delText xml:space="preserve">the </w:delText>
        </w:r>
      </w:del>
      <w:ins w:id="381" w:author="GUILLEMAIN Matthieu" w:date="2022-01-14T11:21:00Z">
        <w:r w:rsidR="00D90B98" w:rsidRPr="00D90B98">
          <w:rPr>
            <w:lang w:val="en-GB"/>
            <w:rPrChange w:id="382" w:author="GUILLEMAIN Matthieu" w:date="2022-01-14T11:22:00Z">
              <w:rPr>
                <w:lang w:val="fr-FR"/>
              </w:rPr>
            </w:rPrChange>
          </w:rPr>
          <w:t>it</w:t>
        </w:r>
      </w:ins>
      <w:ins w:id="383" w:author="GUILLEMAIN Matthieu" w:date="2022-01-14T11:22:00Z">
        <w:r w:rsidR="00D90B98">
          <w:rPr>
            <w:lang w:val="en-GB"/>
          </w:rPr>
          <w:t>s</w:t>
        </w:r>
      </w:ins>
      <w:ins w:id="384" w:author="GUILLEMAIN Matthieu" w:date="2022-01-14T11:21:00Z">
        <w:r w:rsidR="00D90B98">
          <w:t xml:space="preserve"> </w:t>
        </w:r>
      </w:ins>
      <w:r>
        <w:t>monitoring</w:t>
      </w:r>
      <w:del w:id="385" w:author="GUILLEMAIN Matthieu" w:date="2022-01-14T11:22:00Z">
        <w:r w:rsidDel="00D90B98">
          <w:delText xml:space="preserve"> of this population</w:delText>
        </w:r>
      </w:del>
      <w:r>
        <w:t xml:space="preserve">. Since this species is considered as a threat to the </w:t>
      </w:r>
      <w:ins w:id="386" w:author="GUILLEMAIN Matthieu" w:date="2022-01-14T11:22:00Z">
        <w:r w:rsidR="00D90B98" w:rsidRPr="00D90B98">
          <w:rPr>
            <w:lang w:val="en-GB"/>
            <w:rPrChange w:id="387" w:author="GUILLEMAIN Matthieu" w:date="2022-01-14T11:22:00Z">
              <w:rPr>
                <w:lang w:val="fr-FR"/>
              </w:rPr>
            </w:rPrChange>
          </w:rPr>
          <w:t xml:space="preserve">endangered </w:t>
        </w:r>
      </w:ins>
      <w:del w:id="388" w:author="GUILLEMAIN Matthieu" w:date="2022-01-14T11:22:00Z">
        <w:r w:rsidDel="00D90B98">
          <w:delText>white</w:delText>
        </w:r>
      </w:del>
      <w:ins w:id="389" w:author="GUILLEMAIN Matthieu" w:date="2022-01-14T11:22:00Z">
        <w:r w:rsidR="00D90B98" w:rsidRPr="00D90B98">
          <w:rPr>
            <w:lang w:val="en-GB"/>
            <w:rPrChange w:id="390" w:author="GUILLEMAIN Matthieu" w:date="2022-01-14T11:22:00Z">
              <w:rPr>
                <w:lang w:val="fr-FR"/>
              </w:rPr>
            </w:rPrChange>
          </w:rPr>
          <w:t>W</w:t>
        </w:r>
        <w:r w:rsidR="00D90B98">
          <w:t>hite</w:t>
        </w:r>
      </w:ins>
      <w:r>
        <w:t xml:space="preserve">-headed duck </w:t>
      </w:r>
      <w:ins w:id="391" w:author="GUILLEMAIN Matthieu" w:date="2022-01-14T11:22:00Z">
        <w:r w:rsidR="00D90B98" w:rsidRPr="00D90B98">
          <w:rPr>
            <w:lang w:val="en-GB"/>
            <w:rPrChange w:id="392" w:author="GUILLEMAIN Matthieu" w:date="2022-01-14T11:22:00Z">
              <w:rPr>
                <w:lang w:val="fr-FR"/>
              </w:rPr>
            </w:rPrChange>
          </w:rPr>
          <w:t>(</w:t>
        </w:r>
      </w:ins>
      <w:proofErr w:type="spellStart"/>
      <w:ins w:id="393" w:author="GUILLEMAIN Matthieu" w:date="2022-01-14T11:23:00Z">
        <w:r w:rsidR="00D90B98" w:rsidRPr="00D90B98">
          <w:rPr>
            <w:i/>
            <w:lang w:val="en-GB"/>
            <w:rPrChange w:id="394" w:author="GUILLEMAIN Matthieu" w:date="2022-01-14T11:23:00Z">
              <w:rPr>
                <w:lang w:val="en-GB"/>
              </w:rPr>
            </w:rPrChange>
          </w:rPr>
          <w:t>Oxyura</w:t>
        </w:r>
        <w:proofErr w:type="spellEnd"/>
        <w:r w:rsidR="00D90B98" w:rsidRPr="00D90B98">
          <w:rPr>
            <w:i/>
            <w:lang w:val="en-GB"/>
            <w:rPrChange w:id="395" w:author="GUILLEMAIN Matthieu" w:date="2022-01-14T11:23:00Z">
              <w:rPr>
                <w:lang w:val="en-GB"/>
              </w:rPr>
            </w:rPrChange>
          </w:rPr>
          <w:t xml:space="preserve"> </w:t>
        </w:r>
        <w:proofErr w:type="spellStart"/>
        <w:r w:rsidR="00D90B98" w:rsidRPr="00D90B98">
          <w:rPr>
            <w:i/>
            <w:lang w:val="en-GB"/>
            <w:rPrChange w:id="396" w:author="GUILLEMAIN Matthieu" w:date="2022-01-14T11:23:00Z">
              <w:rPr>
                <w:lang w:val="en-GB"/>
              </w:rPr>
            </w:rPrChange>
          </w:rPr>
          <w:t>leucocephala</w:t>
        </w:r>
        <w:proofErr w:type="spellEnd"/>
        <w:r w:rsidR="00D90B98">
          <w:rPr>
            <w:lang w:val="en-GB"/>
          </w:rPr>
          <w:t xml:space="preserve">) </w:t>
        </w:r>
      </w:ins>
      <w:r>
        <w:t>because of the risk of a genetic introgression (</w:t>
      </w:r>
      <w:hyperlink w:anchor="ref-MunozFuentes2007">
        <w:r>
          <w:rPr>
            <w:rStyle w:val="Lienhypertexte"/>
          </w:rPr>
          <w:t>Muñoz-Fuentes et al., 2007</w:t>
        </w:r>
      </w:hyperlink>
      <w:r>
        <w:t>), a</w:t>
      </w:r>
      <w:del w:id="397" w:author="GUILLEMAIN Matthieu" w:date="2022-01-14T11:23:00Z">
        <w:r w:rsidDel="00D90B98">
          <w:delText>n</w:delText>
        </w:r>
      </w:del>
      <w:r>
        <w:t xml:space="preserve"> European plan of eradication has been adopted and control measures </w:t>
      </w:r>
      <w:del w:id="398" w:author="GUILLEMAIN Matthieu" w:date="2022-01-14T11:24:00Z">
        <w:r w:rsidDel="00D90B98">
          <w:delText xml:space="preserve">were </w:delText>
        </w:r>
      </w:del>
      <w:r>
        <w:t>taken in both countries (</w:t>
      </w:r>
      <w:hyperlink w:anchor="ref-GutierrezExposito2020">
        <w:r>
          <w:rPr>
            <w:rStyle w:val="Lienhypertexte"/>
          </w:rPr>
          <w:t>Gutiérrez-Expósito et al., 2020</w:t>
        </w:r>
      </w:hyperlink>
      <w:r>
        <w:t>).</w:t>
      </w:r>
    </w:p>
    <w:p w14:paraId="671E46C9" w14:textId="78C7BE47" w:rsidR="00A50FF4" w:rsidRDefault="007646F2">
      <w:pPr>
        <w:pStyle w:val="Corpsdetexte"/>
      </w:pPr>
      <w:r>
        <w:t xml:space="preserve">Just before the reproduction period on wintering spots, </w:t>
      </w:r>
      <w:ins w:id="399" w:author="GUILLEMAIN Matthieu" w:date="2022-01-14T11:24:00Z">
        <w:r w:rsidR="00D90B98" w:rsidRPr="00D90B98">
          <w:rPr>
            <w:lang w:val="en-GB"/>
            <w:rPrChange w:id="400" w:author="GUILLEMAIN Matthieu" w:date="2022-01-14T11:24:00Z">
              <w:rPr>
                <w:lang w:val="fr-FR"/>
              </w:rPr>
            </w:rPrChange>
          </w:rPr>
          <w:t xml:space="preserve">it is easy to </w:t>
        </w:r>
      </w:ins>
      <w:del w:id="401" w:author="GUILLEMAIN Matthieu" w:date="2022-01-14T11:24:00Z">
        <w:r w:rsidDel="00D90B98">
          <w:delText xml:space="preserve">one can </w:delText>
        </w:r>
      </w:del>
      <w:r>
        <w:t xml:space="preserve">distinguish </w:t>
      </w:r>
      <w:del w:id="402" w:author="GUILLEMAIN Matthieu" w:date="2022-01-14T11:24:00Z">
        <w:r w:rsidDel="00D90B98">
          <w:delText xml:space="preserve">from shore </w:delText>
        </w:r>
      </w:del>
      <w:r>
        <w:t xml:space="preserve">individuals with male-like plumage from female-like individuals </w:t>
      </w:r>
      <w:ins w:id="403" w:author="GUILLEMAIN Matthieu" w:date="2022-01-14T11:24:00Z">
        <w:r w:rsidR="00D90B98" w:rsidRPr="00D90B98">
          <w:rPr>
            <w:lang w:val="en-GB"/>
            <w:rPrChange w:id="404" w:author="GUILLEMAIN Matthieu" w:date="2022-01-14T11:24:00Z">
              <w:rPr>
                <w:lang w:val="fr-FR"/>
              </w:rPr>
            </w:rPrChange>
          </w:rPr>
          <w:t xml:space="preserve">from a distance </w:t>
        </w:r>
      </w:ins>
      <w:r>
        <w:t>(Figure 2.1).</w:t>
      </w:r>
    </w:p>
    <w:p w14:paraId="0F8E7BB1" w14:textId="77777777" w:rsidR="00A50FF4" w:rsidRDefault="007646F2">
      <w:pPr>
        <w:pStyle w:val="CaptionedFigure"/>
      </w:pPr>
      <w:r>
        <w:rPr>
          <w:noProof/>
        </w:rPr>
        <w:drawing>
          <wp:inline distT="0" distB="0" distL="0" distR="0" wp14:anchorId="378D6AA8" wp14:editId="474175C3">
            <wp:extent cx="5334000" cy="1595605"/>
            <wp:effectExtent l="0" t="0" r="0" b="0"/>
            <wp:docPr id="1" name="Picture" descr="Figure 2.1: Typical observation of a ruddy duck flock in winter: 4 male-like individuals with a white cheek and a black cap, 10 female-like individuals with a whitish cheek and a dark stripe across it, 3 unidentified individuals © Jay McGowan - 3 February 2013 - Tompkins, New York, United States"/>
            <wp:cNvGraphicFramePr/>
            <a:graphic xmlns:a="http://schemas.openxmlformats.org/drawingml/2006/main">
              <a:graphicData uri="http://schemas.openxmlformats.org/drawingml/2006/picture">
                <pic:pic xmlns:pic="http://schemas.openxmlformats.org/drawingml/2006/picture">
                  <pic:nvPicPr>
                    <pic:cNvPr id="0" name="Picture" descr="../Output/flock.png"/>
                    <pic:cNvPicPr>
                      <a:picLocks noChangeAspect="1" noChangeArrowheads="1"/>
                    </pic:cNvPicPr>
                  </pic:nvPicPr>
                  <pic:blipFill>
                    <a:blip r:embed="rId10"/>
                    <a:stretch>
                      <a:fillRect/>
                    </a:stretch>
                  </pic:blipFill>
                  <pic:spPr bwMode="auto">
                    <a:xfrm>
                      <a:off x="0" y="0"/>
                      <a:ext cx="5334000" cy="1595605"/>
                    </a:xfrm>
                    <a:prstGeom prst="rect">
                      <a:avLst/>
                    </a:prstGeom>
                    <a:noFill/>
                    <a:ln w="9525">
                      <a:noFill/>
                      <a:headEnd/>
                      <a:tailEnd/>
                    </a:ln>
                  </pic:spPr>
                </pic:pic>
              </a:graphicData>
            </a:graphic>
          </wp:inline>
        </w:drawing>
      </w:r>
    </w:p>
    <w:p w14:paraId="682BF3A4" w14:textId="0A3F5C9E" w:rsidR="00A50FF4" w:rsidRDefault="007646F2">
      <w:pPr>
        <w:pStyle w:val="ImageCaption"/>
      </w:pPr>
      <w:r>
        <w:t xml:space="preserve">Figure 2.1: Typical observation of a ruddy duck flock in winter: 4 male-like individuals with a white cheek and a black cap, 10 female-like individuals with a </w:t>
      </w:r>
      <w:del w:id="405" w:author="GUILLEMAIN Matthieu" w:date="2022-01-14T11:17:00Z">
        <w:r w:rsidDel="00C0187E">
          <w:delText xml:space="preserve">whitish </w:delText>
        </w:r>
      </w:del>
      <w:ins w:id="406" w:author="GUILLEMAIN Matthieu" w:date="2022-01-14T11:17:00Z">
        <w:r w:rsidR="00C0187E" w:rsidRPr="00C0187E">
          <w:rPr>
            <w:lang w:val="en-GB"/>
            <w:rPrChange w:id="407" w:author="GUILLEMAIN Matthieu" w:date="2022-01-14T11:17:00Z">
              <w:rPr>
                <w:lang w:val="fr-FR"/>
              </w:rPr>
            </w:rPrChange>
          </w:rPr>
          <w:t>p</w:t>
        </w:r>
        <w:r w:rsidR="00C0187E">
          <w:rPr>
            <w:lang w:val="en-GB"/>
          </w:rPr>
          <w:t>ale</w:t>
        </w:r>
        <w:r w:rsidR="00C0187E">
          <w:t xml:space="preserve"> </w:t>
        </w:r>
      </w:ins>
      <w:r>
        <w:t>cheek and a dark stripe across it, 3 unidentified individuals © Jay McGowan - 3 February 2013 - Tompkins, New York, United States</w:t>
      </w:r>
    </w:p>
    <w:p w14:paraId="792EB936" w14:textId="67B9B2CD" w:rsidR="00A50FF4" w:rsidRDefault="007646F2">
      <w:pPr>
        <w:pStyle w:val="Corpsdetexte"/>
      </w:pPr>
      <w:r>
        <w:lastRenderedPageBreak/>
        <w:t xml:space="preserve">It is noticeable that the apparent proportion of males in the counts </w:t>
      </w:r>
      <w:del w:id="408" w:author="GUILLEMAIN Matthieu" w:date="2022-01-14T11:24:00Z">
        <w:r w:rsidDel="00D90B98">
          <w:delText xml:space="preserve">from shore </w:delText>
        </w:r>
      </w:del>
      <w:r>
        <w:t xml:space="preserve">is far below the proportion of males in the samples from hunting bags (Figure 2.2). Assuming sex identification of </w:t>
      </w:r>
      <w:ins w:id="409" w:author="GUILLEMAIN Matthieu" w:date="2022-01-14T11:25:00Z">
        <w:r w:rsidR="00D90B98" w:rsidRPr="00D90B98">
          <w:rPr>
            <w:lang w:val="en-GB"/>
            <w:rPrChange w:id="410" w:author="GUILLEMAIN Matthieu" w:date="2022-01-14T11:25:00Z">
              <w:rPr>
                <w:lang w:val="fr-FR"/>
              </w:rPr>
            </w:rPrChange>
          </w:rPr>
          <w:t xml:space="preserve">shot birds </w:t>
        </w:r>
      </w:ins>
      <w:del w:id="411" w:author="GUILLEMAIN Matthieu" w:date="2022-01-14T11:25:00Z">
        <w:r w:rsidDel="00D90B98">
          <w:delText xml:space="preserve">samples </w:delText>
        </w:r>
      </w:del>
      <w:r>
        <w:t xml:space="preserve">is </w:t>
      </w:r>
      <w:del w:id="412" w:author="GUILLEMAIN Matthieu" w:date="2022-01-14T11:25:00Z">
        <w:r w:rsidDel="00D90B98">
          <w:delText xml:space="preserve">very </w:delText>
        </w:r>
      </w:del>
      <w:r>
        <w:t xml:space="preserve">accurate, such observation demonstrates that the counting method misses the identification of a significant </w:t>
      </w:r>
      <w:del w:id="413" w:author="GUILLEMAIN Matthieu" w:date="2022-01-14T11:25:00Z">
        <w:r w:rsidDel="00D90B98">
          <w:delText xml:space="preserve">part </w:delText>
        </w:r>
      </w:del>
      <w:ins w:id="414" w:author="GUILLEMAIN Matthieu" w:date="2022-01-14T11:25:00Z">
        <w:r w:rsidR="00D90B98" w:rsidRPr="00D90B98">
          <w:rPr>
            <w:lang w:val="en-GB"/>
            <w:rPrChange w:id="415" w:author="GUILLEMAIN Matthieu" w:date="2022-01-14T11:25:00Z">
              <w:rPr>
                <w:lang w:val="fr-FR"/>
              </w:rPr>
            </w:rPrChange>
          </w:rPr>
          <w:t>propor</w:t>
        </w:r>
        <w:r w:rsidR="00D90B98">
          <w:rPr>
            <w:lang w:val="en-GB"/>
          </w:rPr>
          <w:t>tion</w:t>
        </w:r>
        <w:r w:rsidR="00D90B98">
          <w:t xml:space="preserve"> </w:t>
        </w:r>
      </w:ins>
      <w:r>
        <w:t xml:space="preserve">of males in the population. In many waterfowl species, immature individuals of both sexes </w:t>
      </w:r>
      <w:ins w:id="416" w:author="GUILLEMAIN Matthieu" w:date="2022-01-14T11:29:00Z">
        <w:r w:rsidR="00D90B98" w:rsidRPr="00D90B98">
          <w:rPr>
            <w:lang w:val="en-GB"/>
            <w:rPrChange w:id="417" w:author="GUILLEMAIN Matthieu" w:date="2022-01-14T11:29:00Z">
              <w:rPr>
                <w:lang w:val="fr-FR"/>
              </w:rPr>
            </w:rPrChange>
          </w:rPr>
          <w:t>ma</w:t>
        </w:r>
        <w:r w:rsidR="00D90B98">
          <w:rPr>
            <w:lang w:val="en-GB"/>
          </w:rPr>
          <w:t xml:space="preserve">y </w:t>
        </w:r>
      </w:ins>
      <w:r>
        <w:t xml:space="preserve">display cover-up plumage similar to adult females </w:t>
      </w:r>
      <w:ins w:id="418" w:author="GUILLEMAIN Matthieu" w:date="2022-01-14T11:29:00Z">
        <w:r w:rsidR="00D90B98" w:rsidRPr="00D90B98">
          <w:rPr>
            <w:lang w:val="en-GB"/>
            <w:rPrChange w:id="419" w:author="GUILLEMAIN Matthieu" w:date="2022-01-14T11:29:00Z">
              <w:rPr>
                <w:lang w:val="fr-FR"/>
              </w:rPr>
            </w:rPrChange>
          </w:rPr>
          <w:t xml:space="preserve">for a </w:t>
        </w:r>
        <w:r w:rsidR="00D90B98">
          <w:rPr>
            <w:lang w:val="en-GB"/>
          </w:rPr>
          <w:t xml:space="preserve">long part of the winter </w:t>
        </w:r>
      </w:ins>
      <w:r>
        <w:t>(</w:t>
      </w:r>
      <w:hyperlink w:anchor="ref-Reeber2015">
        <w:r>
          <w:rPr>
            <w:rStyle w:val="Lienhypertexte"/>
          </w:rPr>
          <w:t>Reeber, 2015</w:t>
        </w:r>
      </w:hyperlink>
      <w:r>
        <w:t xml:space="preserve">). </w:t>
      </w:r>
      <w:commentRangeStart w:id="420"/>
      <w:r>
        <w:t xml:space="preserve">Consequently, the counts in winter allows adult males to be distinguished from all other individuals (adult females, immature females, and immature males). </w:t>
      </w:r>
      <w:commentRangeEnd w:id="420"/>
      <w:r w:rsidR="00D90B98">
        <w:rPr>
          <w:rStyle w:val="Marquedecommentaire"/>
        </w:rPr>
        <w:commentReference w:id="420"/>
      </w:r>
      <w:r>
        <w:t xml:space="preserve">This feature can be valuable to estimate the recruitment with two conditions. </w:t>
      </w:r>
      <w:commentRangeStart w:id="421"/>
      <w:r>
        <w:t>The season when adult males can be distinguished from all other individuals is sufficiently close to the breeding period to consider this age structure picture to be representative of the age structure of the breeding population</w:t>
      </w:r>
      <w:commentRangeEnd w:id="421"/>
      <w:r w:rsidR="002450D0">
        <w:rPr>
          <w:rStyle w:val="Marquedecommentaire"/>
        </w:rPr>
        <w:commentReference w:id="421"/>
      </w:r>
      <w:r>
        <w:t xml:space="preserve">. </w:t>
      </w:r>
      <w:commentRangeStart w:id="422"/>
      <w:r>
        <w:t>The adult sex ratio is known and stable over the considered time period.</w:t>
      </w:r>
      <w:commentRangeEnd w:id="422"/>
      <w:r w:rsidR="002450D0">
        <w:rPr>
          <w:rStyle w:val="Marquedecommentaire"/>
        </w:rPr>
        <w:commentReference w:id="422"/>
      </w:r>
    </w:p>
    <w:p w14:paraId="10843645" w14:textId="77777777" w:rsidR="00A50FF4" w:rsidRDefault="007646F2">
      <w:pPr>
        <w:pStyle w:val="CaptionedFigure"/>
      </w:pPr>
      <w:commentRangeStart w:id="423"/>
      <w:r>
        <w:rPr>
          <w:noProof/>
        </w:rPr>
        <w:drawing>
          <wp:inline distT="0" distB="0" distL="0" distR="0" wp14:anchorId="354FA5AA" wp14:editId="4B932CD8">
            <wp:extent cx="3663706" cy="3663706"/>
            <wp:effectExtent l="0" t="0" r="0" b="0"/>
            <wp:docPr id="2" name="Picture" descr="Figure 2.2: Apparent male proportion in winter counts vs male proportion in samples; for the first category, one point corresponds to the proportion of male-like plumage in a population counted in winter; for the second category, the male proportion is estimated from all ruddy ducks sampled over one year"/>
            <wp:cNvGraphicFramePr/>
            <a:graphic xmlns:a="http://schemas.openxmlformats.org/drawingml/2006/main">
              <a:graphicData uri="http://schemas.openxmlformats.org/drawingml/2006/picture">
                <pic:pic xmlns:pic="http://schemas.openxmlformats.org/drawingml/2006/picture">
                  <pic:nvPicPr>
                    <pic:cNvPr id="0" name="Picture" descr="../Output/plot_1_saved.png"/>
                    <pic:cNvPicPr>
                      <a:picLocks noChangeAspect="1" noChangeArrowheads="1"/>
                    </pic:cNvPicPr>
                  </pic:nvPicPr>
                  <pic:blipFill>
                    <a:blip r:embed="rId11"/>
                    <a:stretch>
                      <a:fillRect/>
                    </a:stretch>
                  </pic:blipFill>
                  <pic:spPr bwMode="auto">
                    <a:xfrm>
                      <a:off x="0" y="0"/>
                      <a:ext cx="3663706" cy="3663706"/>
                    </a:xfrm>
                    <a:prstGeom prst="rect">
                      <a:avLst/>
                    </a:prstGeom>
                    <a:noFill/>
                    <a:ln w="9525">
                      <a:noFill/>
                      <a:headEnd/>
                      <a:tailEnd/>
                    </a:ln>
                  </pic:spPr>
                </pic:pic>
              </a:graphicData>
            </a:graphic>
          </wp:inline>
        </w:drawing>
      </w:r>
      <w:commentRangeEnd w:id="423"/>
      <w:r w:rsidR="00D90B98">
        <w:rPr>
          <w:rStyle w:val="Marquedecommentaire"/>
        </w:rPr>
        <w:commentReference w:id="423"/>
      </w:r>
    </w:p>
    <w:p w14:paraId="3B22AD0A" w14:textId="3D1A92AE" w:rsidR="00A50FF4" w:rsidRDefault="007646F2">
      <w:pPr>
        <w:pStyle w:val="ImageCaption"/>
      </w:pPr>
      <w:r>
        <w:t xml:space="preserve">Figure 2.2: Apparent male </w:t>
      </w:r>
      <w:del w:id="424" w:author="GUILLEMAIN Matthieu" w:date="2022-01-14T11:37:00Z">
        <w:r w:rsidDel="00C361B4">
          <w:delText xml:space="preserve">proportion </w:delText>
        </w:r>
      </w:del>
      <w:ins w:id="425" w:author="GUILLEMAIN Matthieu" w:date="2022-01-14T11:37:00Z">
        <w:r w:rsidR="00C361B4" w:rsidRPr="00C361B4">
          <w:rPr>
            <w:lang w:val="en-GB"/>
            <w:rPrChange w:id="426" w:author="GUILLEMAIN Matthieu" w:date="2022-01-14T11:37:00Z">
              <w:rPr>
                <w:lang w:val="fr-FR"/>
              </w:rPr>
            </w:rPrChange>
          </w:rPr>
          <w:t>perc</w:t>
        </w:r>
        <w:r w:rsidR="00C361B4">
          <w:rPr>
            <w:lang w:val="en-GB"/>
          </w:rPr>
          <w:t>entage</w:t>
        </w:r>
        <w:r w:rsidR="00C361B4">
          <w:t xml:space="preserve"> </w:t>
        </w:r>
      </w:ins>
      <w:r>
        <w:t xml:space="preserve">in winter counts vs </w:t>
      </w:r>
      <w:del w:id="427" w:author="GUILLEMAIN Matthieu" w:date="2022-01-14T11:37:00Z">
        <w:r w:rsidDel="00C361B4">
          <w:delText xml:space="preserve">male proportion </w:delText>
        </w:r>
      </w:del>
      <w:r>
        <w:t xml:space="preserve">in </w:t>
      </w:r>
      <w:ins w:id="428" w:author="GUILLEMAIN Matthieu" w:date="2022-01-14T11:37:00Z">
        <w:r w:rsidR="00C361B4" w:rsidRPr="00C361B4">
          <w:rPr>
            <w:lang w:val="en-GB"/>
            <w:rPrChange w:id="429" w:author="GUILLEMAIN Matthieu" w:date="2022-01-14T11:37:00Z">
              <w:rPr>
                <w:lang w:val="fr-FR"/>
              </w:rPr>
            </w:rPrChange>
          </w:rPr>
          <w:t>sho</w:t>
        </w:r>
        <w:r w:rsidR="00C361B4">
          <w:rPr>
            <w:lang w:val="en-GB"/>
          </w:rPr>
          <w:t xml:space="preserve">t </w:t>
        </w:r>
      </w:ins>
      <w:r>
        <w:t xml:space="preserve">samples; for the first category, one point corresponds to the </w:t>
      </w:r>
      <w:del w:id="430" w:author="GUILLEMAIN Matthieu" w:date="2022-01-14T11:37:00Z">
        <w:r w:rsidDel="00C361B4">
          <w:delText xml:space="preserve">proportion </w:delText>
        </w:r>
      </w:del>
      <w:ins w:id="431" w:author="GUILLEMAIN Matthieu" w:date="2022-01-14T11:37:00Z">
        <w:r w:rsidR="00C361B4" w:rsidRPr="00C361B4">
          <w:rPr>
            <w:lang w:val="en-GB"/>
            <w:rPrChange w:id="432" w:author="GUILLEMAIN Matthieu" w:date="2022-01-14T11:37:00Z">
              <w:rPr>
                <w:lang w:val="fr-FR"/>
              </w:rPr>
            </w:rPrChange>
          </w:rPr>
          <w:t>per</w:t>
        </w:r>
        <w:r w:rsidR="00C361B4">
          <w:rPr>
            <w:lang w:val="en-GB"/>
          </w:rPr>
          <w:t>centage</w:t>
        </w:r>
        <w:r w:rsidR="00C361B4">
          <w:t xml:space="preserve"> </w:t>
        </w:r>
      </w:ins>
      <w:r>
        <w:t>of male-like plumage</w:t>
      </w:r>
      <w:ins w:id="433" w:author="GUILLEMAIN Matthieu" w:date="2022-01-14T11:37:00Z">
        <w:r w:rsidR="00C361B4" w:rsidRPr="00C361B4">
          <w:rPr>
            <w:lang w:val="en-GB"/>
            <w:rPrChange w:id="434" w:author="GUILLEMAIN Matthieu" w:date="2022-01-14T11:38:00Z">
              <w:rPr>
                <w:lang w:val="fr-FR"/>
              </w:rPr>
            </w:rPrChange>
          </w:rPr>
          <w:t>s</w:t>
        </w:r>
      </w:ins>
      <w:r>
        <w:t xml:space="preserve"> in a population counted in winter; for the second category, the </w:t>
      </w:r>
      <w:ins w:id="435" w:author="GUILLEMAIN Matthieu" w:date="2022-01-14T11:38:00Z">
        <w:r w:rsidR="00C361B4" w:rsidRPr="00C361B4">
          <w:rPr>
            <w:lang w:val="en-GB"/>
            <w:rPrChange w:id="436" w:author="GUILLEMAIN Matthieu" w:date="2022-01-14T11:38:00Z">
              <w:rPr>
                <w:lang w:val="fr-FR"/>
              </w:rPr>
            </w:rPrChange>
          </w:rPr>
          <w:t>p</w:t>
        </w:r>
        <w:r w:rsidR="00C361B4">
          <w:rPr>
            <w:lang w:val="en-GB"/>
          </w:rPr>
          <w:t xml:space="preserve">ercentage of </w:t>
        </w:r>
      </w:ins>
      <w:r>
        <w:t>male</w:t>
      </w:r>
      <w:ins w:id="437" w:author="GUILLEMAIN Matthieu" w:date="2022-01-14T11:38:00Z">
        <w:r w:rsidR="00C361B4" w:rsidRPr="00C361B4">
          <w:rPr>
            <w:lang w:val="en-GB"/>
            <w:rPrChange w:id="438" w:author="GUILLEMAIN Matthieu" w:date="2022-01-14T11:38:00Z">
              <w:rPr>
                <w:lang w:val="fr-FR"/>
              </w:rPr>
            </w:rPrChange>
          </w:rPr>
          <w:t>s</w:t>
        </w:r>
      </w:ins>
      <w:r>
        <w:t xml:space="preserve"> </w:t>
      </w:r>
      <w:del w:id="439" w:author="GUILLEMAIN Matthieu" w:date="2022-01-14T11:38:00Z">
        <w:r w:rsidDel="00C361B4">
          <w:delText xml:space="preserve">proportion </w:delText>
        </w:r>
      </w:del>
      <w:r>
        <w:t xml:space="preserve">is estimated from all ruddy ducks </w:t>
      </w:r>
      <w:del w:id="440" w:author="GUILLEMAIN Matthieu" w:date="2022-01-14T11:38:00Z">
        <w:r w:rsidDel="00C361B4">
          <w:delText xml:space="preserve">sampled </w:delText>
        </w:r>
      </w:del>
      <w:ins w:id="441" w:author="GUILLEMAIN Matthieu" w:date="2022-01-14T11:38:00Z">
        <w:r w:rsidR="00C361B4" w:rsidRPr="00C361B4">
          <w:rPr>
            <w:lang w:val="en-GB"/>
            <w:rPrChange w:id="442" w:author="GUILLEMAIN Matthieu" w:date="2022-01-14T11:38:00Z">
              <w:rPr>
                <w:lang w:val="fr-FR"/>
              </w:rPr>
            </w:rPrChange>
          </w:rPr>
          <w:t>shot</w:t>
        </w:r>
        <w:r w:rsidR="00C361B4">
          <w:t xml:space="preserve"> </w:t>
        </w:r>
      </w:ins>
      <w:r>
        <w:t>over one year</w:t>
      </w:r>
    </w:p>
    <w:p w14:paraId="3C552669" w14:textId="3FF3F54A" w:rsidR="00A50FF4" w:rsidRDefault="007646F2">
      <w:pPr>
        <w:pStyle w:val="Corpsdetexte"/>
      </w:pPr>
      <w:r>
        <w:t xml:space="preserve">The demography of both ruddy duck populations has been tracked thanks to exhaustive counts on the wintering spots during the period between </w:t>
      </w:r>
      <w:commentRangeStart w:id="443"/>
      <w:r>
        <w:t>December 1 and January 31</w:t>
      </w:r>
      <w:commentRangeEnd w:id="443"/>
      <w:r w:rsidR="00C361B4">
        <w:rPr>
          <w:rStyle w:val="Marquedecommentaire"/>
        </w:rPr>
        <w:commentReference w:id="443"/>
      </w:r>
      <w:r>
        <w:t xml:space="preserve">. </w:t>
      </w:r>
      <w:commentRangeStart w:id="444"/>
      <w:r>
        <w:t xml:space="preserve">Controlled </w:t>
      </w:r>
      <w:commentRangeEnd w:id="444"/>
      <w:r w:rsidR="00C361B4">
        <w:rPr>
          <w:rStyle w:val="Marquedecommentaire"/>
        </w:rPr>
        <w:commentReference w:id="444"/>
      </w:r>
      <w:r>
        <w:t xml:space="preserve">individuals between the counting date and the beginning of the reproduction period (set up to May 1 upon field observations of nests and </w:t>
      </w:r>
      <w:hyperlink w:anchor="ref-Bellrose1980">
        <w:r>
          <w:rPr>
            <w:rStyle w:val="Lienhypertexte"/>
          </w:rPr>
          <w:t>Bellrose</w:t>
        </w:r>
      </w:hyperlink>
      <w:r>
        <w:t xml:space="preserve"> (</w:t>
      </w:r>
      <w:hyperlink w:anchor="ref-Bellrose1980">
        <w:r>
          <w:rPr>
            <w:rStyle w:val="Lienhypertexte"/>
          </w:rPr>
          <w:t>1980</w:t>
        </w:r>
      </w:hyperlink>
      <w:r>
        <w:t>)) were subtracted from the winter count to get a proxy of the breeding population size. Time series show that the two populations follow</w:t>
      </w:r>
      <w:ins w:id="445" w:author="GUILLEMAIN Matthieu" w:date="2022-01-14T11:41:00Z">
        <w:r w:rsidR="00C361B4" w:rsidRPr="00E75D9B">
          <w:rPr>
            <w:lang w:val="en-GB"/>
            <w:rPrChange w:id="446" w:author="GUILLEMAIN Matthieu" w:date="2022-01-14T11:41:00Z">
              <w:rPr>
                <w:lang w:val="fr-FR"/>
              </w:rPr>
            </w:rPrChange>
          </w:rPr>
          <w:t>ed</w:t>
        </w:r>
      </w:ins>
      <w:r>
        <w:t xml:space="preserve"> similar demographic histories (Figure 2.3). They grew freely in both countries until 1999. Control measures have </w:t>
      </w:r>
      <w:ins w:id="447" w:author="GUILLEMAIN Matthieu" w:date="2022-01-14T11:41:00Z">
        <w:r w:rsidR="00E75D9B">
          <w:t xml:space="preserve">then </w:t>
        </w:r>
      </w:ins>
      <w:r>
        <w:t xml:space="preserve">been </w:t>
      </w:r>
      <w:del w:id="448" w:author="GUILLEMAIN Matthieu" w:date="2022-01-14T11:41:00Z">
        <w:r w:rsidDel="00E75D9B">
          <w:delText xml:space="preserve">then </w:delText>
        </w:r>
      </w:del>
      <w:r>
        <w:t xml:space="preserve">applied from </w:t>
      </w:r>
      <w:r>
        <w:lastRenderedPageBreak/>
        <w:t>1999 to 2005 in the UK and from 1999 to 2018 in France. In both countries, these management measures led to</w:t>
      </w:r>
      <w:ins w:id="449" w:author="GUILLEMAIN Matthieu" w:date="2022-01-14T11:42:00Z">
        <w:r w:rsidR="00E75D9B" w:rsidRPr="00E75D9B">
          <w:rPr>
            <w:lang w:val="en-GB"/>
            <w:rPrChange w:id="450" w:author="GUILLEMAIN Matthieu" w:date="2022-01-14T11:42:00Z">
              <w:rPr>
                <w:lang w:val="fr-FR"/>
              </w:rPr>
            </w:rPrChange>
          </w:rPr>
          <w:t xml:space="preserve"> </w:t>
        </w:r>
        <w:r w:rsidR="00E75D9B">
          <w:rPr>
            <w:lang w:val="en-GB"/>
          </w:rPr>
          <w:t xml:space="preserve">a halt in the </w:t>
        </w:r>
      </w:ins>
      <w:del w:id="451" w:author="GUILLEMAIN Matthieu" w:date="2022-01-14T11:42:00Z">
        <w:r w:rsidDel="00E75D9B">
          <w:delText xml:space="preserve"> stop the </w:delText>
        </w:r>
      </w:del>
      <w:r>
        <w:t xml:space="preserve">expansion of the ruddy ducks. From 2005 in the UK and from 2018 in France, higher control effort led to a rapid depletion in both populations. This history underlines that both populations </w:t>
      </w:r>
      <w:del w:id="452" w:author="GUILLEMAIN Matthieu" w:date="2022-01-14T11:42:00Z">
        <w:r w:rsidDel="00E75D9B">
          <w:delText xml:space="preserve">observed </w:delText>
        </w:r>
      </w:del>
      <w:ins w:id="453" w:author="GUILLEMAIN Matthieu" w:date="2022-01-14T11:42:00Z">
        <w:r w:rsidR="00E75D9B" w:rsidRPr="00E75D9B">
          <w:rPr>
            <w:lang w:val="en-GB"/>
            <w:rPrChange w:id="454" w:author="GUILLEMAIN Matthieu" w:date="2022-01-14T11:42:00Z">
              <w:rPr>
                <w:lang w:val="fr-FR"/>
              </w:rPr>
            </w:rPrChange>
          </w:rPr>
          <w:t>ex</w:t>
        </w:r>
        <w:r w:rsidR="00E75D9B">
          <w:rPr>
            <w:lang w:val="en-GB"/>
          </w:rPr>
          <w:t>perienced</w:t>
        </w:r>
        <w:r w:rsidR="00E75D9B">
          <w:t xml:space="preserve"> </w:t>
        </w:r>
      </w:ins>
      <w:r>
        <w:t xml:space="preserve">a large spectrum of harvest effort, from no </w:t>
      </w:r>
      <w:del w:id="455" w:author="GUILLEMAIN Matthieu" w:date="2022-01-14T11:42:00Z">
        <w:r w:rsidDel="00E75D9B">
          <w:delText xml:space="preserve">pressure </w:delText>
        </w:r>
      </w:del>
      <w:r>
        <w:t xml:space="preserve">to very high pressure. For </w:t>
      </w:r>
      <w:ins w:id="456" w:author="GUILLEMAIN Matthieu" w:date="2022-01-14T11:42:00Z">
        <w:r w:rsidR="00E75D9B" w:rsidRPr="00E75D9B">
          <w:rPr>
            <w:lang w:val="en-GB"/>
            <w:rPrChange w:id="457" w:author="GUILLEMAIN Matthieu" w:date="2022-01-14T11:43:00Z">
              <w:rPr>
                <w:lang w:val="fr-FR"/>
              </w:rPr>
            </w:rPrChange>
          </w:rPr>
          <w:t xml:space="preserve">the </w:t>
        </w:r>
      </w:ins>
      <w:r>
        <w:t xml:space="preserve">sake of interpretation, the time period 2001-2004 was classified in the </w:t>
      </w:r>
      <w:r>
        <w:rPr>
          <w:i/>
          <w:iCs/>
        </w:rPr>
        <w:t>no harvest</w:t>
      </w:r>
      <w:r>
        <w:t xml:space="preserve"> category in France because the harvest pressure applied over this period was very limited with no effect on </w:t>
      </w:r>
      <w:del w:id="458" w:author="GUILLEMAIN Matthieu" w:date="2022-01-14T11:43:00Z">
        <w:r w:rsidDel="00E75D9B">
          <w:delText xml:space="preserve">the </w:delText>
        </w:r>
      </w:del>
      <w:r>
        <w:t>population growth.</w:t>
      </w:r>
    </w:p>
    <w:p w14:paraId="29AF5274" w14:textId="77777777" w:rsidR="00A50FF4" w:rsidRDefault="007646F2">
      <w:pPr>
        <w:pStyle w:val="CaptionedFigure"/>
      </w:pPr>
      <w:commentRangeStart w:id="459"/>
      <w:r>
        <w:rPr>
          <w:noProof/>
        </w:rPr>
        <w:drawing>
          <wp:inline distT="0" distB="0" distL="0" distR="0" wp14:anchorId="682C3C3F" wp14:editId="04103EAB">
            <wp:extent cx="5334000" cy="3810000"/>
            <wp:effectExtent l="0" t="0" r="0" b="0"/>
            <wp:docPr id="3" name="Picture" descr="Figure 2.3: Evolution of the size of the two ruddy duck populations in light of the harvest pressure and the data time series"/>
            <wp:cNvGraphicFramePr/>
            <a:graphic xmlns:a="http://schemas.openxmlformats.org/drawingml/2006/main">
              <a:graphicData uri="http://schemas.openxmlformats.org/drawingml/2006/picture">
                <pic:pic xmlns:pic="http://schemas.openxmlformats.org/drawingml/2006/picture">
                  <pic:nvPicPr>
                    <pic:cNvPr id="0" name="Picture" descr="../Output/plot_2.png"/>
                    <pic:cNvPicPr>
                      <a:picLocks noChangeAspect="1" noChangeArrowheads="1"/>
                    </pic:cNvPicPr>
                  </pic:nvPicPr>
                  <pic:blipFill>
                    <a:blip r:embed="rId12"/>
                    <a:stretch>
                      <a:fillRect/>
                    </a:stretch>
                  </pic:blipFill>
                  <pic:spPr bwMode="auto">
                    <a:xfrm>
                      <a:off x="0" y="0"/>
                      <a:ext cx="5334000" cy="3810000"/>
                    </a:xfrm>
                    <a:prstGeom prst="rect">
                      <a:avLst/>
                    </a:prstGeom>
                    <a:noFill/>
                    <a:ln w="9525">
                      <a:noFill/>
                      <a:headEnd/>
                      <a:tailEnd/>
                    </a:ln>
                  </pic:spPr>
                </pic:pic>
              </a:graphicData>
            </a:graphic>
          </wp:inline>
        </w:drawing>
      </w:r>
      <w:commentRangeEnd w:id="459"/>
      <w:r w:rsidR="00E75D9B">
        <w:rPr>
          <w:rStyle w:val="Marquedecommentaire"/>
        </w:rPr>
        <w:commentReference w:id="459"/>
      </w:r>
    </w:p>
    <w:p w14:paraId="45FAEA7B" w14:textId="77777777" w:rsidR="00A50FF4" w:rsidRDefault="007646F2">
      <w:pPr>
        <w:pStyle w:val="ImageCaption"/>
      </w:pPr>
      <w:r>
        <w:t>Figure 2.3: Evolution of the size of the two ruddy duck populations in light of the harvest pressure and the data time series</w:t>
      </w:r>
    </w:p>
    <w:p w14:paraId="46024F51" w14:textId="11890482" w:rsidR="00A50FF4" w:rsidRDefault="007646F2">
      <w:pPr>
        <w:pStyle w:val="Corpsdetexte"/>
      </w:pPr>
      <w:r>
        <w:t xml:space="preserve">The counting dataset, which differentiates the male-like from the female-like individuals in winter, covers 7 years and 19 years in UK and </w:t>
      </w:r>
      <w:del w:id="460" w:author="GUILLEMAIN Matthieu" w:date="2022-01-14T11:44:00Z">
        <w:r w:rsidDel="00E75D9B">
          <w:delText>France</w:delText>
        </w:r>
      </w:del>
      <w:ins w:id="461" w:author="GUILLEMAIN Matthieu" w:date="2022-01-14T11:44:00Z">
        <w:r w:rsidR="00E75D9B">
          <w:t>France</w:t>
        </w:r>
        <w:r w:rsidR="00E75D9B" w:rsidRPr="00E75D9B">
          <w:rPr>
            <w:lang w:val="en-GB"/>
            <w:rPrChange w:id="462" w:author="GUILLEMAIN Matthieu" w:date="2022-01-14T11:45:00Z">
              <w:rPr>
                <w:lang w:val="fr-FR"/>
              </w:rPr>
            </w:rPrChange>
          </w:rPr>
          <w:t>,</w:t>
        </w:r>
      </w:ins>
      <w:r>
        <w:t xml:space="preserve"> respectively (Figure 2.3). Combined together, the counting datasets cover different population dynamics corresponding to a gradient of harvest pressure. In France, data before 2004 correspond to a period of population growth with (almost) no harvest pressure, whereas data in the following years correspond to a stabilized population size with a significant level of harvest pressure (Figure 2.3). In </w:t>
      </w:r>
      <w:ins w:id="463" w:author="GUILLEMAIN Matthieu" w:date="2022-01-14T11:45:00Z">
        <w:r w:rsidR="00E75D9B" w:rsidRPr="00E75D9B">
          <w:rPr>
            <w:lang w:val="en-GB"/>
            <w:rPrChange w:id="464" w:author="GUILLEMAIN Matthieu" w:date="2022-01-14T11:45:00Z">
              <w:rPr>
                <w:lang w:val="fr-FR"/>
              </w:rPr>
            </w:rPrChange>
          </w:rPr>
          <w:t>th</w:t>
        </w:r>
        <w:r w:rsidR="00E75D9B">
          <w:rPr>
            <w:lang w:val="en-GB"/>
          </w:rPr>
          <w:t xml:space="preserve">e </w:t>
        </w:r>
      </w:ins>
      <w:r>
        <w:t xml:space="preserve">UK, the counting data correspond to a quick population depletion associated </w:t>
      </w:r>
      <w:ins w:id="465" w:author="GUILLEMAIN Matthieu" w:date="2022-01-14T11:45:00Z">
        <w:r w:rsidR="00E75D9B" w:rsidRPr="00E75D9B">
          <w:rPr>
            <w:lang w:val="en-GB"/>
            <w:rPrChange w:id="466" w:author="GUILLEMAIN Matthieu" w:date="2022-01-14T11:45:00Z">
              <w:rPr>
                <w:lang w:val="fr-FR"/>
              </w:rPr>
            </w:rPrChange>
          </w:rPr>
          <w:t>wi</w:t>
        </w:r>
        <w:r w:rsidR="00E75D9B">
          <w:rPr>
            <w:lang w:val="en-GB"/>
          </w:rPr>
          <w:t>th</w:t>
        </w:r>
      </w:ins>
      <w:del w:id="467" w:author="GUILLEMAIN Matthieu" w:date="2022-01-14T11:45:00Z">
        <w:r w:rsidDel="00E75D9B">
          <w:delText>to</w:delText>
        </w:r>
      </w:del>
      <w:r>
        <w:t xml:space="preserve"> a high level of harvest pressure, especially before the reproduction period. In parallel, the </w:t>
      </w:r>
      <w:commentRangeStart w:id="468"/>
      <w:r>
        <w:t xml:space="preserve">sampling </w:t>
      </w:r>
      <w:commentRangeEnd w:id="468"/>
      <w:r w:rsidR="00E75D9B">
        <w:rPr>
          <w:rStyle w:val="Marquedecommentaire"/>
        </w:rPr>
        <w:commentReference w:id="468"/>
      </w:r>
      <w:r>
        <w:t>dataset, which corresponds to individuals shot in winter during control operations, covers 9 years only in UK, with 5 years in common with the corresponding counting time series.</w:t>
      </w:r>
    </w:p>
    <w:p w14:paraId="61A9C013" w14:textId="77777777" w:rsidR="00A50FF4" w:rsidRDefault="007646F2">
      <w:pPr>
        <w:pStyle w:val="Titre2"/>
      </w:pPr>
      <w:bookmarkStart w:id="469" w:name="X0cf031782e27ae32f6093efb5e2b9cdd4ca22ab"/>
      <w:bookmarkEnd w:id="362"/>
      <w:r>
        <w:rPr>
          <w:rStyle w:val="SectionNumber"/>
        </w:rPr>
        <w:lastRenderedPageBreak/>
        <w:t>2.2</w:t>
      </w:r>
      <w:r>
        <w:tab/>
        <w:t>Recruitment rate inference from count data</w:t>
      </w:r>
    </w:p>
    <w:p w14:paraId="483A7716" w14:textId="21696718" w:rsidR="00A50FF4" w:rsidRDefault="007646F2">
      <w:pPr>
        <w:pStyle w:val="FirstParagraph"/>
      </w:pPr>
      <w:r>
        <w:t xml:space="preserve">Adult sex ratio in waterfowl is generally biased towards males (Figure 2.2, </w:t>
      </w:r>
      <w:hyperlink w:anchor="ref-Wood2021">
        <w:r>
          <w:rPr>
            <w:rStyle w:val="Lienhypertexte"/>
          </w:rPr>
          <w:t>Wood et al.</w:t>
        </w:r>
      </w:hyperlink>
      <w:r>
        <w:t xml:space="preserve"> (</w:t>
      </w:r>
      <w:hyperlink w:anchor="ref-Wood2021">
        <w:r>
          <w:rPr>
            <w:rStyle w:val="Lienhypertexte"/>
          </w:rPr>
          <w:t>2021</w:t>
        </w:r>
      </w:hyperlink>
      <w:r>
        <w:t xml:space="preserve">)). As a consequence, deducing the </w:t>
      </w:r>
      <w:del w:id="470" w:author="GUILLEMAIN Matthieu" w:date="2022-01-14T12:00:00Z">
        <w:r w:rsidDel="00E75D9B">
          <w:delText xml:space="preserve">immature </w:delText>
        </w:r>
      </w:del>
      <w:r>
        <w:t xml:space="preserve">proportion </w:t>
      </w:r>
      <w:ins w:id="471" w:author="GUILLEMAIN Matthieu" w:date="2022-01-14T12:00:00Z">
        <w:r w:rsidR="00E75D9B" w:rsidRPr="00E75D9B">
          <w:rPr>
            <w:lang w:val="en-GB"/>
            <w:rPrChange w:id="472" w:author="GUILLEMAIN Matthieu" w:date="2022-01-14T12:00:00Z">
              <w:rPr>
                <w:lang w:val="fr-FR"/>
              </w:rPr>
            </w:rPrChange>
          </w:rPr>
          <w:t xml:space="preserve">of </w:t>
        </w:r>
        <w:r w:rsidR="00E75D9B">
          <w:rPr>
            <w:lang w:val="en-GB"/>
          </w:rPr>
          <w:t xml:space="preserve">immatures </w:t>
        </w:r>
      </w:ins>
      <w:r>
        <w:t xml:space="preserve">from the </w:t>
      </w:r>
      <w:ins w:id="473" w:author="GUILLEMAIN Matthieu" w:date="2022-01-14T12:00:00Z">
        <w:r w:rsidR="00E75D9B" w:rsidRPr="00E75D9B">
          <w:rPr>
            <w:lang w:val="en-GB"/>
            <w:rPrChange w:id="474" w:author="GUILLEMAIN Matthieu" w:date="2022-01-14T12:00:00Z">
              <w:rPr>
                <w:lang w:val="fr-FR"/>
              </w:rPr>
            </w:rPrChange>
          </w:rPr>
          <w:t>proportio</w:t>
        </w:r>
        <w:r w:rsidR="00E75D9B">
          <w:rPr>
            <w:lang w:val="en-GB"/>
          </w:rPr>
          <w:t xml:space="preserve">n of </w:t>
        </w:r>
      </w:ins>
      <w:r>
        <w:t>adult male</w:t>
      </w:r>
      <w:ins w:id="475" w:author="GUILLEMAIN Matthieu" w:date="2022-01-14T12:00:00Z">
        <w:r w:rsidR="00E75D9B" w:rsidRPr="00E75D9B">
          <w:rPr>
            <w:lang w:val="en-GB"/>
            <w:rPrChange w:id="476" w:author="GUILLEMAIN Matthieu" w:date="2022-01-14T12:00:00Z">
              <w:rPr>
                <w:lang w:val="fr-FR"/>
              </w:rPr>
            </w:rPrChange>
          </w:rPr>
          <w:t>s</w:t>
        </w:r>
      </w:ins>
      <w:r>
        <w:t xml:space="preserve"> </w:t>
      </w:r>
      <w:del w:id="477" w:author="GUILLEMAIN Matthieu" w:date="2022-01-14T12:00:00Z">
        <w:r w:rsidDel="00E75D9B">
          <w:delText xml:space="preserve">proportion </w:delText>
        </w:r>
      </w:del>
      <w:r>
        <w:t xml:space="preserve">is not straightforward because the </w:t>
      </w:r>
      <w:del w:id="478" w:author="GUILLEMAIN Matthieu" w:date="2022-01-14T12:00:00Z">
        <w:r w:rsidDel="00636ED3">
          <w:delText xml:space="preserve">adult </w:delText>
        </w:r>
      </w:del>
      <w:r>
        <w:t xml:space="preserve">proportion </w:t>
      </w:r>
      <w:ins w:id="479" w:author="GUILLEMAIN Matthieu" w:date="2022-01-14T12:00:00Z">
        <w:r w:rsidR="00636ED3" w:rsidRPr="00636ED3">
          <w:rPr>
            <w:lang w:val="en-GB"/>
            <w:rPrChange w:id="480" w:author="GUILLEMAIN Matthieu" w:date="2022-01-14T12:00:00Z">
              <w:rPr>
                <w:lang w:val="fr-FR"/>
              </w:rPr>
            </w:rPrChange>
          </w:rPr>
          <w:t>of adult</w:t>
        </w:r>
        <w:r w:rsidR="00636ED3">
          <w:rPr>
            <w:lang w:val="en-GB"/>
          </w:rPr>
          <w:t xml:space="preserve">s </w:t>
        </w:r>
      </w:ins>
      <w:r>
        <w:t xml:space="preserve">is not just twice as much as the </w:t>
      </w:r>
      <w:ins w:id="481" w:author="GUILLEMAIN Matthieu" w:date="2022-01-14T12:01:00Z">
        <w:r w:rsidR="00636ED3" w:rsidRPr="00636ED3">
          <w:rPr>
            <w:lang w:val="en-GB"/>
            <w:rPrChange w:id="482" w:author="GUILLEMAIN Matthieu" w:date="2022-01-14T12:01:00Z">
              <w:rPr>
                <w:lang w:val="fr-FR"/>
              </w:rPr>
            </w:rPrChange>
          </w:rPr>
          <w:t>p</w:t>
        </w:r>
        <w:r w:rsidR="00636ED3">
          <w:rPr>
            <w:lang w:val="en-GB"/>
          </w:rPr>
          <w:t xml:space="preserve">roportion of </w:t>
        </w:r>
      </w:ins>
      <w:r>
        <w:t xml:space="preserve">male-like </w:t>
      </w:r>
      <w:del w:id="483" w:author="GUILLEMAIN Matthieu" w:date="2022-01-14T12:01:00Z">
        <w:r w:rsidDel="00636ED3">
          <w:delText>proportion</w:delText>
        </w:r>
      </w:del>
      <w:ins w:id="484" w:author="GUILLEMAIN Matthieu" w:date="2022-01-14T12:01:00Z">
        <w:r w:rsidR="00636ED3" w:rsidRPr="00636ED3">
          <w:rPr>
            <w:lang w:val="en-GB"/>
            <w:rPrChange w:id="485" w:author="GUILLEMAIN Matthieu" w:date="2022-01-14T12:01:00Z">
              <w:rPr>
                <w:lang w:val="fr-FR"/>
              </w:rPr>
            </w:rPrChange>
          </w:rPr>
          <w:t>individuals</w:t>
        </w:r>
      </w:ins>
      <w:r>
        <w:t>. Even if the adult sex ratio may vary over a long time range, it is relatively stable over a few years (</w:t>
      </w:r>
      <w:hyperlink w:anchor="ref-Wood2021">
        <w:r>
          <w:rPr>
            <w:rStyle w:val="Lienhypertexte"/>
          </w:rPr>
          <w:t>Wood et al., 2021</w:t>
        </w:r>
      </w:hyperlink>
      <w:r>
        <w:t xml:space="preserve">). Sex identification in adult samples from hunting bags was available for both ruddy duck populations. However, the small population size in France prevents from getting precise adult sex ratios. A comparison over months in </w:t>
      </w:r>
      <w:ins w:id="486" w:author="GUILLEMAIN Matthieu" w:date="2022-01-14T12:01:00Z">
        <w:r w:rsidR="00636ED3" w:rsidRPr="00636ED3">
          <w:rPr>
            <w:lang w:val="en-GB"/>
            <w:rPrChange w:id="487" w:author="GUILLEMAIN Matthieu" w:date="2022-01-14T12:01:00Z">
              <w:rPr>
                <w:lang w:val="fr-FR"/>
              </w:rPr>
            </w:rPrChange>
          </w:rPr>
          <w:t xml:space="preserve">the </w:t>
        </w:r>
      </w:ins>
      <w:r>
        <w:t xml:space="preserve">UK showed no difference in </w:t>
      </w:r>
      <w:ins w:id="488" w:author="GUILLEMAIN Matthieu" w:date="2022-01-14T12:01:00Z">
        <w:r w:rsidR="00636ED3" w:rsidRPr="00636ED3">
          <w:rPr>
            <w:lang w:val="en-GB"/>
            <w:rPrChange w:id="489" w:author="GUILLEMAIN Matthieu" w:date="2022-01-14T12:01:00Z">
              <w:rPr>
                <w:lang w:val="fr-FR"/>
              </w:rPr>
            </w:rPrChange>
          </w:rPr>
          <w:t>the p</w:t>
        </w:r>
        <w:r w:rsidR="00636ED3">
          <w:rPr>
            <w:lang w:val="en-GB"/>
          </w:rPr>
          <w:t xml:space="preserve">roportion of </w:t>
        </w:r>
      </w:ins>
      <w:r>
        <w:t>male</w:t>
      </w:r>
      <w:ins w:id="490" w:author="GUILLEMAIN Matthieu" w:date="2022-01-14T12:01:00Z">
        <w:r w:rsidR="00636ED3" w:rsidRPr="00636ED3">
          <w:rPr>
            <w:lang w:val="en-GB"/>
            <w:rPrChange w:id="491" w:author="GUILLEMAIN Matthieu" w:date="2022-01-14T12:01:00Z">
              <w:rPr>
                <w:lang w:val="fr-FR"/>
              </w:rPr>
            </w:rPrChange>
          </w:rPr>
          <w:t>s</w:t>
        </w:r>
      </w:ins>
      <w:del w:id="492" w:author="GUILLEMAIN Matthieu" w:date="2022-01-14T12:01:00Z">
        <w:r w:rsidDel="00636ED3">
          <w:delText xml:space="preserve"> proportion</w:delText>
        </w:r>
      </w:del>
      <w:r>
        <w:t xml:space="preserve">, so adult samples collected over the whole year were used to estimate the </w:t>
      </w:r>
      <w:ins w:id="493" w:author="GUILLEMAIN Matthieu" w:date="2022-01-14T12:01:00Z">
        <w:r w:rsidR="00636ED3" w:rsidRPr="00636ED3">
          <w:rPr>
            <w:lang w:val="en-GB"/>
            <w:rPrChange w:id="494" w:author="GUILLEMAIN Matthieu" w:date="2022-01-14T12:01:00Z">
              <w:rPr>
                <w:lang w:val="fr-FR"/>
              </w:rPr>
            </w:rPrChange>
          </w:rPr>
          <w:t>proportion</w:t>
        </w:r>
        <w:r w:rsidR="00636ED3">
          <w:rPr>
            <w:lang w:val="en-GB"/>
          </w:rPr>
          <w:t xml:space="preserve"> of </w:t>
        </w:r>
      </w:ins>
      <w:r>
        <w:t>male</w:t>
      </w:r>
      <w:ins w:id="495" w:author="GUILLEMAIN Matthieu" w:date="2022-01-14T12:01:00Z">
        <w:r w:rsidR="00636ED3" w:rsidRPr="00636ED3">
          <w:rPr>
            <w:lang w:val="en-GB"/>
            <w:rPrChange w:id="496" w:author="GUILLEMAIN Matthieu" w:date="2022-01-14T12:01:00Z">
              <w:rPr>
                <w:lang w:val="fr-FR"/>
              </w:rPr>
            </w:rPrChange>
          </w:rPr>
          <w:t>s</w:t>
        </w:r>
      </w:ins>
      <w:del w:id="497" w:author="GUILLEMAIN Matthieu" w:date="2022-01-14T12:01:00Z">
        <w:r w:rsidDel="00636ED3">
          <w:delText xml:space="preserve"> proportion</w:delText>
        </w:r>
      </w:del>
      <w:r>
        <w:t xml:space="preserve">. A comparison of male proportion among years with more </w:t>
      </w:r>
      <w:ins w:id="498" w:author="GUILLEMAIN Matthieu" w:date="2022-01-14T12:02:00Z">
        <w:r w:rsidR="00636ED3" w:rsidRPr="00636ED3">
          <w:rPr>
            <w:lang w:val="en-GB"/>
            <w:rPrChange w:id="499" w:author="GUILLEMAIN Matthieu" w:date="2022-01-14T12:02:00Z">
              <w:rPr>
                <w:lang w:val="fr-FR"/>
              </w:rPr>
            </w:rPrChange>
          </w:rPr>
          <w:t xml:space="preserve">than </w:t>
        </w:r>
      </w:ins>
      <w:r>
        <w:t xml:space="preserve">500 samples did not show significant interannual differences. As a consequence, all adult samples were pooled to estimate the </w:t>
      </w:r>
      <w:ins w:id="500" w:author="GUILLEMAIN Matthieu" w:date="2022-01-14T12:27:00Z">
        <w:r w:rsidR="007F51FB">
          <w:t xml:space="preserve">proportion </w:t>
        </w:r>
        <w:r w:rsidR="007F51FB" w:rsidRPr="007F51FB">
          <w:rPr>
            <w:lang w:val="en-GB"/>
            <w:rPrChange w:id="501" w:author="GUILLEMAIN Matthieu" w:date="2022-01-14T12:27:00Z">
              <w:rPr>
                <w:lang w:val="fr-FR"/>
              </w:rPr>
            </w:rPrChange>
          </w:rPr>
          <w:t xml:space="preserve">of </w:t>
        </w:r>
      </w:ins>
      <w:r>
        <w:t xml:space="preserve">male </w:t>
      </w:r>
      <w:del w:id="502" w:author="GUILLEMAIN Matthieu" w:date="2022-01-14T12:27:00Z">
        <w:r w:rsidDel="007F51FB">
          <w:delText xml:space="preserve">proportion </w:delText>
        </w:r>
      </w:del>
      <w:r>
        <w:t>in adults, see Equation (2.1).</w:t>
      </w:r>
    </w:p>
    <w:p w14:paraId="05F76D33" w14:textId="77777777" w:rsidR="00A50FF4" w:rsidRDefault="007646F2">
      <w:pPr>
        <w:pStyle w:val="Corpsdetexte"/>
      </w:pPr>
      <w:r>
        <w:t>Assuming the additive property of the binomial distribution, the proportion of immature individuals can be deduced from the cumulated counts of male-like individuals in the wintering population, see Equation (2.2). Only years with more than 100 individuals were selected. From this proportion and abundance index of breeding population sizes, the recruitment rate is straightforward, see Equation (2.3). If the absolute value of the breeding population size is accessible, the recruitment can be estimated, see Equation (2.4).</w:t>
      </w:r>
    </w:p>
    <w:tbl>
      <w:tblPr>
        <w:tblStyle w:val="Table"/>
        <w:tblW w:w="5000" w:type="pct"/>
        <w:tblLook w:val="0020" w:firstRow="1" w:lastRow="0" w:firstColumn="0" w:lastColumn="0" w:noHBand="0" w:noVBand="0"/>
      </w:tblPr>
      <w:tblGrid>
        <w:gridCol w:w="1108"/>
        <w:gridCol w:w="1301"/>
        <w:gridCol w:w="6997"/>
      </w:tblGrid>
      <w:tr w:rsidR="00A50FF4" w14:paraId="4A0AEDDD" w14:textId="77777777" w:rsidTr="00A50FF4">
        <w:trPr>
          <w:cnfStyle w:val="100000000000" w:firstRow="1" w:lastRow="0" w:firstColumn="0" w:lastColumn="0" w:oddVBand="0" w:evenVBand="0" w:oddHBand="0" w:evenHBand="0" w:firstRowFirstColumn="0" w:firstRowLastColumn="0" w:lastRowFirstColumn="0" w:lastRowLastColumn="0"/>
          <w:tblHeader/>
        </w:trPr>
        <w:tc>
          <w:tcPr>
            <w:tcW w:w="0" w:type="auto"/>
          </w:tcPr>
          <w:p w14:paraId="0024E7B7" w14:textId="77777777" w:rsidR="00A50FF4" w:rsidRDefault="007646F2">
            <w:pPr>
              <w:pStyle w:val="Compact"/>
            </w:pPr>
            <w:r>
              <w:t>Name</w:t>
            </w:r>
          </w:p>
        </w:tc>
        <w:tc>
          <w:tcPr>
            <w:tcW w:w="0" w:type="auto"/>
          </w:tcPr>
          <w:p w14:paraId="22DA1513" w14:textId="77777777" w:rsidR="00A50FF4" w:rsidRDefault="007646F2">
            <w:pPr>
              <w:pStyle w:val="Compact"/>
            </w:pPr>
            <w:r>
              <w:t>Class</w:t>
            </w:r>
          </w:p>
        </w:tc>
        <w:tc>
          <w:tcPr>
            <w:tcW w:w="0" w:type="auto"/>
          </w:tcPr>
          <w:p w14:paraId="23673938" w14:textId="77777777" w:rsidR="00A50FF4" w:rsidRDefault="007646F2">
            <w:pPr>
              <w:pStyle w:val="Compact"/>
            </w:pPr>
            <w:r>
              <w:t>Description</w:t>
            </w:r>
          </w:p>
        </w:tc>
      </w:tr>
      <w:tr w:rsidR="00A50FF4" w14:paraId="09E105E0" w14:textId="77777777">
        <w:tc>
          <w:tcPr>
            <w:tcW w:w="0" w:type="auto"/>
          </w:tcPr>
          <w:p w14:paraId="20540CEE" w14:textId="77777777" w:rsidR="00A50FF4" w:rsidRDefault="007646F2">
            <w:pPr>
              <w:pStyle w:val="Compact"/>
            </w:pPr>
            <m:oMathPara>
              <m:oMath>
                <m:r>
                  <w:rPr>
                    <w:rFonts w:ascii="Cambria Math" w:hAnsi="Cambria Math"/>
                  </w:rPr>
                  <m:t>SAM</m:t>
                </m:r>
              </m:oMath>
            </m:oMathPara>
          </w:p>
        </w:tc>
        <w:tc>
          <w:tcPr>
            <w:tcW w:w="0" w:type="auto"/>
          </w:tcPr>
          <w:p w14:paraId="5380D18A" w14:textId="77777777" w:rsidR="00A50FF4" w:rsidRDefault="007646F2">
            <w:pPr>
              <w:pStyle w:val="Compact"/>
            </w:pPr>
            <w:r>
              <w:t>Data</w:t>
            </w:r>
          </w:p>
        </w:tc>
        <w:tc>
          <w:tcPr>
            <w:tcW w:w="0" w:type="auto"/>
          </w:tcPr>
          <w:p w14:paraId="0FF37520" w14:textId="77777777" w:rsidR="00A50FF4" w:rsidRDefault="007646F2">
            <w:pPr>
              <w:pStyle w:val="Compact"/>
            </w:pPr>
            <w:r>
              <w:t>Total number of adult males in samples</w:t>
            </w:r>
          </w:p>
        </w:tc>
      </w:tr>
      <w:tr w:rsidR="00A50FF4" w14:paraId="36B0A16A" w14:textId="77777777">
        <w:tc>
          <w:tcPr>
            <w:tcW w:w="0" w:type="auto"/>
          </w:tcPr>
          <w:p w14:paraId="18AB0D29" w14:textId="77777777" w:rsidR="00A50FF4" w:rsidRDefault="007646F2">
            <w:pPr>
              <w:pStyle w:val="Compact"/>
            </w:pPr>
            <m:oMathPara>
              <m:oMath>
                <m:r>
                  <w:rPr>
                    <w:rFonts w:ascii="Cambria Math" w:hAnsi="Cambria Math"/>
                  </w:rPr>
                  <m:t>SAF</m:t>
                </m:r>
              </m:oMath>
            </m:oMathPara>
          </w:p>
        </w:tc>
        <w:tc>
          <w:tcPr>
            <w:tcW w:w="0" w:type="auto"/>
          </w:tcPr>
          <w:p w14:paraId="7524ACDE" w14:textId="77777777" w:rsidR="00A50FF4" w:rsidRDefault="007646F2">
            <w:pPr>
              <w:pStyle w:val="Compact"/>
            </w:pPr>
            <w:r>
              <w:t>Data</w:t>
            </w:r>
          </w:p>
        </w:tc>
        <w:tc>
          <w:tcPr>
            <w:tcW w:w="0" w:type="auto"/>
          </w:tcPr>
          <w:p w14:paraId="1B08ABB9" w14:textId="77777777" w:rsidR="00A50FF4" w:rsidRDefault="007646F2">
            <w:pPr>
              <w:pStyle w:val="Compact"/>
            </w:pPr>
            <w:r>
              <w:t>Total number of adult females in samples</w:t>
            </w:r>
          </w:p>
        </w:tc>
      </w:tr>
      <w:tr w:rsidR="00A50FF4" w14:paraId="063DBA95" w14:textId="77777777">
        <w:tc>
          <w:tcPr>
            <w:tcW w:w="0" w:type="auto"/>
          </w:tcPr>
          <w:p w14:paraId="312D24BE" w14:textId="77777777" w:rsidR="00A50FF4" w:rsidRDefault="007646F2">
            <w:pPr>
              <w:pStyle w:val="Compact"/>
            </w:pPr>
            <m:oMathPara>
              <m:oMath>
                <m:r>
                  <w:rPr>
                    <w:rFonts w:ascii="Cambria Math" w:hAnsi="Cambria Math"/>
                  </w:rPr>
                  <m:t>p</m:t>
                </m:r>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a</m:t>
                    </m:r>
                  </m:e>
                </m:d>
              </m:oMath>
            </m:oMathPara>
          </w:p>
        </w:tc>
        <w:tc>
          <w:tcPr>
            <w:tcW w:w="0" w:type="auto"/>
          </w:tcPr>
          <w:p w14:paraId="2BE76092" w14:textId="77777777" w:rsidR="00A50FF4" w:rsidRDefault="007646F2">
            <w:pPr>
              <w:pStyle w:val="Compact"/>
            </w:pPr>
            <w:r>
              <w:t>Parameter</w:t>
            </w:r>
          </w:p>
        </w:tc>
        <w:tc>
          <w:tcPr>
            <w:tcW w:w="0" w:type="auto"/>
          </w:tcPr>
          <w:p w14:paraId="667088D1" w14:textId="77777777" w:rsidR="00A50FF4" w:rsidRDefault="007646F2">
            <w:pPr>
              <w:pStyle w:val="Compact"/>
            </w:pPr>
            <w:r>
              <w:t>Proportion of males in adults (or probability to be a male knowing it is an adult)</w:t>
            </w:r>
          </w:p>
        </w:tc>
      </w:tr>
      <w:tr w:rsidR="00A50FF4" w14:paraId="230196DB" w14:textId="77777777">
        <w:tc>
          <w:tcPr>
            <w:tcW w:w="0" w:type="auto"/>
          </w:tcPr>
          <w:p w14:paraId="092B94E3" w14:textId="77777777" w:rsidR="00A50FF4" w:rsidRDefault="007646F2">
            <w:pPr>
              <w:pStyle w:val="Compact"/>
            </w:pPr>
            <m:oMathPara>
              <m:oMath>
                <m:r>
                  <w:rPr>
                    <w:rFonts w:ascii="Cambria Math" w:hAnsi="Cambria Math"/>
                  </w:rPr>
                  <m:t>CA</m:t>
                </m:r>
                <m:sSub>
                  <m:sSubPr>
                    <m:ctrlPr>
                      <w:rPr>
                        <w:rFonts w:ascii="Cambria Math" w:hAnsi="Cambria Math"/>
                      </w:rPr>
                    </m:ctrlPr>
                  </m:sSubPr>
                  <m:e>
                    <m: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0" w:type="auto"/>
          </w:tcPr>
          <w:p w14:paraId="67FB8920" w14:textId="77777777" w:rsidR="00A50FF4" w:rsidRDefault="007646F2">
            <w:pPr>
              <w:pStyle w:val="Compact"/>
            </w:pPr>
            <w:r>
              <w:t>Data</w:t>
            </w:r>
          </w:p>
        </w:tc>
        <w:tc>
          <w:tcPr>
            <w:tcW w:w="0" w:type="auto"/>
          </w:tcPr>
          <w:p w14:paraId="37C88776" w14:textId="77777777" w:rsidR="00A50FF4" w:rsidRDefault="007646F2">
            <w:pPr>
              <w:pStyle w:val="Compact"/>
            </w:pPr>
            <w:r>
              <w:t xml:space="preserve">Cumulated number of type-male individuals counted in population </w:t>
            </w:r>
            <m:oMath>
              <m:r>
                <w:rPr>
                  <w:rFonts w:ascii="Cambria Math" w:hAnsi="Cambria Math"/>
                </w:rPr>
                <m:t>i</m:t>
              </m:r>
            </m:oMath>
            <w:r>
              <w:t xml:space="preserve"> in year </w:t>
            </w:r>
            <m:oMath>
              <m:r>
                <w:rPr>
                  <w:rFonts w:ascii="Cambria Math" w:hAnsi="Cambria Math"/>
                </w:rPr>
                <m:t>t</m:t>
              </m:r>
            </m:oMath>
            <w:r>
              <w:t>, which are assumed to be adult males</w:t>
            </w:r>
          </w:p>
        </w:tc>
      </w:tr>
      <w:tr w:rsidR="00A50FF4" w14:paraId="368F0DF7" w14:textId="77777777">
        <w:tc>
          <w:tcPr>
            <w:tcW w:w="0" w:type="auto"/>
          </w:tcPr>
          <w:p w14:paraId="0F0512FF" w14:textId="77777777" w:rsidR="00A50FF4" w:rsidRDefault="007646F2">
            <w:pPr>
              <w:pStyle w:val="Compact"/>
            </w:pPr>
            <m:oMathPara>
              <m:oMath>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0" w:type="auto"/>
          </w:tcPr>
          <w:p w14:paraId="50B68665" w14:textId="77777777" w:rsidR="00A50FF4" w:rsidRDefault="007646F2">
            <w:pPr>
              <w:pStyle w:val="Compact"/>
            </w:pPr>
            <w:r>
              <w:t>Data</w:t>
            </w:r>
          </w:p>
        </w:tc>
        <w:tc>
          <w:tcPr>
            <w:tcW w:w="0" w:type="auto"/>
          </w:tcPr>
          <w:p w14:paraId="054EAEA8" w14:textId="77777777" w:rsidR="00A50FF4" w:rsidRDefault="007646F2">
            <w:pPr>
              <w:pStyle w:val="Compact"/>
            </w:pPr>
            <w:r>
              <w:t xml:space="preserve">Cumulated number of individuals counted in population </w:t>
            </w:r>
            <m:oMath>
              <m:r>
                <w:rPr>
                  <w:rFonts w:ascii="Cambria Math" w:hAnsi="Cambria Math"/>
                </w:rPr>
                <m:t>i</m:t>
              </m:r>
            </m:oMath>
            <w:r>
              <w:t xml:space="preserve"> in year </w:t>
            </w:r>
            <m:oMath>
              <m:r>
                <w:rPr>
                  <w:rFonts w:ascii="Cambria Math" w:hAnsi="Cambria Math"/>
                </w:rPr>
                <m:t>t</m:t>
              </m:r>
            </m:oMath>
          </w:p>
        </w:tc>
      </w:tr>
      <w:tr w:rsidR="00A50FF4" w14:paraId="0AD414C5" w14:textId="77777777">
        <w:tc>
          <w:tcPr>
            <w:tcW w:w="0" w:type="auto"/>
          </w:tcPr>
          <w:p w14:paraId="291799A5" w14:textId="77777777" w:rsidR="00A50FF4" w:rsidRDefault="007646F2">
            <w:pPr>
              <w:pStyle w:val="Compact"/>
            </w:pPr>
            <m:oMathPara>
              <m:oMath>
                <m:r>
                  <w:rPr>
                    <w:rFonts w:ascii="Cambria Math" w:hAnsi="Cambria Math"/>
                  </w:rPr>
                  <m:t>p</m:t>
                </m:r>
                <m:sSub>
                  <m:sSubPr>
                    <m:ctrlPr>
                      <w:rPr>
                        <w:rFonts w:ascii="Cambria Math" w:hAnsi="Cambria Math"/>
                      </w:rPr>
                    </m:ctrlPr>
                  </m:sSubPr>
                  <m:e>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m</m:t>
                        </m:r>
                      </m:e>
                    </m:d>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0" w:type="auto"/>
          </w:tcPr>
          <w:p w14:paraId="096E0B6A" w14:textId="77777777" w:rsidR="00A50FF4" w:rsidRDefault="007646F2">
            <w:pPr>
              <w:pStyle w:val="Compact"/>
            </w:pPr>
            <w:r>
              <w:t>Parameter</w:t>
            </w:r>
          </w:p>
        </w:tc>
        <w:tc>
          <w:tcPr>
            <w:tcW w:w="0" w:type="auto"/>
          </w:tcPr>
          <w:p w14:paraId="5DB88506" w14:textId="77777777" w:rsidR="00A50FF4" w:rsidRDefault="007646F2">
            <w:pPr>
              <w:pStyle w:val="Compact"/>
            </w:pPr>
            <w:r>
              <w:t xml:space="preserve">Proportion of adult males in population </w:t>
            </w:r>
            <m:oMath>
              <m:r>
                <w:rPr>
                  <w:rFonts w:ascii="Cambria Math" w:hAnsi="Cambria Math"/>
                </w:rPr>
                <m:t>i</m:t>
              </m:r>
            </m:oMath>
            <w:r>
              <w:t xml:space="preserve"> in year </w:t>
            </w:r>
            <m:oMath>
              <m:r>
                <w:rPr>
                  <w:rFonts w:ascii="Cambria Math" w:hAnsi="Cambria Math"/>
                </w:rPr>
                <m:t>t</m:t>
              </m:r>
            </m:oMath>
          </w:p>
        </w:tc>
      </w:tr>
      <w:tr w:rsidR="00A50FF4" w14:paraId="30D9473B" w14:textId="77777777">
        <w:tc>
          <w:tcPr>
            <w:tcW w:w="0" w:type="auto"/>
          </w:tcPr>
          <w:p w14:paraId="052D7807" w14:textId="77777777" w:rsidR="00A50FF4" w:rsidRDefault="007646F2">
            <w:pPr>
              <w:pStyle w:val="Compact"/>
            </w:pPr>
            <m:oMathPara>
              <m:oMath>
                <m:r>
                  <w:rPr>
                    <w:rFonts w:ascii="Cambria Math" w:hAnsi="Cambria Math"/>
                  </w:rPr>
                  <m:t>p</m:t>
                </m:r>
                <m:sSub>
                  <m:sSubPr>
                    <m:ctrlPr>
                      <w:rPr>
                        <w:rFonts w:ascii="Cambria Math" w:hAnsi="Cambria Math"/>
                      </w:rPr>
                    </m:ctrlPr>
                  </m:sSubPr>
                  <m:e>
                    <m:d>
                      <m:dPr>
                        <m:ctrlPr>
                          <w:rPr>
                            <w:rFonts w:ascii="Cambria Math" w:hAnsi="Cambria Math"/>
                          </w:rPr>
                        </m:ctrlPr>
                      </m:dPr>
                      <m:e>
                        <m:r>
                          <w:rPr>
                            <w:rFonts w:ascii="Cambria Math" w:hAnsi="Cambria Math"/>
                          </w:rPr>
                          <m:t>a</m:t>
                        </m:r>
                      </m:e>
                    </m:d>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0" w:type="auto"/>
          </w:tcPr>
          <w:p w14:paraId="3C624955" w14:textId="77777777" w:rsidR="00A50FF4" w:rsidRDefault="007646F2">
            <w:pPr>
              <w:pStyle w:val="Compact"/>
            </w:pPr>
            <w:r>
              <w:t>Parameter</w:t>
            </w:r>
          </w:p>
        </w:tc>
        <w:tc>
          <w:tcPr>
            <w:tcW w:w="0" w:type="auto"/>
          </w:tcPr>
          <w:p w14:paraId="21A422D7" w14:textId="77777777" w:rsidR="00A50FF4" w:rsidRDefault="007646F2">
            <w:pPr>
              <w:pStyle w:val="Compact"/>
            </w:pPr>
            <w:r>
              <w:t xml:space="preserve">Proportion adults in population </w:t>
            </w:r>
            <m:oMath>
              <m:r>
                <w:rPr>
                  <w:rFonts w:ascii="Cambria Math" w:hAnsi="Cambria Math"/>
                </w:rPr>
                <m:t>i</m:t>
              </m:r>
            </m:oMath>
            <w:r>
              <w:t xml:space="preserve"> in year </w:t>
            </w:r>
            <m:oMath>
              <m:r>
                <w:rPr>
                  <w:rFonts w:ascii="Cambria Math" w:hAnsi="Cambria Math"/>
                </w:rPr>
                <m:t>t</m:t>
              </m:r>
            </m:oMath>
          </w:p>
        </w:tc>
      </w:tr>
      <w:tr w:rsidR="00A50FF4" w14:paraId="73A79275" w14:textId="77777777">
        <w:tc>
          <w:tcPr>
            <w:tcW w:w="0" w:type="auto"/>
          </w:tcPr>
          <w:p w14:paraId="1A8E73F5" w14:textId="77777777" w:rsidR="00A50FF4" w:rsidRDefault="007646F2">
            <w:pPr>
              <w:pStyle w:val="Compact"/>
            </w:pPr>
            <m:oMathPara>
              <m:oMath>
                <m:r>
                  <w:rPr>
                    <w:rFonts w:ascii="Cambria Math" w:hAnsi="Cambria Math"/>
                  </w:rPr>
                  <m:t>p</m:t>
                </m:r>
                <m:sSub>
                  <m:sSubPr>
                    <m:ctrlPr>
                      <w:rPr>
                        <w:rFonts w:ascii="Cambria Math" w:hAnsi="Cambria Math"/>
                      </w:rPr>
                    </m:ctrlPr>
                  </m:sSubPr>
                  <m:e>
                    <m:d>
                      <m:dPr>
                        <m:ctrlPr>
                          <w:rPr>
                            <w:rFonts w:ascii="Cambria Math" w:hAnsi="Cambria Math"/>
                          </w:rPr>
                        </m:ctrlPr>
                      </m:dPr>
                      <m:e>
                        <m:r>
                          <w:rPr>
                            <w:rFonts w:ascii="Cambria Math" w:hAnsi="Cambria Math"/>
                          </w:rPr>
                          <m:t>i</m:t>
                        </m:r>
                      </m:e>
                    </m:d>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0" w:type="auto"/>
          </w:tcPr>
          <w:p w14:paraId="66034974" w14:textId="77777777" w:rsidR="00A50FF4" w:rsidRDefault="007646F2">
            <w:pPr>
              <w:pStyle w:val="Compact"/>
            </w:pPr>
            <w:r>
              <w:t>Parameter</w:t>
            </w:r>
          </w:p>
        </w:tc>
        <w:tc>
          <w:tcPr>
            <w:tcW w:w="0" w:type="auto"/>
          </w:tcPr>
          <w:p w14:paraId="2725E3F9" w14:textId="77777777" w:rsidR="00A50FF4" w:rsidRDefault="007646F2">
            <w:pPr>
              <w:pStyle w:val="Compact"/>
            </w:pPr>
            <w:r>
              <w:t xml:space="preserve">Proportion of immatures in population </w:t>
            </w:r>
            <m:oMath>
              <m:r>
                <w:rPr>
                  <w:rFonts w:ascii="Cambria Math" w:hAnsi="Cambria Math"/>
                </w:rPr>
                <m:t>i</m:t>
              </m:r>
            </m:oMath>
            <w:r>
              <w:t xml:space="preserve"> in year </w:t>
            </w:r>
            <m:oMath>
              <m:r>
                <w:rPr>
                  <w:rFonts w:ascii="Cambria Math" w:hAnsi="Cambria Math"/>
                </w:rPr>
                <m:t>t</m:t>
              </m:r>
            </m:oMath>
          </w:p>
        </w:tc>
      </w:tr>
      <w:tr w:rsidR="00A50FF4" w14:paraId="4D30DEA1" w14:textId="77777777">
        <w:tc>
          <w:tcPr>
            <w:tcW w:w="0" w:type="auto"/>
          </w:tcPr>
          <w:p w14:paraId="7EAA8BE2" w14:textId="77777777" w:rsidR="00A50FF4" w:rsidRDefault="007646F2">
            <w:pPr>
              <w:pStyle w:val="Compact"/>
            </w:pPr>
            <m:oMathPara>
              <m:oMath>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0" w:type="auto"/>
          </w:tcPr>
          <w:p w14:paraId="6FC56731" w14:textId="77777777" w:rsidR="00A50FF4" w:rsidRDefault="007646F2">
            <w:pPr>
              <w:pStyle w:val="Compact"/>
            </w:pPr>
            <w:r>
              <w:t>Data</w:t>
            </w:r>
          </w:p>
        </w:tc>
        <w:tc>
          <w:tcPr>
            <w:tcW w:w="0" w:type="auto"/>
          </w:tcPr>
          <w:p w14:paraId="0314BA04" w14:textId="77777777" w:rsidR="00A50FF4" w:rsidRDefault="007646F2">
            <w:pPr>
              <w:pStyle w:val="Compact"/>
            </w:pPr>
            <w:r>
              <w:t xml:space="preserve">Proxy of the size of the breeding population </w:t>
            </w:r>
            <m:oMath>
              <m:r>
                <w:rPr>
                  <w:rFonts w:ascii="Cambria Math" w:hAnsi="Cambria Math"/>
                </w:rPr>
                <m:t>i</m:t>
              </m:r>
            </m:oMath>
            <w:r>
              <w:t xml:space="preserve"> in year </w:t>
            </w:r>
            <m:oMath>
              <m:r>
                <w:rPr>
                  <w:rFonts w:ascii="Cambria Math" w:hAnsi="Cambria Math"/>
                </w:rPr>
                <m:t>t</m:t>
              </m:r>
            </m:oMath>
            <w:r>
              <w:t xml:space="preserve"> (maximum number of individuals counted in the wintering population minus removals before reproduction)</w:t>
            </w:r>
          </w:p>
        </w:tc>
      </w:tr>
      <w:tr w:rsidR="00A50FF4" w14:paraId="1799AFF7" w14:textId="77777777">
        <w:tc>
          <w:tcPr>
            <w:tcW w:w="0" w:type="auto"/>
          </w:tcPr>
          <w:p w14:paraId="66D9A2A6" w14:textId="77777777" w:rsidR="00A50FF4" w:rsidRDefault="007646F2">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0" w:type="auto"/>
          </w:tcPr>
          <w:p w14:paraId="4641BB2E" w14:textId="77777777" w:rsidR="00A50FF4" w:rsidRDefault="007646F2">
            <w:pPr>
              <w:pStyle w:val="Compact"/>
            </w:pPr>
            <w:r>
              <w:t>Parameter</w:t>
            </w:r>
          </w:p>
        </w:tc>
        <w:tc>
          <w:tcPr>
            <w:tcW w:w="0" w:type="auto"/>
          </w:tcPr>
          <w:p w14:paraId="62B6BDBC" w14:textId="77777777" w:rsidR="00A50FF4" w:rsidRDefault="007646F2">
            <w:pPr>
              <w:pStyle w:val="Compact"/>
            </w:pPr>
            <w:r>
              <w:t xml:space="preserve">Recruitment rate, i.e. number of recruits in population </w:t>
            </w:r>
            <m:oMath>
              <m:r>
                <w:rPr>
                  <w:rFonts w:ascii="Cambria Math" w:hAnsi="Cambria Math"/>
                </w:rPr>
                <m:t>i</m:t>
              </m:r>
            </m:oMath>
            <w:r>
              <w:t xml:space="preserve"> in year </w:t>
            </w:r>
            <m:oMath>
              <m:r>
                <w:rPr>
                  <w:rFonts w:ascii="Cambria Math" w:hAnsi="Cambria Math"/>
                </w:rPr>
                <m:t>t</m:t>
              </m:r>
            </m:oMath>
            <w:r>
              <w:t xml:space="preserve"> per breeder in year </w:t>
            </w:r>
            <m:oMath>
              <m:r>
                <w:rPr>
                  <w:rFonts w:ascii="Cambria Math" w:hAnsi="Cambria Math"/>
                </w:rPr>
                <m:t>t</m:t>
              </m:r>
              <m:r>
                <m:rPr>
                  <m:sty m:val="p"/>
                </m:rPr>
                <w:rPr>
                  <w:rFonts w:ascii="Cambria Math" w:hAnsi="Cambria Math"/>
                </w:rPr>
                <m:t>-</m:t>
              </m:r>
              <m:r>
                <w:rPr>
                  <w:rFonts w:ascii="Cambria Math" w:hAnsi="Cambria Math"/>
                </w:rPr>
                <m:t>1</m:t>
              </m:r>
            </m:oMath>
          </w:p>
        </w:tc>
      </w:tr>
      <w:tr w:rsidR="00A50FF4" w14:paraId="410CA068" w14:textId="77777777">
        <w:tc>
          <w:tcPr>
            <w:tcW w:w="0" w:type="auto"/>
          </w:tcPr>
          <w:p w14:paraId="7E0041F6" w14:textId="77777777" w:rsidR="00A50FF4" w:rsidRDefault="007646F2">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0" w:type="auto"/>
          </w:tcPr>
          <w:p w14:paraId="6AEF7326" w14:textId="77777777" w:rsidR="00A50FF4" w:rsidRDefault="007646F2">
            <w:pPr>
              <w:pStyle w:val="Compact"/>
            </w:pPr>
            <w:r>
              <w:t>Parameter</w:t>
            </w:r>
          </w:p>
        </w:tc>
        <w:tc>
          <w:tcPr>
            <w:tcW w:w="0" w:type="auto"/>
          </w:tcPr>
          <w:p w14:paraId="7F217183" w14:textId="77777777" w:rsidR="00A50FF4" w:rsidRDefault="007646F2">
            <w:pPr>
              <w:pStyle w:val="Compact"/>
            </w:pPr>
            <w:r>
              <w:t xml:space="preserve">Number of recruits in population </w:t>
            </w:r>
            <m:oMath>
              <m:r>
                <w:rPr>
                  <w:rFonts w:ascii="Cambria Math" w:hAnsi="Cambria Math"/>
                </w:rPr>
                <m:t>i</m:t>
              </m:r>
            </m:oMath>
            <w:r>
              <w:t xml:space="preserve"> in year </w:t>
            </w:r>
            <m:oMath>
              <m:r>
                <w:rPr>
                  <w:rFonts w:ascii="Cambria Math" w:hAnsi="Cambria Math"/>
                </w:rPr>
                <m:t>t</m:t>
              </m:r>
            </m:oMath>
          </w:p>
        </w:tc>
      </w:tr>
    </w:tbl>
    <w:p w14:paraId="1C728C53" w14:textId="77777777" w:rsidR="00A50FF4" w:rsidRDefault="007646F2">
      <w:pPr>
        <w:pStyle w:val="Corpsdetexte"/>
      </w:pPr>
      <w:r>
        <w:t>$$\begin{equation} p(m|a) \sim {\sf Beta}(SAM, SAF) \qquad(2.1) \end{equation}$$</w:t>
      </w:r>
    </w:p>
    <w:p w14:paraId="717E1E1F" w14:textId="77777777" w:rsidR="00A50FF4" w:rsidRDefault="007646F2">
      <w:pPr>
        <w:pStyle w:val="FirstParagraph"/>
      </w:pPr>
      <w:r>
        <w:lastRenderedPageBreak/>
        <w:t>$$\begin{align} CAM_{i, t} &amp; \sim {\sf Binom}(p(a \cap m)_{i, t}, C_{i, t}) \notag \\ &amp; \sim {\sf Binom}(p(m|a).p(a)_{i, t}, C_{i, t}) \notag \\ &amp; \sim {\sf Binom}(p(m|a).(1 - p(i)_{i, t}), C_{i, t}) \qquad(2.2) \end{align}$$</w:t>
      </w:r>
    </w:p>
    <w:p w14:paraId="0E568087" w14:textId="77777777" w:rsidR="00A50FF4" w:rsidRDefault="007646F2">
      <w:pPr>
        <w:pStyle w:val="FirstParagraph"/>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f>
            <m:fPr>
              <m:ctrlPr>
                <w:rPr>
                  <w:rFonts w:ascii="Cambria Math" w:hAnsi="Cambria Math"/>
                </w:rPr>
              </m:ctrlPr>
            </m:fPr>
            <m:num>
              <m:r>
                <w:rPr>
                  <w:rFonts w:ascii="Cambria Math" w:hAnsi="Cambria Math"/>
                </w:rPr>
                <m:t>p</m:t>
              </m:r>
              <m:sSub>
                <m:sSubPr>
                  <m:ctrlPr>
                    <w:rPr>
                      <w:rFonts w:ascii="Cambria Math" w:hAnsi="Cambria Math"/>
                    </w:rPr>
                  </m:ctrlPr>
                </m:sSubPr>
                <m:e>
                  <m:d>
                    <m:dPr>
                      <m:ctrlPr>
                        <w:rPr>
                          <w:rFonts w:ascii="Cambria Math" w:hAnsi="Cambria Math"/>
                        </w:rPr>
                      </m:ctrlPr>
                    </m:dPr>
                    <m:e>
                      <m:r>
                        <w:rPr>
                          <w:rFonts w:ascii="Cambria Math" w:hAnsi="Cambria Math"/>
                        </w:rPr>
                        <m:t>i</m:t>
                      </m:r>
                    </m:e>
                  </m:d>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t</m:t>
                  </m:r>
                </m:sub>
              </m:sSub>
            </m:num>
            <m:den>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Sub>
            </m:den>
          </m:f>
          <m:r>
            <w:rPr>
              <w:rFonts w:ascii="Cambria Math" w:hAnsi="Cambria Math"/>
            </w:rPr>
            <m:t>  </m:t>
          </m:r>
          <m:d>
            <m:dPr>
              <m:ctrlPr>
                <w:rPr>
                  <w:rFonts w:ascii="Cambria Math" w:hAnsi="Cambria Math"/>
                </w:rPr>
              </m:ctrlPr>
            </m:dPr>
            <m:e>
              <m:r>
                <w:rPr>
                  <w:rFonts w:ascii="Cambria Math" w:hAnsi="Cambria Math"/>
                </w:rPr>
                <m:t>2.3</m:t>
              </m:r>
            </m:e>
          </m:d>
        </m:oMath>
      </m:oMathPara>
    </w:p>
    <w:p w14:paraId="278D78DC" w14:textId="77777777" w:rsidR="00A50FF4" w:rsidRDefault="007646F2">
      <w:pPr>
        <w:pStyle w:val="FirstParagraph"/>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rPr>
            <m:t>p</m:t>
          </m:r>
          <m:sSub>
            <m:sSubPr>
              <m:ctrlPr>
                <w:rPr>
                  <w:rFonts w:ascii="Cambria Math" w:hAnsi="Cambria Math"/>
                </w:rPr>
              </m:ctrlPr>
            </m:sSubPr>
            <m:e>
              <m:d>
                <m:dPr>
                  <m:ctrlPr>
                    <w:rPr>
                      <w:rFonts w:ascii="Cambria Math" w:hAnsi="Cambria Math"/>
                    </w:rPr>
                  </m:ctrlPr>
                </m:dPr>
                <m:e>
                  <m:r>
                    <w:rPr>
                      <w:rFonts w:ascii="Cambria Math" w:hAnsi="Cambria Math"/>
                    </w:rPr>
                    <m:t>i</m:t>
                  </m:r>
                </m:e>
              </m:d>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m:t>
              </m:r>
              <m:r>
                <w:rPr>
                  <w:rFonts w:ascii="Cambria Math" w:hAnsi="Cambria Math"/>
                </w:rPr>
                <m:t>t</m:t>
              </m:r>
            </m:sub>
          </m:sSub>
          <m:r>
            <w:rPr>
              <w:rFonts w:ascii="Cambria Math" w:hAnsi="Cambria Math"/>
            </w:rPr>
            <m:t>  </m:t>
          </m:r>
          <m:d>
            <m:dPr>
              <m:ctrlPr>
                <w:rPr>
                  <w:rFonts w:ascii="Cambria Math" w:hAnsi="Cambria Math"/>
                </w:rPr>
              </m:ctrlPr>
            </m:dPr>
            <m:e>
              <m:r>
                <w:rPr>
                  <w:rFonts w:ascii="Cambria Math" w:hAnsi="Cambria Math"/>
                </w:rPr>
                <m:t>2.4</m:t>
              </m:r>
            </m:e>
          </m:d>
        </m:oMath>
      </m:oMathPara>
    </w:p>
    <w:p w14:paraId="79626423" w14:textId="77777777" w:rsidR="00A50FF4" w:rsidRDefault="007646F2">
      <w:pPr>
        <w:pStyle w:val="Titre2"/>
      </w:pPr>
      <w:bookmarkStart w:id="503" w:name="comparison-with-the-sampling-method"/>
      <w:bookmarkEnd w:id="469"/>
      <w:r>
        <w:rPr>
          <w:rStyle w:val="SectionNumber"/>
        </w:rPr>
        <w:t>2.3</w:t>
      </w:r>
      <w:r>
        <w:tab/>
        <w:t xml:space="preserve">Comparison with the </w:t>
      </w:r>
      <w:commentRangeStart w:id="504"/>
      <w:r>
        <w:t xml:space="preserve">sampling </w:t>
      </w:r>
      <w:commentRangeEnd w:id="504"/>
      <w:r w:rsidR="007F51FB">
        <w:rPr>
          <w:rStyle w:val="Marquedecommentaire"/>
          <w:rFonts w:asciiTheme="minorHAnsi" w:eastAsiaTheme="minorHAnsi" w:hAnsiTheme="minorHAnsi" w:cstheme="minorBidi"/>
          <w:b w:val="0"/>
          <w:bCs w:val="0"/>
          <w:color w:val="auto"/>
        </w:rPr>
        <w:commentReference w:id="504"/>
      </w:r>
      <w:r>
        <w:t>method</w:t>
      </w:r>
    </w:p>
    <w:p w14:paraId="4EA89936" w14:textId="5FEEE2D4" w:rsidR="00A50FF4" w:rsidRDefault="007646F2">
      <w:pPr>
        <w:pStyle w:val="FirstParagraph"/>
      </w:pPr>
      <w:r>
        <w:t xml:space="preserve">A direct estimation of the </w:t>
      </w:r>
      <w:ins w:id="505" w:author="GUILLEMAIN Matthieu" w:date="2022-01-14T12:29:00Z">
        <w:r w:rsidR="007F51FB">
          <w:t xml:space="preserve">proportion </w:t>
        </w:r>
        <w:r w:rsidR="007F51FB" w:rsidRPr="007F51FB">
          <w:rPr>
            <w:lang w:val="en-GB"/>
            <w:rPrChange w:id="506" w:author="GUILLEMAIN Matthieu" w:date="2022-01-14T12:29:00Z">
              <w:rPr>
                <w:lang w:val="fr-FR"/>
              </w:rPr>
            </w:rPrChange>
          </w:rPr>
          <w:t xml:space="preserve">of </w:t>
        </w:r>
      </w:ins>
      <w:r>
        <w:t>immature</w:t>
      </w:r>
      <w:ins w:id="507" w:author="GUILLEMAIN Matthieu" w:date="2022-01-14T12:29:00Z">
        <w:r w:rsidR="007F51FB" w:rsidRPr="007F51FB">
          <w:rPr>
            <w:lang w:val="en-GB"/>
            <w:rPrChange w:id="508" w:author="GUILLEMAIN Matthieu" w:date="2022-01-14T12:29:00Z">
              <w:rPr>
                <w:lang w:val="fr-FR"/>
              </w:rPr>
            </w:rPrChange>
          </w:rPr>
          <w:t>s</w:t>
        </w:r>
      </w:ins>
      <w:r>
        <w:t xml:space="preserve"> </w:t>
      </w:r>
      <w:del w:id="509" w:author="GUILLEMAIN Matthieu" w:date="2022-01-14T12:29:00Z">
        <w:r w:rsidDel="007F51FB">
          <w:delText xml:space="preserve">proportion </w:delText>
        </w:r>
      </w:del>
      <w:r>
        <w:t xml:space="preserve">can be </w:t>
      </w:r>
      <w:del w:id="510" w:author="GUILLEMAIN Matthieu" w:date="2022-01-14T12:29:00Z">
        <w:r w:rsidDel="007F51FB">
          <w:delText xml:space="preserve">made </w:delText>
        </w:r>
      </w:del>
      <w:ins w:id="511" w:author="GUILLEMAIN Matthieu" w:date="2022-01-14T12:29:00Z">
        <w:r w:rsidR="007F51FB" w:rsidRPr="007F51FB">
          <w:rPr>
            <w:lang w:val="en-GB"/>
            <w:rPrChange w:id="512" w:author="GUILLEMAIN Matthieu" w:date="2022-01-14T12:29:00Z">
              <w:rPr>
                <w:lang w:val="fr-FR"/>
              </w:rPr>
            </w:rPrChange>
          </w:rPr>
          <w:t>ob</w:t>
        </w:r>
        <w:r w:rsidR="007F51FB">
          <w:rPr>
            <w:lang w:val="en-GB"/>
          </w:rPr>
          <w:t>t</w:t>
        </w:r>
        <w:r w:rsidR="007F51FB" w:rsidRPr="007F51FB">
          <w:rPr>
            <w:lang w:val="en-GB"/>
            <w:rPrChange w:id="513" w:author="GUILLEMAIN Matthieu" w:date="2022-01-14T12:29:00Z">
              <w:rPr>
                <w:lang w:val="fr-FR"/>
              </w:rPr>
            </w:rPrChange>
          </w:rPr>
          <w:t>ained</w:t>
        </w:r>
        <w:r w:rsidR="007F51FB">
          <w:t xml:space="preserve"> </w:t>
        </w:r>
      </w:ins>
      <w:r>
        <w:t xml:space="preserve">using samples from hunting bags, see Equation (2.5). By combining estimates of </w:t>
      </w:r>
      <w:ins w:id="514" w:author="GUILLEMAIN Matthieu" w:date="2022-01-14T12:29:00Z">
        <w:r w:rsidR="007F51FB" w:rsidRPr="007F51FB">
          <w:rPr>
            <w:lang w:val="en-GB"/>
            <w:rPrChange w:id="515" w:author="GUILLEMAIN Matthieu" w:date="2022-01-14T12:29:00Z">
              <w:rPr>
                <w:lang w:val="fr-FR"/>
              </w:rPr>
            </w:rPrChange>
          </w:rPr>
          <w:t xml:space="preserve">the proportion of </w:t>
        </w:r>
      </w:ins>
      <w:r>
        <w:t>immature</w:t>
      </w:r>
      <w:ins w:id="516" w:author="GUILLEMAIN Matthieu" w:date="2022-01-14T12:29:00Z">
        <w:r w:rsidR="007F51FB" w:rsidRPr="007F51FB">
          <w:rPr>
            <w:lang w:val="en-GB"/>
            <w:rPrChange w:id="517" w:author="GUILLEMAIN Matthieu" w:date="2022-01-14T12:29:00Z">
              <w:rPr>
                <w:lang w:val="fr-FR"/>
              </w:rPr>
            </w:rPrChange>
          </w:rPr>
          <w:t>s</w:t>
        </w:r>
      </w:ins>
      <w:r>
        <w:t xml:space="preserve"> </w:t>
      </w:r>
      <w:del w:id="518" w:author="GUILLEMAIN Matthieu" w:date="2022-01-14T12:29:00Z">
        <w:r w:rsidDel="007F51FB">
          <w:delText xml:space="preserve">proportion </w:delText>
        </w:r>
      </w:del>
      <w:r>
        <w:t>and Equation (2.3), recruitment rates from samples were estimated to check the consistency of the counting method to track the recruitment variability. O</w:t>
      </w:r>
      <w:del w:id="519" w:author="GUILLEMAIN Matthieu" w:date="2022-01-14T12:29:00Z">
        <w:r w:rsidDel="007F51FB">
          <w:delText>ne selected o</w:delText>
        </w:r>
      </w:del>
      <w:r>
        <w:t xml:space="preserve">nly years with more than 100 individuals </w:t>
      </w:r>
      <w:commentRangeStart w:id="520"/>
      <w:r>
        <w:t>controlled</w:t>
      </w:r>
      <w:commentRangeEnd w:id="520"/>
      <w:r w:rsidR="007F51FB">
        <w:rPr>
          <w:rStyle w:val="Marquedecommentaire"/>
        </w:rPr>
        <w:commentReference w:id="520"/>
      </w:r>
      <w:r>
        <w:t xml:space="preserve"> in winter</w:t>
      </w:r>
      <w:ins w:id="521" w:author="GUILLEMAIN Matthieu" w:date="2022-01-14T12:30:00Z">
        <w:r w:rsidR="007F51FB" w:rsidRPr="007F51FB">
          <w:rPr>
            <w:lang w:val="en-GB"/>
            <w:rPrChange w:id="522" w:author="GUILLEMAIN Matthieu" w:date="2022-01-14T12:30:00Z">
              <w:rPr>
                <w:lang w:val="fr-FR"/>
              </w:rPr>
            </w:rPrChange>
          </w:rPr>
          <w:t xml:space="preserve"> were selected</w:t>
        </w:r>
      </w:ins>
      <w:r>
        <w:t>, which correspond</w:t>
      </w:r>
      <w:ins w:id="523" w:author="GUILLEMAIN Matthieu" w:date="2022-01-14T12:30:00Z">
        <w:r w:rsidR="007F51FB" w:rsidRPr="007F51FB">
          <w:rPr>
            <w:lang w:val="en-GB"/>
            <w:rPrChange w:id="524" w:author="GUILLEMAIN Matthieu" w:date="2022-01-14T12:30:00Z">
              <w:rPr>
                <w:lang w:val="fr-FR"/>
              </w:rPr>
            </w:rPrChange>
          </w:rPr>
          <w:t>s</w:t>
        </w:r>
      </w:ins>
      <w:r>
        <w:t xml:space="preserve"> to a 9-year period in UK. This sampling time series covers 5 years of the UK counting time series.</w:t>
      </w:r>
    </w:p>
    <w:tbl>
      <w:tblPr>
        <w:tblStyle w:val="Table"/>
        <w:tblW w:w="5000" w:type="pct"/>
        <w:tblLook w:val="0020" w:firstRow="1" w:lastRow="0" w:firstColumn="0" w:lastColumn="0" w:noHBand="0" w:noVBand="0"/>
      </w:tblPr>
      <w:tblGrid>
        <w:gridCol w:w="860"/>
        <w:gridCol w:w="783"/>
        <w:gridCol w:w="7763"/>
      </w:tblGrid>
      <w:tr w:rsidR="00A50FF4" w14:paraId="3603C8D4" w14:textId="77777777" w:rsidTr="00A50FF4">
        <w:trPr>
          <w:cnfStyle w:val="100000000000" w:firstRow="1" w:lastRow="0" w:firstColumn="0" w:lastColumn="0" w:oddVBand="0" w:evenVBand="0" w:oddHBand="0" w:evenHBand="0" w:firstRowFirstColumn="0" w:firstRowLastColumn="0" w:lastRowFirstColumn="0" w:lastRowLastColumn="0"/>
          <w:tblHeader/>
        </w:trPr>
        <w:tc>
          <w:tcPr>
            <w:tcW w:w="0" w:type="auto"/>
          </w:tcPr>
          <w:p w14:paraId="350A8841" w14:textId="77777777" w:rsidR="00A50FF4" w:rsidRDefault="007646F2">
            <w:pPr>
              <w:pStyle w:val="Compact"/>
            </w:pPr>
            <w:r>
              <w:t>Name</w:t>
            </w:r>
          </w:p>
        </w:tc>
        <w:tc>
          <w:tcPr>
            <w:tcW w:w="0" w:type="auto"/>
          </w:tcPr>
          <w:p w14:paraId="701A0512" w14:textId="77777777" w:rsidR="00A50FF4" w:rsidRDefault="007646F2">
            <w:pPr>
              <w:pStyle w:val="Compact"/>
            </w:pPr>
            <w:r>
              <w:t>Class</w:t>
            </w:r>
          </w:p>
        </w:tc>
        <w:tc>
          <w:tcPr>
            <w:tcW w:w="0" w:type="auto"/>
          </w:tcPr>
          <w:p w14:paraId="31416D1D" w14:textId="77777777" w:rsidR="00A50FF4" w:rsidRDefault="007646F2">
            <w:pPr>
              <w:pStyle w:val="Compact"/>
            </w:pPr>
            <w:r>
              <w:t>Description</w:t>
            </w:r>
          </w:p>
        </w:tc>
      </w:tr>
      <w:tr w:rsidR="00A50FF4" w14:paraId="7AE45D87" w14:textId="77777777">
        <w:tc>
          <w:tcPr>
            <w:tcW w:w="0" w:type="auto"/>
          </w:tcPr>
          <w:p w14:paraId="4A3C37F2" w14:textId="77777777" w:rsidR="00A50FF4" w:rsidRDefault="007646F2">
            <w:pPr>
              <w:pStyle w:val="Compact"/>
            </w:pPr>
            <m:oMathPara>
              <m:oMath>
                <m:r>
                  <w:rPr>
                    <w:rFonts w:ascii="Cambria Math" w:hAnsi="Cambria Math"/>
                  </w:rPr>
                  <m:t>S</m:t>
                </m:r>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0" w:type="auto"/>
          </w:tcPr>
          <w:p w14:paraId="033B0AF8" w14:textId="77777777" w:rsidR="00A50FF4" w:rsidRDefault="007646F2">
            <w:pPr>
              <w:pStyle w:val="Compact"/>
            </w:pPr>
            <w:r>
              <w:t>Data</w:t>
            </w:r>
          </w:p>
        </w:tc>
        <w:tc>
          <w:tcPr>
            <w:tcW w:w="0" w:type="auto"/>
          </w:tcPr>
          <w:p w14:paraId="0B208D96" w14:textId="77777777" w:rsidR="00A50FF4" w:rsidRDefault="007646F2">
            <w:pPr>
              <w:pStyle w:val="Compact"/>
            </w:pPr>
            <w:r>
              <w:t xml:space="preserve">Number of immatures sampled in the wintering population </w:t>
            </w:r>
            <m:oMath>
              <m:r>
                <w:rPr>
                  <w:rFonts w:ascii="Cambria Math" w:hAnsi="Cambria Math"/>
                </w:rPr>
                <m:t>i</m:t>
              </m:r>
            </m:oMath>
            <w:r>
              <w:t xml:space="preserve"> in year </w:t>
            </w:r>
            <m:oMath>
              <m:r>
                <w:rPr>
                  <w:rFonts w:ascii="Cambria Math" w:hAnsi="Cambria Math"/>
                </w:rPr>
                <m:t>t</m:t>
              </m:r>
            </m:oMath>
          </w:p>
        </w:tc>
      </w:tr>
      <w:tr w:rsidR="00A50FF4" w14:paraId="1B16CD15" w14:textId="77777777">
        <w:tc>
          <w:tcPr>
            <w:tcW w:w="0" w:type="auto"/>
          </w:tcPr>
          <w:p w14:paraId="25E4F10E" w14:textId="77777777" w:rsidR="00A50FF4" w:rsidRDefault="007646F2">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oMath>
            </m:oMathPara>
          </w:p>
        </w:tc>
        <w:tc>
          <w:tcPr>
            <w:tcW w:w="0" w:type="auto"/>
          </w:tcPr>
          <w:p w14:paraId="5B007BBA" w14:textId="77777777" w:rsidR="00A50FF4" w:rsidRDefault="007646F2">
            <w:pPr>
              <w:pStyle w:val="Compact"/>
            </w:pPr>
            <w:r>
              <w:t>Data</w:t>
            </w:r>
          </w:p>
        </w:tc>
        <w:tc>
          <w:tcPr>
            <w:tcW w:w="0" w:type="auto"/>
          </w:tcPr>
          <w:p w14:paraId="3C978003" w14:textId="77777777" w:rsidR="00A50FF4" w:rsidRDefault="007646F2">
            <w:pPr>
              <w:pStyle w:val="Compact"/>
            </w:pPr>
            <w:r>
              <w:t xml:space="preserve">Number of individuals sampled in the wintering population </w:t>
            </w:r>
            <m:oMath>
              <m:r>
                <w:rPr>
                  <w:rFonts w:ascii="Cambria Math" w:hAnsi="Cambria Math"/>
                </w:rPr>
                <m:t>i</m:t>
              </m:r>
            </m:oMath>
            <w:r>
              <w:t xml:space="preserve"> in year </w:t>
            </w:r>
            <m:oMath>
              <m:r>
                <w:rPr>
                  <w:rFonts w:ascii="Cambria Math" w:hAnsi="Cambria Math"/>
                </w:rPr>
                <m:t>t</m:t>
              </m:r>
            </m:oMath>
          </w:p>
        </w:tc>
      </w:tr>
    </w:tbl>
    <w:p w14:paraId="54C657E0" w14:textId="77777777" w:rsidR="00A50FF4" w:rsidRDefault="007646F2">
      <w:pPr>
        <w:pStyle w:val="Corpsdetexte"/>
      </w:pPr>
      <w:r>
        <w:t>$$\begin{equation} SI_{i, t} \sim {\sf Binom}(p(i)_{i, t}, S_{i, t}) \qquad(2.5) \end{equation}$$</w:t>
      </w:r>
    </w:p>
    <w:p w14:paraId="5825FD85" w14:textId="77777777" w:rsidR="00A50FF4" w:rsidRDefault="007646F2">
      <w:pPr>
        <w:pStyle w:val="Titre2"/>
      </w:pPr>
      <w:bookmarkStart w:id="525" w:name="PGR"/>
      <w:bookmarkEnd w:id="503"/>
      <w:r>
        <w:rPr>
          <w:rStyle w:val="SectionNumber"/>
        </w:rPr>
        <w:t>2.4</w:t>
      </w:r>
      <w:r>
        <w:tab/>
        <w:t>Result validation using population growth rates</w:t>
      </w:r>
    </w:p>
    <w:p w14:paraId="447BCCA7" w14:textId="0CED678D" w:rsidR="00A50FF4" w:rsidRDefault="007646F2">
      <w:pPr>
        <w:pStyle w:val="FirstParagraph"/>
      </w:pPr>
      <w:r>
        <w:t xml:space="preserve">The simple relationship (a bit more complex if a species with delayed maturity is considered, see </w:t>
      </w:r>
      <w:hyperlink w:anchor="ref-Robertson2008">
        <w:r>
          <w:rPr>
            <w:rStyle w:val="Lienhypertexte"/>
          </w:rPr>
          <w:t>Robertson</w:t>
        </w:r>
      </w:hyperlink>
      <w:r>
        <w:t xml:space="preserve"> (</w:t>
      </w:r>
      <w:hyperlink w:anchor="ref-Robertson2008">
        <w:r>
          <w:rPr>
            <w:rStyle w:val="Lienhypertexte"/>
          </w:rPr>
          <w:t>2008</w:t>
        </w:r>
      </w:hyperlink>
      <w:r>
        <w:t xml:space="preserve">)) between population growth rate, adult survival, and recruitment rate can be used to test the accuracy of the order of magnitude of recruitment rates estimated from the counting and the sampling methods, see Equation (2.6). This relationship comes from a simple reasoning for a closed population: the population size in year </w:t>
      </w:r>
      <m:oMath>
        <m:r>
          <w:rPr>
            <w:rFonts w:ascii="Cambria Math" w:hAnsi="Cambria Math"/>
          </w:rPr>
          <m:t>t</m:t>
        </m:r>
      </m:oMath>
      <w:r>
        <w:t xml:space="preserve"> is equal to the number of breeders that survived </w:t>
      </w:r>
      <w:del w:id="526" w:author="GUILLEMAIN Matthieu" w:date="2022-01-14T12:31:00Z">
        <w:r w:rsidDel="00463565">
          <w:delText xml:space="preserve">over </w:delText>
        </w:r>
      </w:del>
      <w:ins w:id="527" w:author="GUILLEMAIN Matthieu" w:date="2022-01-14T12:31:00Z">
        <w:r w:rsidR="00463565" w:rsidRPr="00463565">
          <w:rPr>
            <w:lang w:val="en-GB"/>
            <w:rPrChange w:id="528" w:author="GUILLEMAIN Matthieu" w:date="2022-01-14T12:33:00Z">
              <w:rPr>
                <w:lang w:val="fr-FR"/>
              </w:rPr>
            </w:rPrChange>
          </w:rPr>
          <w:t>since</w:t>
        </w:r>
        <w:r w:rsidR="00463565">
          <w:t xml:space="preserve"> </w:t>
        </w:r>
      </w:ins>
      <w:r>
        <w:t xml:space="preserve">year </w:t>
      </w:r>
      <m:oMath>
        <m:r>
          <w:rPr>
            <w:rFonts w:ascii="Cambria Math" w:hAnsi="Cambria Math"/>
          </w:rPr>
          <m:t>t</m:t>
        </m:r>
        <m:r>
          <m:rPr>
            <m:sty m:val="p"/>
          </m:rPr>
          <w:rPr>
            <w:rFonts w:ascii="Cambria Math" w:hAnsi="Cambria Math"/>
          </w:rPr>
          <m:t>-</m:t>
        </m:r>
        <m:r>
          <w:rPr>
            <w:rFonts w:ascii="Cambria Math" w:hAnsi="Cambria Math"/>
          </w:rPr>
          <m:t>1</m:t>
        </m:r>
      </m:oMath>
      <w:r>
        <w:t xml:space="preserve"> plus the offspring produced in year </w:t>
      </w:r>
      <m:oMath>
        <m:r>
          <w:rPr>
            <w:rFonts w:ascii="Cambria Math" w:hAnsi="Cambria Math"/>
          </w:rPr>
          <m:t>t</m:t>
        </m:r>
        <m:r>
          <m:rPr>
            <m:sty m:val="p"/>
          </m:rPr>
          <w:rPr>
            <w:rFonts w:ascii="Cambria Math" w:hAnsi="Cambria Math"/>
          </w:rPr>
          <m:t>-</m:t>
        </m:r>
        <m:r>
          <w:rPr>
            <w:rFonts w:ascii="Cambria Math" w:hAnsi="Cambria Math"/>
          </w:rPr>
          <m:t>1</m:t>
        </m:r>
      </m:oMath>
      <w:r>
        <w:t xml:space="preserve"> that survived until the reproduction period of year </w:t>
      </w:r>
      <m:oMath>
        <m:r>
          <w:rPr>
            <w:rFonts w:ascii="Cambria Math" w:hAnsi="Cambria Math"/>
          </w:rPr>
          <m:t>t</m:t>
        </m:r>
      </m:oMath>
      <w:r>
        <w:t xml:space="preserve">, i.e. the recruitment in year </w:t>
      </w:r>
      <m:oMath>
        <m:r>
          <w:rPr>
            <w:rFonts w:ascii="Cambria Math" w:hAnsi="Cambria Math"/>
          </w:rPr>
          <m:t>t</m:t>
        </m:r>
      </m:oMath>
      <w:r>
        <w:t>. The growth rate of a population is thus the sum of the adult survival rate and the recruitment rate (</w:t>
      </w:r>
      <w:hyperlink w:anchor="ref-Flint2015">
        <w:r>
          <w:rPr>
            <w:rStyle w:val="Lienhypertexte"/>
          </w:rPr>
          <w:t>Flint, 2015</w:t>
        </w:r>
      </w:hyperlink>
      <w:r>
        <w:t>).</w:t>
      </w:r>
    </w:p>
    <w:tbl>
      <w:tblPr>
        <w:tblStyle w:val="Table"/>
        <w:tblW w:w="5000" w:type="pct"/>
        <w:tblLook w:val="0020" w:firstRow="1" w:lastRow="0" w:firstColumn="0" w:lastColumn="0" w:noHBand="0" w:noVBand="0"/>
      </w:tblPr>
      <w:tblGrid>
        <w:gridCol w:w="814"/>
        <w:gridCol w:w="8592"/>
      </w:tblGrid>
      <w:tr w:rsidR="00A50FF4" w14:paraId="6D5DEBCB" w14:textId="77777777" w:rsidTr="00A50FF4">
        <w:trPr>
          <w:cnfStyle w:val="100000000000" w:firstRow="1" w:lastRow="0" w:firstColumn="0" w:lastColumn="0" w:oddVBand="0" w:evenVBand="0" w:oddHBand="0" w:evenHBand="0" w:firstRowFirstColumn="0" w:firstRowLastColumn="0" w:lastRowFirstColumn="0" w:lastRowLastColumn="0"/>
          <w:tblHeader/>
        </w:trPr>
        <w:tc>
          <w:tcPr>
            <w:tcW w:w="0" w:type="auto"/>
          </w:tcPr>
          <w:p w14:paraId="5C670DBD" w14:textId="77777777" w:rsidR="00A50FF4" w:rsidRDefault="007646F2">
            <w:pPr>
              <w:pStyle w:val="Compact"/>
            </w:pPr>
            <w:r>
              <w:t>Name</w:t>
            </w:r>
          </w:p>
        </w:tc>
        <w:tc>
          <w:tcPr>
            <w:tcW w:w="0" w:type="auto"/>
          </w:tcPr>
          <w:p w14:paraId="7886FB26" w14:textId="77777777" w:rsidR="00A50FF4" w:rsidRDefault="007646F2">
            <w:pPr>
              <w:pStyle w:val="Compact"/>
            </w:pPr>
            <w:r>
              <w:t>Description</w:t>
            </w:r>
          </w:p>
        </w:tc>
      </w:tr>
      <w:tr w:rsidR="00A50FF4" w14:paraId="26A8979A" w14:textId="77777777">
        <w:tc>
          <w:tcPr>
            <w:tcW w:w="0" w:type="auto"/>
          </w:tcPr>
          <w:p w14:paraId="472BC8DA" w14:textId="77777777" w:rsidR="00A50FF4" w:rsidRDefault="007646F2">
            <w:pPr>
              <w:pStyle w:val="Compact"/>
            </w:pPr>
            <m:oMathPara>
              <m:oMath>
                <m:sSub>
                  <m:sSubPr>
                    <m:ctrlPr>
                      <w:rPr>
                        <w:rFonts w:ascii="Cambria Math" w:hAnsi="Cambria Math"/>
                      </w:rPr>
                    </m:ctrlPr>
                  </m:sSubPr>
                  <m:e>
                    <m:r>
                      <w:rPr>
                        <w:rFonts w:ascii="Cambria Math" w:hAnsi="Cambria Math"/>
                      </w:rPr>
                      <m:t>N</m:t>
                    </m:r>
                  </m:e>
                  <m:sub>
                    <m:r>
                      <w:rPr>
                        <w:rFonts w:ascii="Cambria Math" w:hAnsi="Cambria Math"/>
                      </w:rPr>
                      <m:t>t</m:t>
                    </m:r>
                  </m:sub>
                </m:sSub>
              </m:oMath>
            </m:oMathPara>
          </w:p>
        </w:tc>
        <w:tc>
          <w:tcPr>
            <w:tcW w:w="0" w:type="auto"/>
          </w:tcPr>
          <w:p w14:paraId="75C521A4" w14:textId="77777777" w:rsidR="00A50FF4" w:rsidRDefault="007646F2">
            <w:pPr>
              <w:pStyle w:val="Compact"/>
            </w:pPr>
            <w:r>
              <w:t xml:space="preserve">Number of breeders in year </w:t>
            </w:r>
            <m:oMath>
              <m:r>
                <w:rPr>
                  <w:rFonts w:ascii="Cambria Math" w:hAnsi="Cambria Math"/>
                </w:rPr>
                <m:t>t</m:t>
              </m:r>
            </m:oMath>
          </w:p>
        </w:tc>
      </w:tr>
      <w:tr w:rsidR="00A50FF4" w14:paraId="0619A5BE" w14:textId="77777777">
        <w:tc>
          <w:tcPr>
            <w:tcW w:w="0" w:type="auto"/>
          </w:tcPr>
          <w:p w14:paraId="2CCCAEB6" w14:textId="77777777" w:rsidR="00A50FF4" w:rsidRDefault="007646F2">
            <w:pPr>
              <w:pStyle w:val="Compact"/>
            </w:pPr>
            <m:oMathPara>
              <m:oMath>
                <m:sSub>
                  <m:sSubPr>
                    <m:ctrlPr>
                      <w:rPr>
                        <w:rFonts w:ascii="Cambria Math" w:hAnsi="Cambria Math"/>
                      </w:rPr>
                    </m:ctrlPr>
                  </m:sSubPr>
                  <m:e>
                    <m:r>
                      <w:rPr>
                        <w:rFonts w:ascii="Cambria Math" w:hAnsi="Cambria Math"/>
                      </w:rPr>
                      <m:t>D</m:t>
                    </m:r>
                  </m:e>
                  <m:sub>
                    <m:r>
                      <w:rPr>
                        <w:rFonts w:ascii="Cambria Math" w:hAnsi="Cambria Math"/>
                      </w:rPr>
                      <m:t>t</m:t>
                    </m:r>
                  </m:sub>
                </m:sSub>
              </m:oMath>
            </m:oMathPara>
          </w:p>
        </w:tc>
        <w:tc>
          <w:tcPr>
            <w:tcW w:w="0" w:type="auto"/>
          </w:tcPr>
          <w:p w14:paraId="435745B2" w14:textId="77777777" w:rsidR="00A50FF4" w:rsidRDefault="007646F2">
            <w:pPr>
              <w:pStyle w:val="Compact"/>
            </w:pPr>
            <w:r>
              <w:t xml:space="preserve">Number of breeders dead after reproduction in year </w:t>
            </w:r>
            <m:oMath>
              <m:r>
                <w:rPr>
                  <w:rFonts w:ascii="Cambria Math" w:hAnsi="Cambria Math"/>
                </w:rPr>
                <m:t>t</m:t>
              </m:r>
            </m:oMath>
          </w:p>
        </w:tc>
      </w:tr>
      <w:tr w:rsidR="00A50FF4" w14:paraId="51007FA5" w14:textId="77777777">
        <w:tc>
          <w:tcPr>
            <w:tcW w:w="0" w:type="auto"/>
          </w:tcPr>
          <w:p w14:paraId="20F828F7" w14:textId="77777777" w:rsidR="00A50FF4" w:rsidRDefault="007646F2">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t</m:t>
                    </m:r>
                  </m:sub>
                </m:sSub>
              </m:oMath>
            </m:oMathPara>
          </w:p>
        </w:tc>
        <w:tc>
          <w:tcPr>
            <w:tcW w:w="0" w:type="auto"/>
          </w:tcPr>
          <w:p w14:paraId="6B485562" w14:textId="77777777" w:rsidR="00A50FF4" w:rsidRDefault="007646F2">
            <w:pPr>
              <w:pStyle w:val="Compact"/>
            </w:pPr>
            <w:r>
              <w:t xml:space="preserve">Number of recruits in year </w:t>
            </w:r>
            <m:oMath>
              <m:r>
                <w:rPr>
                  <w:rFonts w:ascii="Cambria Math" w:hAnsi="Cambria Math"/>
                </w:rPr>
                <m:t>t</m:t>
              </m:r>
            </m:oMath>
          </w:p>
        </w:tc>
      </w:tr>
      <w:tr w:rsidR="00A50FF4" w14:paraId="476414F9" w14:textId="77777777">
        <w:tc>
          <w:tcPr>
            <w:tcW w:w="0" w:type="auto"/>
          </w:tcPr>
          <w:p w14:paraId="1B2DBE47" w14:textId="77777777" w:rsidR="00A50FF4" w:rsidRDefault="007646F2">
            <w:pPr>
              <w:pStyle w:val="Compact"/>
            </w:pPr>
            <m:oMathPara>
              <m:oMath>
                <m:sSub>
                  <m:sSubPr>
                    <m:ctrlPr>
                      <w:rPr>
                        <w:rFonts w:ascii="Cambria Math" w:hAnsi="Cambria Math"/>
                      </w:rPr>
                    </m:ctrlPr>
                  </m:sSubPr>
                  <m:e>
                    <m:r>
                      <w:rPr>
                        <w:rFonts w:ascii="Cambria Math" w:hAnsi="Cambria Math"/>
                      </w:rPr>
                      <m:t>s</m:t>
                    </m:r>
                  </m:e>
                  <m:sub>
                    <m:r>
                      <w:rPr>
                        <w:rFonts w:ascii="Cambria Math" w:hAnsi="Cambria Math"/>
                      </w:rPr>
                      <m:t>t</m:t>
                    </m:r>
                  </m:sub>
                </m:sSub>
              </m:oMath>
            </m:oMathPara>
          </w:p>
        </w:tc>
        <w:tc>
          <w:tcPr>
            <w:tcW w:w="0" w:type="auto"/>
          </w:tcPr>
          <w:p w14:paraId="44E95B65" w14:textId="77777777" w:rsidR="00A50FF4" w:rsidRDefault="007646F2">
            <w:pPr>
              <w:pStyle w:val="Compact"/>
            </w:pPr>
            <w:r>
              <w:t xml:space="preserve">Adult survival rate, i.e. proportion of breeders in year </w:t>
            </w:r>
            <m:oMath>
              <m:r>
                <w:rPr>
                  <w:rFonts w:ascii="Cambria Math" w:hAnsi="Cambria Math"/>
                </w:rPr>
                <m:t>t</m:t>
              </m:r>
              <m:r>
                <m:rPr>
                  <m:sty m:val="p"/>
                </m:rPr>
                <w:rPr>
                  <w:rFonts w:ascii="Cambria Math" w:hAnsi="Cambria Math"/>
                </w:rPr>
                <m:t>-</m:t>
              </m:r>
              <m:r>
                <w:rPr>
                  <w:rFonts w:ascii="Cambria Math" w:hAnsi="Cambria Math"/>
                </w:rPr>
                <m:t>1</m:t>
              </m:r>
            </m:oMath>
            <w:r>
              <w:t xml:space="preserve"> still alive in year </w:t>
            </w:r>
            <m:oMath>
              <m:r>
                <w:rPr>
                  <w:rFonts w:ascii="Cambria Math" w:hAnsi="Cambria Math"/>
                </w:rPr>
                <m:t>t</m:t>
              </m:r>
            </m:oMath>
          </w:p>
        </w:tc>
      </w:tr>
      <w:tr w:rsidR="00A50FF4" w14:paraId="64CB2ECE" w14:textId="77777777">
        <w:tc>
          <w:tcPr>
            <w:tcW w:w="0" w:type="auto"/>
          </w:tcPr>
          <w:p w14:paraId="658561C8" w14:textId="77777777" w:rsidR="00A50FF4" w:rsidRDefault="007646F2">
            <w:pPr>
              <w:pStyle w:val="Compact"/>
            </w:pPr>
            <m:oMathPara>
              <m:oMath>
                <m:sSub>
                  <m:sSubPr>
                    <m:ctrlPr>
                      <w:rPr>
                        <w:rFonts w:ascii="Cambria Math" w:hAnsi="Cambria Math"/>
                      </w:rPr>
                    </m:ctrlPr>
                  </m:sSubPr>
                  <m:e>
                    <m:r>
                      <w:rPr>
                        <w:rFonts w:ascii="Cambria Math" w:hAnsi="Cambria Math"/>
                      </w:rPr>
                      <m:t>r</m:t>
                    </m:r>
                  </m:e>
                  <m:sub>
                    <m:r>
                      <w:rPr>
                        <w:rFonts w:ascii="Cambria Math" w:hAnsi="Cambria Math"/>
                      </w:rPr>
                      <m:t>t</m:t>
                    </m:r>
                  </m:sub>
                </m:sSub>
              </m:oMath>
            </m:oMathPara>
          </w:p>
        </w:tc>
        <w:tc>
          <w:tcPr>
            <w:tcW w:w="0" w:type="auto"/>
          </w:tcPr>
          <w:p w14:paraId="490520E1" w14:textId="77777777" w:rsidR="00A50FF4" w:rsidRDefault="007646F2">
            <w:pPr>
              <w:pStyle w:val="Compact"/>
            </w:pPr>
            <w:r>
              <w:t xml:space="preserve">Recruitment rate, i.e. number of recruits in year </w:t>
            </w:r>
            <m:oMath>
              <m:r>
                <w:rPr>
                  <w:rFonts w:ascii="Cambria Math" w:hAnsi="Cambria Math"/>
                </w:rPr>
                <m:t>t</m:t>
              </m:r>
            </m:oMath>
            <w:r>
              <w:t xml:space="preserve"> produced per breeder in year </w:t>
            </w:r>
            <m:oMath>
              <m:r>
                <w:rPr>
                  <w:rFonts w:ascii="Cambria Math" w:hAnsi="Cambria Math"/>
                </w:rPr>
                <m:t>t</m:t>
              </m:r>
              <m:r>
                <m:rPr>
                  <m:sty m:val="p"/>
                </m:rPr>
                <w:rPr>
                  <w:rFonts w:ascii="Cambria Math" w:hAnsi="Cambria Math"/>
                </w:rPr>
                <m:t>-</m:t>
              </m:r>
              <m:r>
                <w:rPr>
                  <w:rFonts w:ascii="Cambria Math" w:hAnsi="Cambria Math"/>
                </w:rPr>
                <m:t>1</m:t>
              </m:r>
            </m:oMath>
          </w:p>
        </w:tc>
      </w:tr>
      <w:tr w:rsidR="00A50FF4" w14:paraId="5FD53BFD" w14:textId="77777777">
        <w:tc>
          <w:tcPr>
            <w:tcW w:w="0" w:type="auto"/>
          </w:tcPr>
          <w:p w14:paraId="61CF7139" w14:textId="77777777" w:rsidR="00A50FF4" w:rsidRDefault="007646F2">
            <w:pPr>
              <w:pStyle w:val="Compact"/>
            </w:pPr>
            <m:oMathPara>
              <m:oMath>
                <m:sSub>
                  <m:sSubPr>
                    <m:ctrlPr>
                      <w:rPr>
                        <w:rFonts w:ascii="Cambria Math" w:hAnsi="Cambria Math"/>
                      </w:rPr>
                    </m:ctrlPr>
                  </m:sSubPr>
                  <m:e>
                    <m:r>
                      <w:rPr>
                        <w:rFonts w:ascii="Cambria Math" w:hAnsi="Cambria Math"/>
                      </w:rPr>
                      <m:t>λ</m:t>
                    </m:r>
                  </m:e>
                  <m:sub>
                    <m:r>
                      <w:rPr>
                        <w:rFonts w:ascii="Cambria Math" w:hAnsi="Cambria Math"/>
                      </w:rPr>
                      <m:t>t</m:t>
                    </m:r>
                  </m:sub>
                </m:sSub>
              </m:oMath>
            </m:oMathPara>
          </w:p>
        </w:tc>
        <w:tc>
          <w:tcPr>
            <w:tcW w:w="0" w:type="auto"/>
          </w:tcPr>
          <w:p w14:paraId="6E37701F" w14:textId="77777777" w:rsidR="00A50FF4" w:rsidRDefault="007646F2">
            <w:pPr>
              <w:pStyle w:val="Compact"/>
            </w:pPr>
            <w:r>
              <w:t xml:space="preserve">Growth rate of the population between the reproduction periods of year </w:t>
            </w:r>
            <m:oMath>
              <m:r>
                <w:rPr>
                  <w:rFonts w:ascii="Cambria Math" w:hAnsi="Cambria Math"/>
                </w:rPr>
                <m:t>t</m:t>
              </m:r>
              <m:r>
                <m:rPr>
                  <m:sty m:val="p"/>
                </m:rPr>
                <w:rPr>
                  <w:rFonts w:ascii="Cambria Math" w:hAnsi="Cambria Math"/>
                </w:rPr>
                <m:t>-</m:t>
              </m:r>
              <m:r>
                <w:rPr>
                  <w:rFonts w:ascii="Cambria Math" w:hAnsi="Cambria Math"/>
                </w:rPr>
                <m:t>1</m:t>
              </m:r>
            </m:oMath>
            <w:r>
              <w:t xml:space="preserve"> and year </w:t>
            </w:r>
            <m:oMath>
              <m:r>
                <w:rPr>
                  <w:rFonts w:ascii="Cambria Math" w:hAnsi="Cambria Math"/>
                </w:rPr>
                <m:t>t</m:t>
              </m:r>
            </m:oMath>
          </w:p>
        </w:tc>
      </w:tr>
    </w:tbl>
    <w:p w14:paraId="126B33F3" w14:textId="77777777" w:rsidR="00A50FF4" w:rsidRDefault="007646F2">
      <w:pPr>
        <w:pStyle w:val="Corpsdetexte"/>
      </w:pPr>
      <w:r>
        <w:t>$$</w:t>
      </w:r>
    </w:p>
    <w:p w14:paraId="35B4BF5B" w14:textId="77777777" w:rsidR="00A50FF4" w:rsidRDefault="007646F2">
      <w:pPr>
        <w:pStyle w:val="Corpsdetexte"/>
      </w:pPr>
      <w:r>
        <w:t>From the evolution of the breeding population size, population growth rate can be assessed every year to catch the variability range (2.6), or can be smoothed over a consistent time period to provide average population growth rate, see Equation (2.7), which is a linear regression on the logarithm scale.</w:t>
      </w:r>
    </w:p>
    <w:tbl>
      <w:tblPr>
        <w:tblStyle w:val="Table"/>
        <w:tblW w:w="5000" w:type="pct"/>
        <w:tblLook w:val="0020" w:firstRow="1" w:lastRow="0" w:firstColumn="0" w:lastColumn="0" w:noHBand="0" w:noVBand="0"/>
      </w:tblPr>
      <w:tblGrid>
        <w:gridCol w:w="814"/>
        <w:gridCol w:w="1301"/>
        <w:gridCol w:w="7291"/>
      </w:tblGrid>
      <w:tr w:rsidR="00A50FF4" w14:paraId="68C31F55" w14:textId="77777777" w:rsidTr="00A50FF4">
        <w:trPr>
          <w:cnfStyle w:val="100000000000" w:firstRow="1" w:lastRow="0" w:firstColumn="0" w:lastColumn="0" w:oddVBand="0" w:evenVBand="0" w:oddHBand="0" w:evenHBand="0" w:firstRowFirstColumn="0" w:firstRowLastColumn="0" w:lastRowFirstColumn="0" w:lastRowLastColumn="0"/>
          <w:tblHeader/>
        </w:trPr>
        <w:tc>
          <w:tcPr>
            <w:tcW w:w="0" w:type="auto"/>
          </w:tcPr>
          <w:p w14:paraId="721DC3DF" w14:textId="77777777" w:rsidR="00A50FF4" w:rsidRDefault="007646F2">
            <w:pPr>
              <w:pStyle w:val="Compact"/>
            </w:pPr>
            <w:r>
              <w:t>Name</w:t>
            </w:r>
          </w:p>
        </w:tc>
        <w:tc>
          <w:tcPr>
            <w:tcW w:w="0" w:type="auto"/>
          </w:tcPr>
          <w:p w14:paraId="7AF03C97" w14:textId="77777777" w:rsidR="00A50FF4" w:rsidRDefault="007646F2">
            <w:pPr>
              <w:pStyle w:val="Compact"/>
            </w:pPr>
            <w:r>
              <w:t>Class</w:t>
            </w:r>
          </w:p>
        </w:tc>
        <w:tc>
          <w:tcPr>
            <w:tcW w:w="0" w:type="auto"/>
          </w:tcPr>
          <w:p w14:paraId="6D517359" w14:textId="77777777" w:rsidR="00A50FF4" w:rsidRDefault="007646F2">
            <w:pPr>
              <w:pStyle w:val="Compact"/>
            </w:pPr>
            <w:r>
              <w:t>Description</w:t>
            </w:r>
          </w:p>
        </w:tc>
      </w:tr>
      <w:tr w:rsidR="00A50FF4" w14:paraId="18820B9B" w14:textId="77777777">
        <w:tc>
          <w:tcPr>
            <w:tcW w:w="0" w:type="auto"/>
          </w:tcPr>
          <w:p w14:paraId="2095DF6A" w14:textId="77777777" w:rsidR="00A50FF4" w:rsidRDefault="007646F2">
            <w:pPr>
              <w:pStyle w:val="Compact"/>
            </w:pPr>
            <m:oMathPara>
              <m:oMath>
                <m:r>
                  <w:rPr>
                    <w:rFonts w:ascii="Cambria Math" w:hAnsi="Cambria Math"/>
                  </w:rPr>
                  <m:t>N</m:t>
                </m:r>
                <m:sSub>
                  <m:sSubPr>
                    <m:ctrlPr>
                      <w:rPr>
                        <w:rFonts w:ascii="Cambria Math" w:hAnsi="Cambria Math"/>
                      </w:rPr>
                    </m:ctrlPr>
                  </m:sSubPr>
                  <m:e>
                    <m:r>
                      <w:rPr>
                        <w:rFonts w:ascii="Cambria Math" w:hAnsi="Cambria Math"/>
                      </w:rPr>
                      <m:t>0</m:t>
                    </m:r>
                  </m:e>
                  <m:sub>
                    <m:r>
                      <w:rPr>
                        <w:rFonts w:ascii="Cambria Math" w:hAnsi="Cambria Math"/>
                      </w:rPr>
                      <m:t>i</m:t>
                    </m:r>
                    <m:r>
                      <m:rPr>
                        <m:sty m:val="p"/>
                      </m:rPr>
                      <w:rPr>
                        <w:rFonts w:ascii="Cambria Math" w:hAnsi="Cambria Math"/>
                      </w:rPr>
                      <m:t>,</m:t>
                    </m:r>
                    <m:r>
                      <w:rPr>
                        <w:rFonts w:ascii="Cambria Math" w:hAnsi="Cambria Math"/>
                      </w:rPr>
                      <m:t>J</m:t>
                    </m:r>
                  </m:sub>
                </m:sSub>
              </m:oMath>
            </m:oMathPara>
          </w:p>
        </w:tc>
        <w:tc>
          <w:tcPr>
            <w:tcW w:w="0" w:type="auto"/>
          </w:tcPr>
          <w:p w14:paraId="30A8AFB0" w14:textId="77777777" w:rsidR="00A50FF4" w:rsidRDefault="007646F2">
            <w:pPr>
              <w:pStyle w:val="Compact"/>
            </w:pPr>
            <w:r>
              <w:t>Parameter</w:t>
            </w:r>
          </w:p>
        </w:tc>
        <w:tc>
          <w:tcPr>
            <w:tcW w:w="0" w:type="auto"/>
          </w:tcPr>
          <w:p w14:paraId="5268C608" w14:textId="77777777" w:rsidR="00A50FF4" w:rsidRDefault="007646F2">
            <w:pPr>
              <w:pStyle w:val="Compact"/>
            </w:pPr>
            <w:r>
              <w:t>Intercept of the regression model</w:t>
            </w:r>
          </w:p>
        </w:tc>
      </w:tr>
      <w:tr w:rsidR="00A50FF4" w14:paraId="611227A7" w14:textId="77777777">
        <w:tc>
          <w:tcPr>
            <w:tcW w:w="0" w:type="auto"/>
          </w:tcPr>
          <w:p w14:paraId="500405F6" w14:textId="77777777" w:rsidR="00A50FF4" w:rsidRDefault="007646F2">
            <w:pPr>
              <w:pStyle w:val="Compact"/>
            </w:pPr>
            <m:oMathPara>
              <m:oMath>
                <m:sSub>
                  <m:sSubPr>
                    <m:ctrlPr>
                      <w:rPr>
                        <w:rFonts w:ascii="Cambria Math" w:hAnsi="Cambria Math"/>
                      </w:rPr>
                    </m:ctrlPr>
                  </m:sSubPr>
                  <m:e>
                    <m:r>
                      <w:rPr>
                        <w:rFonts w:ascii="Cambria Math" w:hAnsi="Cambria Math"/>
                      </w:rPr>
                      <m:t>λ</m:t>
                    </m:r>
                  </m:e>
                  <m:sub>
                    <m:r>
                      <w:rPr>
                        <w:rFonts w:ascii="Cambria Math" w:hAnsi="Cambria Math"/>
                      </w:rPr>
                      <m:t>i</m:t>
                    </m:r>
                    <m:r>
                      <m:rPr>
                        <m:sty m:val="p"/>
                      </m:rPr>
                      <w:rPr>
                        <w:rFonts w:ascii="Cambria Math" w:hAnsi="Cambria Math"/>
                      </w:rPr>
                      <m:t>,</m:t>
                    </m:r>
                    <m:r>
                      <w:rPr>
                        <w:rFonts w:ascii="Cambria Math" w:hAnsi="Cambria Math"/>
                      </w:rPr>
                      <m:t>J</m:t>
                    </m:r>
                  </m:sub>
                </m:sSub>
              </m:oMath>
            </m:oMathPara>
          </w:p>
        </w:tc>
        <w:tc>
          <w:tcPr>
            <w:tcW w:w="0" w:type="auto"/>
          </w:tcPr>
          <w:p w14:paraId="4565813D" w14:textId="77777777" w:rsidR="00A50FF4" w:rsidRDefault="007646F2">
            <w:pPr>
              <w:pStyle w:val="Compact"/>
            </w:pPr>
            <w:r>
              <w:t>Parameter</w:t>
            </w:r>
          </w:p>
        </w:tc>
        <w:tc>
          <w:tcPr>
            <w:tcW w:w="0" w:type="auto"/>
          </w:tcPr>
          <w:p w14:paraId="621BD6F4" w14:textId="77777777" w:rsidR="00A50FF4" w:rsidRDefault="007646F2">
            <w:pPr>
              <w:pStyle w:val="Compact"/>
            </w:pPr>
            <w:r>
              <w:t xml:space="preserve">Average population growth rate over a restricted time interval </w:t>
            </w:r>
            <m:oMath>
              <m:r>
                <w:rPr>
                  <w:rFonts w:ascii="Cambria Math" w:hAnsi="Cambria Math"/>
                </w:rPr>
                <m:t>J</m:t>
              </m:r>
            </m:oMath>
            <w:r>
              <w:t xml:space="preserve"> for a population </w:t>
            </w:r>
            <m:oMath>
              <m:r>
                <w:rPr>
                  <w:rFonts w:ascii="Cambria Math" w:hAnsi="Cambria Math"/>
                </w:rPr>
                <m:t>i</m:t>
              </m:r>
            </m:oMath>
            <w:r>
              <w:t xml:space="preserve"> (in </w:t>
            </w:r>
            <m:oMath>
              <m:r>
                <w:rPr>
                  <w:rFonts w:ascii="Cambria Math" w:hAnsi="Cambria Math"/>
                </w:rPr>
                <m:t>yea</m:t>
              </m:r>
              <m:sSup>
                <m:sSupPr>
                  <m:ctrlPr>
                    <w:rPr>
                      <w:rFonts w:ascii="Cambria Math" w:hAnsi="Cambria Math"/>
                    </w:rPr>
                  </m:ctrlPr>
                </m:sSupPr>
                <m:e>
                  <m:r>
                    <w:rPr>
                      <w:rFonts w:ascii="Cambria Math" w:hAnsi="Cambria Math"/>
                    </w:rPr>
                    <m:t>r</m:t>
                  </m:r>
                </m:e>
                <m:sup>
                  <m:r>
                    <m:rPr>
                      <m:sty m:val="p"/>
                    </m:rPr>
                    <w:rPr>
                      <w:rFonts w:ascii="Cambria Math" w:hAnsi="Cambria Math"/>
                    </w:rPr>
                    <m:t>-</m:t>
                  </m:r>
                  <m:r>
                    <w:rPr>
                      <w:rFonts w:ascii="Cambria Math" w:hAnsi="Cambria Math"/>
                    </w:rPr>
                    <m:t>1</m:t>
                  </m:r>
                </m:sup>
              </m:sSup>
            </m:oMath>
            <w:r>
              <w:t>)</w:t>
            </w:r>
          </w:p>
        </w:tc>
      </w:tr>
      <w:tr w:rsidR="00A50FF4" w14:paraId="3A67970F" w14:textId="77777777">
        <w:tc>
          <w:tcPr>
            <w:tcW w:w="0" w:type="auto"/>
          </w:tcPr>
          <w:p w14:paraId="108829C8" w14:textId="77777777" w:rsidR="00A50FF4" w:rsidRDefault="007646F2">
            <w:pPr>
              <w:pStyle w:val="Compact"/>
            </w:pPr>
            <m:oMathPara>
              <m:oMath>
                <m:r>
                  <w:rPr>
                    <w:rFonts w:ascii="Cambria Math" w:hAnsi="Cambria Math"/>
                  </w:rPr>
                  <m:t>t</m:t>
                </m:r>
                <m:r>
                  <m:rPr>
                    <m:sty m:val="p"/>
                  </m:rPr>
                  <w:rPr>
                    <w:rFonts w:ascii="Cambria Math" w:hAnsi="Cambria Math"/>
                  </w:rPr>
                  <m:t>∈</m:t>
                </m:r>
                <m:r>
                  <w:rPr>
                    <w:rFonts w:ascii="Cambria Math" w:hAnsi="Cambria Math"/>
                  </w:rPr>
                  <m:t>J</m:t>
                </m:r>
              </m:oMath>
            </m:oMathPara>
          </w:p>
        </w:tc>
        <w:tc>
          <w:tcPr>
            <w:tcW w:w="0" w:type="auto"/>
          </w:tcPr>
          <w:p w14:paraId="52B797A6" w14:textId="77777777" w:rsidR="00A50FF4" w:rsidRDefault="007646F2">
            <w:pPr>
              <w:pStyle w:val="Compact"/>
            </w:pPr>
            <w:r>
              <w:t>Index</w:t>
            </w:r>
          </w:p>
        </w:tc>
        <w:tc>
          <w:tcPr>
            <w:tcW w:w="0" w:type="auto"/>
          </w:tcPr>
          <w:p w14:paraId="6841ABC5" w14:textId="77777777" w:rsidR="00A50FF4" w:rsidRDefault="007646F2">
            <w:pPr>
              <w:pStyle w:val="Compact"/>
            </w:pPr>
            <w:r>
              <w:t xml:space="preserve">Year index within the time interval </w:t>
            </w:r>
            <m:oMath>
              <m:r>
                <w:rPr>
                  <w:rFonts w:ascii="Cambria Math" w:hAnsi="Cambria Math"/>
                </w:rPr>
                <m:t>J</m:t>
              </m:r>
            </m:oMath>
          </w:p>
        </w:tc>
      </w:tr>
      <w:tr w:rsidR="00A50FF4" w14:paraId="38632201" w14:textId="77777777">
        <w:tc>
          <w:tcPr>
            <w:tcW w:w="0" w:type="auto"/>
          </w:tcPr>
          <w:p w14:paraId="331AE2E8" w14:textId="77777777" w:rsidR="00A50FF4" w:rsidRDefault="007646F2">
            <w:pPr>
              <w:pStyle w:val="Compact"/>
            </w:pPr>
            <m:oMathPara>
              <m:oMath>
                <m:sSub>
                  <m:sSubPr>
                    <m:ctrlPr>
                      <w:rPr>
                        <w:rFonts w:ascii="Cambria Math" w:hAnsi="Cambria Math"/>
                      </w:rPr>
                    </m:ctrlPr>
                  </m:sSubPr>
                  <m:e>
                    <m:r>
                      <w:rPr>
                        <w:rFonts w:ascii="Cambria Math" w:hAnsi="Cambria Math"/>
                      </w:rPr>
                      <m:t>σ</m:t>
                    </m:r>
                  </m:e>
                  <m:sub>
                    <m:r>
                      <w:rPr>
                        <w:rFonts w:ascii="Cambria Math" w:hAnsi="Cambria Math"/>
                      </w:rPr>
                      <m:t>i</m:t>
                    </m:r>
                    <m:r>
                      <m:rPr>
                        <m:sty m:val="p"/>
                      </m:rPr>
                      <w:rPr>
                        <w:rFonts w:ascii="Cambria Math" w:hAnsi="Cambria Math"/>
                      </w:rPr>
                      <m:t>,</m:t>
                    </m:r>
                    <m:r>
                      <w:rPr>
                        <w:rFonts w:ascii="Cambria Math" w:hAnsi="Cambria Math"/>
                      </w:rPr>
                      <m:t>J</m:t>
                    </m:r>
                  </m:sub>
                </m:sSub>
              </m:oMath>
            </m:oMathPara>
          </w:p>
        </w:tc>
        <w:tc>
          <w:tcPr>
            <w:tcW w:w="0" w:type="auto"/>
          </w:tcPr>
          <w:p w14:paraId="297FAA8F" w14:textId="77777777" w:rsidR="00A50FF4" w:rsidRDefault="007646F2">
            <w:pPr>
              <w:pStyle w:val="Compact"/>
            </w:pPr>
            <w:r>
              <w:t>Parameter</w:t>
            </w:r>
          </w:p>
        </w:tc>
        <w:tc>
          <w:tcPr>
            <w:tcW w:w="0" w:type="auto"/>
          </w:tcPr>
          <w:p w14:paraId="21BF0658" w14:textId="77777777" w:rsidR="00A50FF4" w:rsidRDefault="007646F2">
            <w:pPr>
              <w:pStyle w:val="Compact"/>
            </w:pPr>
            <w:r>
              <w:t>Standard deviation of the regression model</w:t>
            </w:r>
          </w:p>
        </w:tc>
      </w:tr>
    </w:tbl>
    <w:p w14:paraId="4E1C5781" w14:textId="77777777" w:rsidR="00A50FF4" w:rsidRDefault="007646F2">
      <w:pPr>
        <w:pStyle w:val="Corpsdetexte"/>
      </w:pPr>
      <w:r>
        <w:t>$$\begin{equation} log(N_{i, t}) \sim {\sf Norm}(N0_{i, J} + log(\lambda_{i, J}).t, \sigma_{i, J}) \qquad(2.7) \end{equation}$$</w:t>
      </w:r>
    </w:p>
    <w:p w14:paraId="3055D338" w14:textId="77777777" w:rsidR="00A50FF4" w:rsidRDefault="007646F2">
      <w:pPr>
        <w:pStyle w:val="Titre3"/>
      </w:pPr>
      <w:bookmarkStart w:id="529" w:name="analysis-of-the-adult-survival"/>
      <w:r>
        <w:rPr>
          <w:rStyle w:val="SectionNumber"/>
        </w:rPr>
        <w:t>2.4.1</w:t>
      </w:r>
      <w:r>
        <w:tab/>
      </w:r>
      <w:commentRangeStart w:id="530"/>
      <w:r>
        <w:t xml:space="preserve">Analysis </w:t>
      </w:r>
      <w:commentRangeEnd w:id="530"/>
      <w:r w:rsidR="00463565">
        <w:rPr>
          <w:rStyle w:val="Marquedecommentaire"/>
          <w:rFonts w:asciiTheme="minorHAnsi" w:eastAsiaTheme="minorHAnsi" w:hAnsiTheme="minorHAnsi" w:cstheme="minorBidi"/>
          <w:b w:val="0"/>
          <w:bCs w:val="0"/>
          <w:color w:val="auto"/>
        </w:rPr>
        <w:commentReference w:id="530"/>
      </w:r>
      <w:r>
        <w:t>of the adult survival</w:t>
      </w:r>
    </w:p>
    <w:p w14:paraId="6794DFA3" w14:textId="648EAEA9" w:rsidR="00A50FF4" w:rsidRDefault="007646F2">
      <w:pPr>
        <w:pStyle w:val="FirstParagraph"/>
      </w:pPr>
      <w:del w:id="531" w:author="GUILLEMAIN Matthieu" w:date="2022-01-14T12:34:00Z">
        <w:r w:rsidDel="00463565">
          <w:delText>The a</w:delText>
        </w:r>
      </w:del>
      <w:ins w:id="532" w:author="GUILLEMAIN Matthieu" w:date="2022-01-14T12:34:00Z">
        <w:r w:rsidR="00463565" w:rsidRPr="00463565">
          <w:rPr>
            <w:lang w:val="en-GB"/>
            <w:rPrChange w:id="533" w:author="GUILLEMAIN Matthieu" w:date="2022-01-14T12:34:00Z">
              <w:rPr>
                <w:lang w:val="fr-FR"/>
              </w:rPr>
            </w:rPrChange>
          </w:rPr>
          <w:t>A</w:t>
        </w:r>
      </w:ins>
      <w:r>
        <w:t xml:space="preserve">dult survival </w:t>
      </w:r>
      <w:ins w:id="534" w:author="GUILLEMAIN Matthieu" w:date="2022-01-14T12:34:00Z">
        <w:r w:rsidR="00463565" w:rsidRPr="00463565">
          <w:rPr>
            <w:lang w:val="en-GB"/>
            <w:rPrChange w:id="535" w:author="GUILLEMAIN Matthieu" w:date="2022-01-14T12:34:00Z">
              <w:rPr>
                <w:lang w:val="fr-FR"/>
              </w:rPr>
            </w:rPrChange>
          </w:rPr>
          <w:t xml:space="preserve">rate </w:t>
        </w:r>
      </w:ins>
      <w:r>
        <w:t>is commonly assessed by capture mark recapture (</w:t>
      </w:r>
      <w:hyperlink w:anchor="ref-Lebreton2001">
        <w:r>
          <w:rPr>
            <w:rStyle w:val="Lienhypertexte"/>
          </w:rPr>
          <w:t>Lebreton, 2001</w:t>
        </w:r>
      </w:hyperlink>
      <w:r>
        <w:t xml:space="preserve">). Combined </w:t>
      </w:r>
      <w:del w:id="536" w:author="GUILLEMAIN Matthieu" w:date="2022-01-14T12:34:00Z">
        <w:r w:rsidDel="00463565">
          <w:delText xml:space="preserve">to </w:delText>
        </w:r>
      </w:del>
      <w:ins w:id="537" w:author="GUILLEMAIN Matthieu" w:date="2022-01-14T12:34:00Z">
        <w:r w:rsidR="00463565" w:rsidRPr="00463565">
          <w:rPr>
            <w:lang w:val="en-GB"/>
            <w:rPrChange w:id="538" w:author="GUILLEMAIN Matthieu" w:date="2022-01-14T12:35:00Z">
              <w:rPr>
                <w:lang w:val="fr-FR"/>
              </w:rPr>
            </w:rPrChange>
          </w:rPr>
          <w:t>with</w:t>
        </w:r>
        <w:r w:rsidR="00463565">
          <w:t xml:space="preserve"> </w:t>
        </w:r>
      </w:ins>
      <w:r>
        <w:t>annual population growth rate, adult survival rate allows recruitment rate to be estimated each year, and then compared with the outputs of the counting method. Unfortunately, no tagging study was performed on the two ruddy duck populations. However, the relationship (2.6) could still produce annual adult survival estimates that can be discussed. To do so, annual population growth rates overlapping the counting time series were estimated.</w:t>
      </w:r>
    </w:p>
    <w:p w14:paraId="55545751" w14:textId="77777777" w:rsidR="00A50FF4" w:rsidRDefault="007646F2">
      <w:pPr>
        <w:pStyle w:val="Corpsdetexte"/>
      </w:pPr>
      <w:commentRangeStart w:id="539"/>
      <w:r>
        <w:t xml:space="preserve">Inconsistency on recruitment rate output, which is defined on </w:t>
      </w:r>
      <m:oMath>
        <m:d>
          <m:dPr>
            <m:begChr m:val="["/>
            <m:endChr m:val="]"/>
            <m:ctrlPr>
              <w:rPr>
                <w:rFonts w:ascii="Cambria Math" w:hAnsi="Cambria Math"/>
              </w:rPr>
            </m:ctrlPr>
          </m:dPr>
          <m:e>
            <m:r>
              <w:rPr>
                <w:rFonts w:ascii="Cambria Math" w:hAnsi="Cambria Math"/>
              </w:rPr>
              <m:t>0</m:t>
            </m:r>
            <m:r>
              <m:rPr>
                <m:sty m:val="p"/>
              </m:rPr>
              <w:rPr>
                <w:rFonts w:ascii="Cambria Math" w:hAnsi="Cambria Math"/>
              </w:rPr>
              <m:t>;∞</m:t>
            </m:r>
          </m:e>
        </m:d>
      </m:oMath>
      <w:r>
        <w:t xml:space="preserve">, would either lead to survival output </w:t>
      </w:r>
      <m:oMath>
        <m:r>
          <m:rPr>
            <m:sty m:val="p"/>
          </m:rPr>
          <w:rPr>
            <w:rFonts w:ascii="Cambria Math" w:hAnsi="Cambria Math"/>
          </w:rPr>
          <m:t>&lt;</m:t>
        </m:r>
        <m:r>
          <w:rPr>
            <w:rFonts w:ascii="Cambria Math" w:hAnsi="Cambria Math"/>
          </w:rPr>
          <m:t>0</m:t>
        </m:r>
      </m:oMath>
      <w:r>
        <w:t xml:space="preserve">, which points out an overestimation of the recruitment rate, or </w:t>
      </w:r>
      <m:oMath>
        <m:r>
          <m:rPr>
            <m:sty m:val="p"/>
          </m:rPr>
          <w:rPr>
            <w:rFonts w:ascii="Cambria Math" w:hAnsi="Cambria Math"/>
          </w:rPr>
          <m:t>&gt;</m:t>
        </m:r>
        <m:r>
          <w:rPr>
            <w:rFonts w:ascii="Cambria Math" w:hAnsi="Cambria Math"/>
          </w:rPr>
          <m:t>1</m:t>
        </m:r>
      </m:oMath>
      <w:r>
        <w:t>, which reflects that the recruitment rate cannot support the observed population growth and is thus underestimated. In between the two limit values, one still discuss the survival outputs by comparison with survival values published in the literature.</w:t>
      </w:r>
      <w:commentRangeEnd w:id="539"/>
      <w:r w:rsidR="00463565">
        <w:rPr>
          <w:rStyle w:val="Marquedecommentaire"/>
        </w:rPr>
        <w:commentReference w:id="539"/>
      </w:r>
    </w:p>
    <w:p w14:paraId="1FA695DF" w14:textId="77777777" w:rsidR="00A50FF4" w:rsidRDefault="007646F2">
      <w:pPr>
        <w:pStyle w:val="Titre3"/>
      </w:pPr>
      <w:bookmarkStart w:id="540" w:name="Xd030fce481b4c0e6bdc91eaa109bcda797c3946"/>
      <w:bookmarkEnd w:id="529"/>
      <w:r>
        <w:rPr>
          <w:rStyle w:val="SectionNumber"/>
        </w:rPr>
        <w:t>2.4.2</w:t>
      </w:r>
      <w:r>
        <w:tab/>
        <w:t>Comparison to a proxy of maximum recruitment rate</w:t>
      </w:r>
    </w:p>
    <w:p w14:paraId="54D03E83" w14:textId="3D5646A9" w:rsidR="00A50FF4" w:rsidRDefault="007646F2">
      <w:pPr>
        <w:pStyle w:val="FirstParagraph"/>
      </w:pPr>
      <w:r>
        <w:t>When population growth is not limited by a harvest pressure and/or by density-dependent effects, both recruitment rate and adult survival are close to their maximum potential. Given a conservative assumption on the maximum adult survival of ruddy ducks and maximum population growth rate estimated during no harvest time period</w:t>
      </w:r>
      <w:ins w:id="541" w:author="GUILLEMAIN Matthieu" w:date="2022-01-14T12:36:00Z">
        <w:r w:rsidR="00463565" w:rsidRPr="00463565">
          <w:rPr>
            <w:lang w:val="en-GB"/>
            <w:rPrChange w:id="542" w:author="GUILLEMAIN Matthieu" w:date="2022-01-14T12:36:00Z">
              <w:rPr>
                <w:lang w:val="fr-FR"/>
              </w:rPr>
            </w:rPrChange>
          </w:rPr>
          <w:t>s</w:t>
        </w:r>
      </w:ins>
      <w:r>
        <w:t xml:space="preserve">, </w:t>
      </w:r>
      <w:del w:id="543" w:author="GUILLEMAIN Matthieu" w:date="2022-01-14T12:36:00Z">
        <w:r w:rsidDel="00463565">
          <w:delText xml:space="preserve">one can provide </w:delText>
        </w:r>
      </w:del>
      <w:r>
        <w:t>a proxy of the maximum recruitment rate</w:t>
      </w:r>
      <w:ins w:id="544" w:author="GUILLEMAIN Matthieu" w:date="2022-01-14T12:36:00Z">
        <w:r w:rsidR="00463565" w:rsidRPr="00463565">
          <w:rPr>
            <w:lang w:val="en-GB"/>
            <w:rPrChange w:id="545" w:author="GUILLEMAIN Matthieu" w:date="2022-01-14T12:36:00Z">
              <w:rPr>
                <w:lang w:val="fr-FR"/>
              </w:rPr>
            </w:rPrChange>
          </w:rPr>
          <w:t xml:space="preserve"> </w:t>
        </w:r>
        <w:r w:rsidR="00463565">
          <w:rPr>
            <w:lang w:val="en-GB"/>
          </w:rPr>
          <w:t>can be obtained</w:t>
        </w:r>
      </w:ins>
      <w:r>
        <w:t xml:space="preserve">. If the recruitment rate outputs of the model are significantly superior to this proxy, </w:t>
      </w:r>
      <w:del w:id="546" w:author="GUILLEMAIN Matthieu" w:date="2022-01-14T12:36:00Z">
        <w:r w:rsidDel="00463565">
          <w:delText xml:space="preserve">it </w:delText>
        </w:r>
      </w:del>
      <w:ins w:id="547" w:author="GUILLEMAIN Matthieu" w:date="2022-01-14T12:36:00Z">
        <w:r w:rsidR="00463565" w:rsidRPr="00463565">
          <w:rPr>
            <w:lang w:val="en-GB"/>
            <w:rPrChange w:id="548" w:author="GUILLEMAIN Matthieu" w:date="2022-01-14T12:36:00Z">
              <w:rPr>
                <w:lang w:val="fr-FR"/>
              </w:rPr>
            </w:rPrChange>
          </w:rPr>
          <w:t>this</w:t>
        </w:r>
        <w:r w:rsidR="00463565">
          <w:t xml:space="preserve"> </w:t>
        </w:r>
      </w:ins>
      <w:r>
        <w:t xml:space="preserve">means that the method overestimates </w:t>
      </w:r>
      <w:del w:id="549" w:author="GUILLEMAIN Matthieu" w:date="2022-01-14T12:36:00Z">
        <w:r w:rsidDel="00463565">
          <w:delText xml:space="preserve">the </w:delText>
        </w:r>
      </w:del>
      <w:r>
        <w:t xml:space="preserve">recruitment rate, which may reflect that some adult males are not detected during count </w:t>
      </w:r>
      <w:r>
        <w:lastRenderedPageBreak/>
        <w:t xml:space="preserve">surveys. By splitting the recruitment rate outputs upon populations and harvest categories, </w:t>
      </w:r>
      <w:commentRangeStart w:id="550"/>
      <w:r>
        <w:t xml:space="preserve">one </w:t>
      </w:r>
      <w:commentRangeEnd w:id="550"/>
      <w:r w:rsidR="00463565">
        <w:rPr>
          <w:rStyle w:val="Marquedecommentaire"/>
        </w:rPr>
        <w:commentReference w:id="550"/>
      </w:r>
      <w:r>
        <w:t>can discuss of the impact of the harvest on the recruitment rate.</w:t>
      </w:r>
    </w:p>
    <w:p w14:paraId="53FB11C3" w14:textId="6D1F4F82" w:rsidR="00A50FF4" w:rsidRDefault="007646F2">
      <w:pPr>
        <w:pStyle w:val="Corpsdetexte"/>
      </w:pPr>
      <w:r>
        <w:t xml:space="preserve">To do so, one estimates maximum population growth rates over time periods observing no harvest using Equation (2.7). Since the estimate of the UK population size is noisy below 500 individuals, </w:t>
      </w:r>
      <w:del w:id="551" w:author="GUILLEMAIN Matthieu" w:date="2022-01-14T12:37:00Z">
        <w:r w:rsidDel="00463565">
          <w:delText xml:space="preserve">one rejected </w:delText>
        </w:r>
      </w:del>
      <w:r>
        <w:t xml:space="preserve">data before 1972 </w:t>
      </w:r>
      <w:ins w:id="552" w:author="GUILLEMAIN Matthieu" w:date="2022-01-14T12:37:00Z">
        <w:r w:rsidR="00463565" w:rsidRPr="00463565">
          <w:rPr>
            <w:lang w:val="en-GB"/>
            <w:rPrChange w:id="553" w:author="GUILLEMAIN Matthieu" w:date="2022-01-14T12:37:00Z">
              <w:rPr>
                <w:lang w:val="fr-FR"/>
              </w:rPr>
            </w:rPrChange>
          </w:rPr>
          <w:t>were dis</w:t>
        </w:r>
        <w:r w:rsidR="00463565">
          <w:rPr>
            <w:lang w:val="en-GB"/>
          </w:rPr>
          <w:t xml:space="preserve">carded </w:t>
        </w:r>
      </w:ins>
      <w:r>
        <w:t xml:space="preserve">(Figure 2.4). After reaching the threshold of 1000 individuals, the UK population growth </w:t>
      </w:r>
      <w:del w:id="554" w:author="GUILLEMAIN Matthieu" w:date="2022-01-14T12:38:00Z">
        <w:r w:rsidDel="00463565">
          <w:delText xml:space="preserve">observed </w:delText>
        </w:r>
      </w:del>
      <w:ins w:id="555" w:author="GUILLEMAIN Matthieu" w:date="2022-01-14T12:38:00Z">
        <w:r w:rsidR="00463565" w:rsidRPr="00463565">
          <w:rPr>
            <w:lang w:val="en-GB"/>
            <w:rPrChange w:id="556" w:author="GUILLEMAIN Matthieu" w:date="2022-01-14T12:38:00Z">
              <w:rPr>
                <w:lang w:val="fr-FR"/>
              </w:rPr>
            </w:rPrChange>
          </w:rPr>
          <w:t>showed</w:t>
        </w:r>
        <w:r w:rsidR="00463565">
          <w:t xml:space="preserve"> </w:t>
        </w:r>
      </w:ins>
      <w:r>
        <w:t>a strong inflexion whereas no harvest pressure was applied. This observation led to split the analysis into two time series for the time periods used in the maximum growth rate inference in UK (Figure 2.4).</w:t>
      </w:r>
    </w:p>
    <w:p w14:paraId="61E54E70" w14:textId="77777777" w:rsidR="00A50FF4" w:rsidRDefault="007646F2">
      <w:pPr>
        <w:pStyle w:val="CaptionedFigure"/>
      </w:pPr>
      <w:r>
        <w:rPr>
          <w:noProof/>
        </w:rPr>
        <w:drawing>
          <wp:inline distT="0" distB="0" distL="0" distR="0" wp14:anchorId="7E40CA4F" wp14:editId="169E2EA4">
            <wp:extent cx="5334000" cy="3810000"/>
            <wp:effectExtent l="0" t="0" r="0" b="0"/>
            <wp:docPr id="4" name="Picture" descr="Figure 2.4: Evolution of the size of the two ruddy duck populations in light of the harvest pressure; on time periods without harvest, maximum population growth rates can be estimated (slopes in red for the UK and in blue for France)"/>
            <wp:cNvGraphicFramePr/>
            <a:graphic xmlns:a="http://schemas.openxmlformats.org/drawingml/2006/main">
              <a:graphicData uri="http://schemas.openxmlformats.org/drawingml/2006/picture">
                <pic:pic xmlns:pic="http://schemas.openxmlformats.org/drawingml/2006/picture">
                  <pic:nvPicPr>
                    <pic:cNvPr id="0" name="Picture" descr="../Output/plot_3.png"/>
                    <pic:cNvPicPr>
                      <a:picLocks noChangeAspect="1" noChangeArrowheads="1"/>
                    </pic:cNvPicPr>
                  </pic:nvPicPr>
                  <pic:blipFill>
                    <a:blip r:embed="rId13"/>
                    <a:stretch>
                      <a:fillRect/>
                    </a:stretch>
                  </pic:blipFill>
                  <pic:spPr bwMode="auto">
                    <a:xfrm>
                      <a:off x="0" y="0"/>
                      <a:ext cx="5334000" cy="3810000"/>
                    </a:xfrm>
                    <a:prstGeom prst="rect">
                      <a:avLst/>
                    </a:prstGeom>
                    <a:noFill/>
                    <a:ln w="9525">
                      <a:noFill/>
                      <a:headEnd/>
                      <a:tailEnd/>
                    </a:ln>
                  </pic:spPr>
                </pic:pic>
              </a:graphicData>
            </a:graphic>
          </wp:inline>
        </w:drawing>
      </w:r>
    </w:p>
    <w:p w14:paraId="34FF0E68" w14:textId="3A4CED26" w:rsidR="00A50FF4" w:rsidRDefault="007646F2">
      <w:pPr>
        <w:pStyle w:val="ImageCaption"/>
      </w:pPr>
      <w:r>
        <w:t xml:space="preserve">Figure 2.4: </w:t>
      </w:r>
      <w:del w:id="557" w:author="GUILLEMAIN Matthieu" w:date="2022-01-14T12:38:00Z">
        <w:r w:rsidDel="00463565">
          <w:delText>Evolution of</w:delText>
        </w:r>
      </w:del>
      <w:ins w:id="558" w:author="GUILLEMAIN Matthieu" w:date="2022-01-14T12:38:00Z">
        <w:r w:rsidR="00463565" w:rsidRPr="00463565">
          <w:rPr>
            <w:lang w:val="en-GB"/>
            <w:rPrChange w:id="559" w:author="GUILLEMAIN Matthieu" w:date="2022-01-14T12:38:00Z">
              <w:rPr>
                <w:lang w:val="fr-FR"/>
              </w:rPr>
            </w:rPrChange>
          </w:rPr>
          <w:t>Changes in</w:t>
        </w:r>
      </w:ins>
      <w:r>
        <w:t xml:space="preserve"> the size of the two ruddy duck populations in light of the harvest pressure; on time periods without harvest, maximum population growth rates can be estimated (slopes in red for the UK and in blue for France)</w:t>
      </w:r>
    </w:p>
    <w:p w14:paraId="37D87EF4" w14:textId="34AA1291" w:rsidR="00A50FF4" w:rsidRDefault="007646F2">
      <w:pPr>
        <w:pStyle w:val="Corpsdetexte"/>
      </w:pPr>
      <w:r>
        <w:t xml:space="preserve">To get proxies of maximum recruitment rate from Equation (2.6), </w:t>
      </w:r>
      <w:del w:id="560" w:author="GUILLEMAIN Matthieu" w:date="2022-01-14T12:38:00Z">
        <w:r w:rsidDel="00463565">
          <w:delText xml:space="preserve">one uses </w:delText>
        </w:r>
      </w:del>
      <w:r>
        <w:t xml:space="preserve">a very conservative prior on the adult survival </w:t>
      </w:r>
      <w:ins w:id="561" w:author="GUILLEMAIN Matthieu" w:date="2022-01-14T12:39:00Z">
        <w:r w:rsidR="00463565" w:rsidRPr="00463565">
          <w:rPr>
            <w:lang w:val="en-GB"/>
            <w:rPrChange w:id="562" w:author="GUILLEMAIN Matthieu" w:date="2022-01-14T12:39:00Z">
              <w:rPr>
                <w:lang w:val="fr-FR"/>
              </w:rPr>
            </w:rPrChange>
          </w:rPr>
          <w:t>wa</w:t>
        </w:r>
        <w:r w:rsidR="00463565">
          <w:rPr>
            <w:lang w:val="en-GB"/>
          </w:rPr>
          <w:t xml:space="preserve">s used, </w:t>
        </w:r>
      </w:ins>
      <w:r>
        <w:t xml:space="preserve">by setting a uniform distribution on </w:t>
      </w:r>
      <m:oMath>
        <m:d>
          <m:dPr>
            <m:begChr m:val="["/>
            <m:endChr m:val="]"/>
            <m:ctrlPr>
              <w:rPr>
                <w:rFonts w:ascii="Cambria Math" w:hAnsi="Cambria Math"/>
              </w:rPr>
            </m:ctrlPr>
          </m:dPr>
          <m:e>
            <m:r>
              <w:rPr>
                <w:rFonts w:ascii="Cambria Math" w:hAnsi="Cambria Math"/>
              </w:rPr>
              <m:t>0.7</m:t>
            </m:r>
            <m:r>
              <m:rPr>
                <m:sty m:val="p"/>
              </m:rPr>
              <w:rPr>
                <w:rFonts w:ascii="Cambria Math" w:hAnsi="Cambria Math"/>
              </w:rPr>
              <m:t>;</m:t>
            </m:r>
            <m:r>
              <w:rPr>
                <w:rFonts w:ascii="Cambria Math" w:hAnsi="Cambria Math"/>
              </w:rPr>
              <m:t>0.9</m:t>
            </m:r>
          </m:e>
        </m:d>
      </m:oMath>
      <w:r>
        <w:t xml:space="preserve"> (</w:t>
      </w:r>
      <w:hyperlink w:anchor="ref-Buxton2004">
        <w:r>
          <w:rPr>
            <w:rStyle w:val="Lienhypertexte"/>
          </w:rPr>
          <w:t>Buxton et al., 2004</w:t>
        </w:r>
      </w:hyperlink>
      <w:r>
        <w:t xml:space="preserve">; </w:t>
      </w:r>
      <w:hyperlink w:anchor="ref-Krementz1997">
        <w:r>
          <w:rPr>
            <w:rStyle w:val="Lienhypertexte"/>
          </w:rPr>
          <w:t>Krementz et al., 1997</w:t>
        </w:r>
      </w:hyperlink>
      <w:r>
        <w:t xml:space="preserve">; the lower limit corresponds to the upper range of survival rates observed in </w:t>
      </w:r>
      <w:ins w:id="563" w:author="GUILLEMAIN Matthieu" w:date="2022-01-14T12:39:00Z">
        <w:r w:rsidR="00463565" w:rsidRPr="00463565">
          <w:rPr>
            <w:lang w:val="en-GB"/>
            <w:rPrChange w:id="564" w:author="GUILLEMAIN Matthieu" w:date="2022-01-14T12:39:00Z">
              <w:rPr>
                <w:lang w:val="fr-FR"/>
              </w:rPr>
            </w:rPrChange>
          </w:rPr>
          <w:t xml:space="preserve">the </w:t>
        </w:r>
      </w:ins>
      <w:r>
        <w:t xml:space="preserve">literature for </w:t>
      </w:r>
      <w:commentRangeStart w:id="565"/>
      <w:r>
        <w:t>species</w:t>
      </w:r>
      <w:commentRangeEnd w:id="565"/>
      <w:r w:rsidR="00463565">
        <w:rPr>
          <w:rStyle w:val="Marquedecommentaire"/>
        </w:rPr>
        <w:commentReference w:id="565"/>
      </w:r>
      <w:r>
        <w:t xml:space="preserve"> of similar weight, the upper limit corresponds to the range of survival rates of long-life species, </w:t>
      </w:r>
      <w:hyperlink w:anchor="ref-Nichols1997">
        <w:r>
          <w:rPr>
            <w:rStyle w:val="Lienhypertexte"/>
          </w:rPr>
          <w:t>Nichols et al., 1997</w:t>
        </w:r>
      </w:hyperlink>
      <w:r>
        <w:t>). The average recruitment rates from the count data are estimated for each population and for each harvest category and compared to the maximum recruitment rates.</w:t>
      </w:r>
    </w:p>
    <w:p w14:paraId="078B21F3" w14:textId="0D01C3D0" w:rsidR="00A50FF4" w:rsidRDefault="007646F2">
      <w:pPr>
        <w:pStyle w:val="Corpsdetexte"/>
      </w:pPr>
      <w:r>
        <w:t xml:space="preserve">For all the sub-models in Section 2, the Bayesian framework was used for its efficiency and simplicity to propagate error through the parameters. </w:t>
      </w:r>
      <w:del w:id="566" w:author="GUILLEMAIN Matthieu" w:date="2022-01-14T12:40:00Z">
        <w:r w:rsidDel="00463565">
          <w:delText>One used u</w:delText>
        </w:r>
      </w:del>
      <w:ins w:id="567" w:author="GUILLEMAIN Matthieu" w:date="2022-01-14T12:40:00Z">
        <w:r w:rsidR="00463565">
          <w:rPr>
            <w:lang w:val="fr-FR"/>
          </w:rPr>
          <w:t>U</w:t>
        </w:r>
      </w:ins>
      <w:r>
        <w:t xml:space="preserve">ninformative priors </w:t>
      </w:r>
      <w:proofErr w:type="spellStart"/>
      <w:ins w:id="568" w:author="GUILLEMAIN Matthieu" w:date="2022-01-14T12:40:00Z">
        <w:r w:rsidR="00463565">
          <w:rPr>
            <w:lang w:val="fr-FR"/>
          </w:rPr>
          <w:t>were</w:t>
        </w:r>
        <w:proofErr w:type="spellEnd"/>
        <w:r w:rsidR="00463565">
          <w:rPr>
            <w:lang w:val="fr-FR"/>
          </w:rPr>
          <w:t xml:space="preserve"> </w:t>
        </w:r>
        <w:proofErr w:type="spellStart"/>
        <w:r w:rsidR="00463565">
          <w:rPr>
            <w:lang w:val="fr-FR"/>
          </w:rPr>
          <w:t>used</w:t>
        </w:r>
        <w:proofErr w:type="spellEnd"/>
        <w:r w:rsidR="00463565">
          <w:rPr>
            <w:lang w:val="fr-FR"/>
          </w:rPr>
          <w:t xml:space="preserve"> </w:t>
        </w:r>
      </w:ins>
      <w:r>
        <w:t xml:space="preserve">on all parameters. </w:t>
      </w:r>
      <w:del w:id="569" w:author="GUILLEMAIN Matthieu" w:date="2022-01-14T12:40:00Z">
        <w:r w:rsidDel="00463565">
          <w:delText>One generated t</w:delText>
        </w:r>
      </w:del>
      <w:ins w:id="570" w:author="GUILLEMAIN Matthieu" w:date="2022-01-14T12:40:00Z">
        <w:r w:rsidR="00463565" w:rsidRPr="00463565">
          <w:rPr>
            <w:lang w:val="en-GB"/>
            <w:rPrChange w:id="571" w:author="GUILLEMAIN Matthieu" w:date="2022-01-14T12:40:00Z">
              <w:rPr>
                <w:lang w:val="fr-FR"/>
              </w:rPr>
            </w:rPrChange>
          </w:rPr>
          <w:t>T</w:t>
        </w:r>
      </w:ins>
      <w:r>
        <w:t>hree chains of length 500000</w:t>
      </w:r>
      <w:ins w:id="572" w:author="GUILLEMAIN Matthieu" w:date="2022-01-14T12:40:00Z">
        <w:r w:rsidR="00463565" w:rsidRPr="00463565">
          <w:rPr>
            <w:lang w:val="en-GB"/>
            <w:rPrChange w:id="573" w:author="GUILLEMAIN Matthieu" w:date="2022-01-14T12:40:00Z">
              <w:rPr>
                <w:lang w:val="fr-FR"/>
              </w:rPr>
            </w:rPrChange>
          </w:rPr>
          <w:t xml:space="preserve"> w</w:t>
        </w:r>
        <w:r w:rsidR="00463565">
          <w:rPr>
            <w:lang w:val="en-GB"/>
          </w:rPr>
          <w:t>ere generated</w:t>
        </w:r>
      </w:ins>
      <w:r>
        <w:t xml:space="preserve">, with a thinning of 10 to </w:t>
      </w:r>
      <w:r>
        <w:lastRenderedPageBreak/>
        <w:t xml:space="preserve">avoid autocorrelation in the samples, and </w:t>
      </w:r>
      <w:del w:id="574" w:author="GUILLEMAIN Matthieu" w:date="2022-01-14T12:40:00Z">
        <w:r w:rsidDel="00463565">
          <w:delText xml:space="preserve">one discarded </w:delText>
        </w:r>
      </w:del>
      <w:r>
        <w:t xml:space="preserve">the first 2000 samples </w:t>
      </w:r>
      <w:ins w:id="575" w:author="GUILLEMAIN Matthieu" w:date="2022-01-14T12:40:00Z">
        <w:r w:rsidR="00463565" w:rsidRPr="00463565">
          <w:rPr>
            <w:lang w:val="en-GB"/>
            <w:rPrChange w:id="576" w:author="GUILLEMAIN Matthieu" w:date="2022-01-14T12:40:00Z">
              <w:rPr>
                <w:lang w:val="fr-FR"/>
              </w:rPr>
            </w:rPrChange>
          </w:rPr>
          <w:t xml:space="preserve">were </w:t>
        </w:r>
        <w:r w:rsidR="00463565">
          <w:rPr>
            <w:lang w:val="en-GB"/>
          </w:rPr>
          <w:t xml:space="preserve">discarded </w:t>
        </w:r>
      </w:ins>
      <w:r>
        <w:t xml:space="preserve">as burn-in. Chain convergence was assessed using the Gelman and Rubin convergence diagnostic (R&lt;1.1, </w:t>
      </w:r>
      <w:hyperlink w:anchor="ref-Gelman1992">
        <w:r>
          <w:rPr>
            <w:rStyle w:val="Lienhypertexte"/>
          </w:rPr>
          <w:t>Gelman &amp; Rubin</w:t>
        </w:r>
      </w:hyperlink>
      <w:r>
        <w:t xml:space="preserve"> (</w:t>
      </w:r>
      <w:hyperlink w:anchor="ref-Gelman1992">
        <w:r>
          <w:rPr>
            <w:rStyle w:val="Lienhypertexte"/>
          </w:rPr>
          <w:t>1992</w:t>
        </w:r>
      </w:hyperlink>
      <w:r>
        <w:t xml:space="preserve">)). </w:t>
      </w:r>
      <w:del w:id="577" w:author="GUILLEMAIN Matthieu" w:date="2022-01-14T12:40:00Z">
        <w:r w:rsidDel="00463565">
          <w:delText>One fit the m</w:delText>
        </w:r>
      </w:del>
      <w:ins w:id="578" w:author="GUILLEMAIN Matthieu" w:date="2022-01-14T12:40:00Z">
        <w:r w:rsidR="00463565" w:rsidRPr="00463565">
          <w:rPr>
            <w:lang w:val="en-GB"/>
            <w:rPrChange w:id="579" w:author="GUILLEMAIN Matthieu" w:date="2022-01-14T12:40:00Z">
              <w:rPr>
                <w:lang w:val="fr-FR"/>
              </w:rPr>
            </w:rPrChange>
          </w:rPr>
          <w:t>M</w:t>
        </w:r>
      </w:ins>
      <w:r>
        <w:t xml:space="preserve">odels </w:t>
      </w:r>
      <w:ins w:id="580" w:author="GUILLEMAIN Matthieu" w:date="2022-01-14T12:40:00Z">
        <w:r w:rsidR="00463565" w:rsidRPr="00463565">
          <w:rPr>
            <w:lang w:val="en-GB"/>
            <w:rPrChange w:id="581" w:author="GUILLEMAIN Matthieu" w:date="2022-01-14T12:40:00Z">
              <w:rPr>
                <w:lang w:val="fr-FR"/>
              </w:rPr>
            </w:rPrChange>
          </w:rPr>
          <w:t>w</w:t>
        </w:r>
        <w:r w:rsidR="00463565">
          <w:rPr>
            <w:lang w:val="en-GB"/>
          </w:rPr>
          <w:t xml:space="preserve">ere </w:t>
        </w:r>
      </w:ins>
      <w:ins w:id="582" w:author="GUILLEMAIN Matthieu" w:date="2022-01-14T12:41:00Z">
        <w:r w:rsidR="00463565">
          <w:rPr>
            <w:lang w:val="en-GB"/>
          </w:rPr>
          <w:t xml:space="preserve">fitted </w:t>
        </w:r>
      </w:ins>
      <w:r>
        <w:t>using NIMBLE (</w:t>
      </w:r>
      <w:hyperlink w:anchor="ref-Valpine2017">
        <w:r>
          <w:rPr>
            <w:rStyle w:val="Lienhypertexte"/>
          </w:rPr>
          <w:t>de Valpine et al., 2017</w:t>
        </w:r>
      </w:hyperlink>
      <w:r>
        <w:t>) run from R (</w:t>
      </w:r>
      <w:hyperlink w:anchor="ref-RCT2020">
        <w:r>
          <w:rPr>
            <w:rStyle w:val="Lienhypertexte"/>
          </w:rPr>
          <w:t>R Core Team, 2020</w:t>
        </w:r>
      </w:hyperlink>
      <w:r>
        <w:t xml:space="preserve">). Data and code are available </w:t>
      </w:r>
      <w:del w:id="583" w:author="GUILLEMAIN Matthieu" w:date="2022-01-14T12:41:00Z">
        <w:r w:rsidDel="00AB0864">
          <w:delText>here</w:delText>
        </w:r>
      </w:del>
      <w:ins w:id="584" w:author="GUILLEMAIN Matthieu" w:date="2022-01-14T12:41:00Z">
        <w:r w:rsidR="00AB0864" w:rsidRPr="00AB0864">
          <w:rPr>
            <w:lang w:val="en-GB"/>
            <w:rPrChange w:id="585" w:author="GUILLEMAIN Matthieu" w:date="2022-01-14T12:41:00Z">
              <w:rPr>
                <w:lang w:val="fr-FR"/>
              </w:rPr>
            </w:rPrChange>
          </w:rPr>
          <w:t>at</w:t>
        </w:r>
      </w:ins>
      <w:r>
        <w:t xml:space="preserve">: </w:t>
      </w:r>
      <w:hyperlink r:id="rId14">
        <w:r>
          <w:rPr>
            <w:rStyle w:val="Lienhypertexte"/>
          </w:rPr>
          <w:t>https://github.com/adri-tab/Ruddy_duck_recruitment_rate</w:t>
        </w:r>
      </w:hyperlink>
      <w:r>
        <w:t xml:space="preserve">. The values </w:t>
      </w:r>
      <w:r>
        <w:rPr>
          <w:b/>
          <w:bCs/>
        </w:rPr>
        <w:t>X[Y; Z]</w:t>
      </w:r>
      <w:r>
        <w:t xml:space="preserve"> reported in </w:t>
      </w:r>
      <w:ins w:id="586" w:author="GUILLEMAIN Matthieu" w:date="2022-01-14T12:41:00Z">
        <w:r w:rsidR="00AB0864" w:rsidRPr="00AB0864">
          <w:rPr>
            <w:lang w:val="en-GB"/>
            <w:rPrChange w:id="587" w:author="GUILLEMAIN Matthieu" w:date="2022-01-14T12:42:00Z">
              <w:rPr>
                <w:lang w:val="fr-FR"/>
              </w:rPr>
            </w:rPrChange>
          </w:rPr>
          <w:t xml:space="preserve">the </w:t>
        </w:r>
      </w:ins>
      <w:r>
        <w:t>results are the medians and the associated boundaries of the 95% confidence interval of posterior distributions. The median was preferred to the mean because of its robustness to skewed distribution.</w:t>
      </w:r>
    </w:p>
    <w:p w14:paraId="7FA20971" w14:textId="77777777" w:rsidR="00A50FF4" w:rsidRDefault="007646F2">
      <w:pPr>
        <w:pStyle w:val="Titre1"/>
      </w:pPr>
      <w:bookmarkStart w:id="588" w:name="results"/>
      <w:bookmarkEnd w:id="361"/>
      <w:bookmarkEnd w:id="525"/>
      <w:bookmarkEnd w:id="540"/>
      <w:r>
        <w:rPr>
          <w:rStyle w:val="SectionNumber"/>
        </w:rPr>
        <w:t>3</w:t>
      </w:r>
      <w:r>
        <w:tab/>
        <w:t>Results</w:t>
      </w:r>
    </w:p>
    <w:p w14:paraId="06512DAA" w14:textId="77777777" w:rsidR="00A50FF4" w:rsidRDefault="007646F2">
      <w:pPr>
        <w:pStyle w:val="Titre2"/>
      </w:pPr>
      <w:bookmarkStart w:id="589" w:name="recruitment-rate-variability"/>
      <w:r>
        <w:rPr>
          <w:rStyle w:val="SectionNumber"/>
        </w:rPr>
        <w:t>3.1</w:t>
      </w:r>
      <w:r>
        <w:tab/>
        <w:t>Recruitment rate variability</w:t>
      </w:r>
    </w:p>
    <w:p w14:paraId="73517EBD" w14:textId="3AB754ED" w:rsidR="00A50FF4" w:rsidRDefault="007646F2">
      <w:pPr>
        <w:pStyle w:val="FirstParagraph"/>
      </w:pPr>
      <w:commentRangeStart w:id="590"/>
      <w:r>
        <w:t xml:space="preserve">The </w:t>
      </w:r>
      <w:del w:id="591" w:author="GUILLEMAIN Matthieu" w:date="2022-01-14T12:42:00Z">
        <w:r w:rsidDel="00AB0864">
          <w:delText xml:space="preserve">male </w:delText>
        </w:r>
      </w:del>
      <w:r>
        <w:t xml:space="preserve">proportion </w:t>
      </w:r>
      <w:ins w:id="592" w:author="GUILLEMAIN Matthieu" w:date="2022-01-14T12:42:00Z">
        <w:r w:rsidR="00AB0864" w:rsidRPr="00AB0864">
          <w:rPr>
            <w:lang w:val="en-GB"/>
            <w:rPrChange w:id="593" w:author="GUILLEMAIN Matthieu" w:date="2022-01-14T12:42:00Z">
              <w:rPr>
                <w:lang w:val="fr-FR"/>
              </w:rPr>
            </w:rPrChange>
          </w:rPr>
          <w:t xml:space="preserve">of </w:t>
        </w:r>
        <w:r w:rsidR="00AB0864">
          <w:rPr>
            <w:lang w:val="en-GB"/>
          </w:rPr>
          <w:t xml:space="preserve">males </w:t>
        </w:r>
      </w:ins>
      <w:r>
        <w:t xml:space="preserve">in adults, which is necessary to infer on the recruitment rate from </w:t>
      </w:r>
      <w:commentRangeEnd w:id="590"/>
      <w:r w:rsidR="00AB0864">
        <w:rPr>
          <w:rStyle w:val="Marquedecommentaire"/>
        </w:rPr>
        <w:commentReference w:id="590"/>
      </w:r>
      <w:r>
        <w:t xml:space="preserve">count data, </w:t>
      </w:r>
      <w:del w:id="594" w:author="GUILLEMAIN Matthieu" w:date="2022-01-14T12:43:00Z">
        <w:r w:rsidDel="00AB0864">
          <w:delText xml:space="preserve">is </w:delText>
        </w:r>
      </w:del>
      <w:proofErr w:type="spellStart"/>
      <w:ins w:id="595" w:author="GUILLEMAIN Matthieu" w:date="2022-01-14T12:43:00Z">
        <w:r w:rsidR="00AB0864" w:rsidRPr="00AB0864">
          <w:rPr>
            <w:lang w:val="en-GB"/>
            <w:rPrChange w:id="596" w:author="GUILLEMAIN Matthieu" w:date="2022-01-14T12:43:00Z">
              <w:rPr>
                <w:lang w:val="fr-FR"/>
              </w:rPr>
            </w:rPrChange>
          </w:rPr>
          <w:t>wa</w:t>
        </w:r>
        <w:proofErr w:type="spellEnd"/>
        <w:r w:rsidR="00AB0864">
          <w:t xml:space="preserve">s </w:t>
        </w:r>
      </w:ins>
      <w:r>
        <w:t xml:space="preserve">estimated at 0.60 [0.59; 0.61]. The counting method </w:t>
      </w:r>
      <w:commentRangeStart w:id="597"/>
      <w:del w:id="598" w:author="GUILLEMAIN Matthieu" w:date="2022-01-14T12:45:00Z">
        <w:r w:rsidDel="0065729B">
          <w:delText xml:space="preserve">provides </w:delText>
        </w:r>
      </w:del>
      <w:ins w:id="599" w:author="GUILLEMAIN Matthieu" w:date="2022-01-14T12:45:00Z">
        <w:r w:rsidR="0065729B">
          <w:t>provide</w:t>
        </w:r>
        <w:r w:rsidR="0065729B" w:rsidRPr="0065729B">
          <w:rPr>
            <w:lang w:val="en-GB"/>
            <w:rPrChange w:id="600" w:author="GUILLEMAIN Matthieu" w:date="2022-01-14T12:45:00Z">
              <w:rPr>
                <w:lang w:val="fr-FR"/>
              </w:rPr>
            </w:rPrChange>
          </w:rPr>
          <w:t>d</w:t>
        </w:r>
        <w:commentRangeEnd w:id="597"/>
        <w:r w:rsidR="0065729B">
          <w:rPr>
            <w:rStyle w:val="Marquedecommentaire"/>
          </w:rPr>
          <w:commentReference w:id="597"/>
        </w:r>
        <w:r w:rsidR="0065729B">
          <w:t xml:space="preserve"> </w:t>
        </w:r>
      </w:ins>
      <w:r>
        <w:t xml:space="preserve">estimations of the recruitment rate, see Figure 3.1A. In </w:t>
      </w:r>
      <w:ins w:id="601" w:author="GUILLEMAIN Matthieu" w:date="2022-01-14T12:45:00Z">
        <w:r w:rsidR="0065729B" w:rsidRPr="0065729B">
          <w:rPr>
            <w:lang w:val="en-GB"/>
            <w:rPrChange w:id="602" w:author="GUILLEMAIN Matthieu" w:date="2022-01-14T12:46:00Z">
              <w:rPr>
                <w:lang w:val="fr-FR"/>
              </w:rPr>
            </w:rPrChange>
          </w:rPr>
          <w:t xml:space="preserve">the </w:t>
        </w:r>
      </w:ins>
      <w:r>
        <w:t>UK, values vary from 0.06 [0.05; 0.07] to 0.27 [0.20; 0.34] recruits per breeder, and in France, 0.08 [0.04; 0.12] to 0.76 [0.64; 0.88] recruits per breeder. There are significant year-to-year variations with a maximum amplitude of 0.68 recruits per breeder in France (9.5-time</w:t>
      </w:r>
      <w:ins w:id="603" w:author="GUILLEMAIN Matthieu" w:date="2022-01-14T12:53:00Z">
        <w:r w:rsidR="00FC09EF" w:rsidRPr="00FC09EF">
          <w:rPr>
            <w:lang w:val="en-GB"/>
            <w:rPrChange w:id="604" w:author="GUILLEMAIN Matthieu" w:date="2022-01-14T12:53:00Z">
              <w:rPr>
                <w:lang w:val="fr-FR"/>
              </w:rPr>
            </w:rPrChange>
          </w:rPr>
          <w:t>s</w:t>
        </w:r>
      </w:ins>
      <w:r>
        <w:t xml:space="preserve"> variability). On the available period, recruitment rate in UK is smaller than in France. Recruitment rates are estimated in both populations over 5 years, and </w:t>
      </w:r>
      <w:commentRangeStart w:id="605"/>
      <w:r>
        <w:t>no correlation is observed between the two populations</w:t>
      </w:r>
      <w:commentRangeEnd w:id="605"/>
      <w:r w:rsidR="0065729B">
        <w:rPr>
          <w:rStyle w:val="Marquedecommentaire"/>
        </w:rPr>
        <w:commentReference w:id="605"/>
      </w:r>
      <w:r>
        <w:t xml:space="preserve">. The lowest recruitment rate observed in France, </w:t>
      </w:r>
      <w:del w:id="606" w:author="GUILLEMAIN Matthieu" w:date="2022-01-14T12:46:00Z">
        <w:r w:rsidDel="0065729B">
          <w:delText xml:space="preserve">which is </w:delText>
        </w:r>
      </w:del>
      <w:r>
        <w:t xml:space="preserve">in </w:t>
      </w:r>
      <w:ins w:id="607" w:author="GUILLEMAIN Matthieu" w:date="2022-01-14T12:46:00Z">
        <w:r w:rsidR="0065729B" w:rsidRPr="0065729B">
          <w:rPr>
            <w:lang w:val="en-GB"/>
            <w:rPrChange w:id="608" w:author="GUILLEMAIN Matthieu" w:date="2022-01-14T12:46:00Z">
              <w:rPr>
                <w:lang w:val="fr-FR"/>
              </w:rPr>
            </w:rPrChange>
          </w:rPr>
          <w:t xml:space="preserve">year </w:t>
        </w:r>
      </w:ins>
      <w:r>
        <w:t xml:space="preserve">2019, corresponds to the </w:t>
      </w:r>
      <w:del w:id="609" w:author="GUILLEMAIN Matthieu" w:date="2022-01-14T12:46:00Z">
        <w:r w:rsidDel="0065729B">
          <w:delText xml:space="preserve">start </w:delText>
        </w:r>
      </w:del>
      <w:ins w:id="610" w:author="GUILLEMAIN Matthieu" w:date="2022-01-14T12:46:00Z">
        <w:r w:rsidR="0065729B" w:rsidRPr="0065729B">
          <w:rPr>
            <w:lang w:val="en-GB"/>
            <w:rPrChange w:id="611" w:author="GUILLEMAIN Matthieu" w:date="2022-01-14T12:46:00Z">
              <w:rPr>
                <w:lang w:val="fr-FR"/>
              </w:rPr>
            </w:rPrChange>
          </w:rPr>
          <w:t>begi</w:t>
        </w:r>
        <w:r w:rsidR="0065729B">
          <w:rPr>
            <w:lang w:val="en-GB"/>
          </w:rPr>
          <w:t>nning</w:t>
        </w:r>
        <w:r w:rsidR="0065729B">
          <w:t xml:space="preserve"> </w:t>
        </w:r>
      </w:ins>
      <w:r>
        <w:t>of the depletion of the population. It is noticeable that it is in the same range than the UK values, also estimated during a strong population depletion.</w:t>
      </w:r>
    </w:p>
    <w:p w14:paraId="18780A67" w14:textId="77777777" w:rsidR="00A50FF4" w:rsidRDefault="007646F2">
      <w:pPr>
        <w:pStyle w:val="Corpsdetexte"/>
      </w:pPr>
      <w:r>
        <w:t xml:space="preserve">Recruitment rates estimated from UK sample data are consistently higher than estimates from the corresponding count data, Figure 3.1A. The correlation between the two methods is strong and </w:t>
      </w:r>
      <w:commentRangeStart w:id="612"/>
      <w:r>
        <w:t>points out that the sampling method overestimates the recruitment rate by 44% compared to the counting method</w:t>
      </w:r>
      <w:commentRangeEnd w:id="612"/>
      <w:r w:rsidR="0065729B">
        <w:rPr>
          <w:rStyle w:val="Marquedecommentaire"/>
        </w:rPr>
        <w:commentReference w:id="612"/>
      </w:r>
      <w:r>
        <w:t>, Figure 3.1B. Estimation precision is similar for the two methods. The UK population started to deplete from 2006, but no significant shift is observed between the two periods.</w:t>
      </w:r>
    </w:p>
    <w:p w14:paraId="5033E111" w14:textId="77777777" w:rsidR="00A50FF4" w:rsidRDefault="007646F2">
      <w:pPr>
        <w:pStyle w:val="CaptionedFigure"/>
      </w:pPr>
      <w:r>
        <w:rPr>
          <w:noProof/>
        </w:rPr>
        <w:lastRenderedPageBreak/>
        <w:drawing>
          <wp:inline distT="0" distB="0" distL="0" distR="0" wp14:anchorId="4D6FF975" wp14:editId="5BC1D9F7">
            <wp:extent cx="5334000" cy="2667000"/>
            <wp:effectExtent l="0" t="0" r="0" b="0"/>
            <wp:docPr id="5" name="Picture" descr="Figure 3.1: (A) Estimates of recruitment rate, i.e. average number of recruits produced per breeder; (B) Comparison of the recruitment rate values between the two estimation methods; bars define the 95% confidence intervals"/>
            <wp:cNvGraphicFramePr/>
            <a:graphic xmlns:a="http://schemas.openxmlformats.org/drawingml/2006/main">
              <a:graphicData uri="http://schemas.openxmlformats.org/drawingml/2006/picture">
                <pic:pic xmlns:pic="http://schemas.openxmlformats.org/drawingml/2006/picture">
                  <pic:nvPicPr>
                    <pic:cNvPr id="0" name="Picture" descr="../Output/plot_4.png"/>
                    <pic:cNvPicPr>
                      <a:picLocks noChangeAspect="1" noChangeArrowheads="1"/>
                    </pic:cNvPicPr>
                  </pic:nvPicPr>
                  <pic:blipFill>
                    <a:blip r:embed="rId15"/>
                    <a:stretch>
                      <a:fillRect/>
                    </a:stretch>
                  </pic:blipFill>
                  <pic:spPr bwMode="auto">
                    <a:xfrm>
                      <a:off x="0" y="0"/>
                      <a:ext cx="5334000" cy="2667000"/>
                    </a:xfrm>
                    <a:prstGeom prst="rect">
                      <a:avLst/>
                    </a:prstGeom>
                    <a:noFill/>
                    <a:ln w="9525">
                      <a:noFill/>
                      <a:headEnd/>
                      <a:tailEnd/>
                    </a:ln>
                  </pic:spPr>
                </pic:pic>
              </a:graphicData>
            </a:graphic>
          </wp:inline>
        </w:drawing>
      </w:r>
    </w:p>
    <w:p w14:paraId="714E263C" w14:textId="77777777" w:rsidR="00A50FF4" w:rsidRDefault="007646F2">
      <w:pPr>
        <w:pStyle w:val="ImageCaption"/>
      </w:pPr>
      <w:r>
        <w:t>Figure 3.1: (A) Estimates of recruitment rate, i.e. average number of recruits produced per breeder; (B) Comparison of the recruitment rate values between the two estimation methods; bars define the 95% confidence intervals</w:t>
      </w:r>
    </w:p>
    <w:p w14:paraId="5E1DBC90" w14:textId="77777777" w:rsidR="00A50FF4" w:rsidRDefault="007646F2">
      <w:pPr>
        <w:pStyle w:val="Titre2"/>
      </w:pPr>
      <w:bookmarkStart w:id="613" w:name="X91be3e26e7f24668ac9fc0357c17d4550774887"/>
      <w:bookmarkEnd w:id="589"/>
      <w:r>
        <w:rPr>
          <w:rStyle w:val="SectionNumber"/>
        </w:rPr>
        <w:t>3.2</w:t>
      </w:r>
      <w:r>
        <w:tab/>
        <w:t>Consistency of the corresponding adult survival</w:t>
      </w:r>
    </w:p>
    <w:p w14:paraId="35D7C864" w14:textId="5C9C1EAB" w:rsidR="00A50FF4" w:rsidRDefault="007646F2">
      <w:pPr>
        <w:pStyle w:val="FirstParagraph"/>
      </w:pPr>
      <w:r>
        <w:t xml:space="preserve">Adult survival rates were deduced from the recruitment rate estimates and the observed population growth rates, see Figure 3.2A. In </w:t>
      </w:r>
      <w:ins w:id="614" w:author="GUILLEMAIN Matthieu" w:date="2022-01-14T12:52:00Z">
        <w:r w:rsidR="00B54354" w:rsidRPr="00B54354">
          <w:rPr>
            <w:lang w:val="en-GB"/>
            <w:rPrChange w:id="615" w:author="GUILLEMAIN Matthieu" w:date="2022-01-14T12:52:00Z">
              <w:rPr>
                <w:lang w:val="fr-FR"/>
              </w:rPr>
            </w:rPrChange>
          </w:rPr>
          <w:t>th</w:t>
        </w:r>
        <w:r w:rsidR="00B54354">
          <w:rPr>
            <w:lang w:val="en-GB"/>
          </w:rPr>
          <w:t xml:space="preserve">e </w:t>
        </w:r>
      </w:ins>
      <w:r>
        <w:t>UK, values that are obtained from the counting method ranged from 0.21 [0.20; 0.22] to 0.68 [0.65; 0.72]. In France, survival rates vary from 0.39 [0.34; 0.44] to 1.08 [0.98; 1.17]. Like recruitment rates, there is significant year-to-year variability without clear temporal structure in both populations with a maximum amplitude of 0.69 in France (2.8-time</w:t>
      </w:r>
      <w:ins w:id="616" w:author="GUILLEMAIN Matthieu" w:date="2022-01-14T12:53:00Z">
        <w:r w:rsidR="00FC09EF" w:rsidRPr="00FC09EF">
          <w:rPr>
            <w:lang w:val="en-GB"/>
            <w:rPrChange w:id="617" w:author="GUILLEMAIN Matthieu" w:date="2022-01-14T12:53:00Z">
              <w:rPr>
                <w:lang w:val="fr-FR"/>
              </w:rPr>
            </w:rPrChange>
          </w:rPr>
          <w:t>s</w:t>
        </w:r>
      </w:ins>
      <w:r>
        <w:t xml:space="preserve"> variability). Unlike </w:t>
      </w:r>
      <w:del w:id="618" w:author="GUILLEMAIN Matthieu" w:date="2022-01-14T12:53:00Z">
        <w:r w:rsidDel="00FC09EF">
          <w:delText xml:space="preserve">the </w:delText>
        </w:r>
      </w:del>
      <w:r>
        <w:t xml:space="preserve">recruitment rate, </w:t>
      </w:r>
      <w:del w:id="619" w:author="GUILLEMAIN Matthieu" w:date="2022-01-14T12:53:00Z">
        <w:r w:rsidDel="00FC09EF">
          <w:delText xml:space="preserve">the </w:delText>
        </w:r>
      </w:del>
      <w:r>
        <w:t>survival rate in 2019 in France is not a low outlier.</w:t>
      </w:r>
    </w:p>
    <w:p w14:paraId="322F6345" w14:textId="19BF852C" w:rsidR="00A50FF4" w:rsidRDefault="007646F2">
      <w:pPr>
        <w:pStyle w:val="Corpsdetexte"/>
      </w:pPr>
      <w:r>
        <w:t xml:space="preserve">As expected, survival rates estimated from UK sample data are consistently lower than estimates from the corresponding count data, Figure 3.2A. The correlation between the two methods points out that the sampling method underestimates </w:t>
      </w:r>
      <w:del w:id="620" w:author="GUILLEMAIN Matthieu" w:date="2022-01-14T12:53:00Z">
        <w:r w:rsidDel="00FC09EF">
          <w:delText xml:space="preserve">the </w:delText>
        </w:r>
      </w:del>
      <w:r>
        <w:t xml:space="preserve">survival rate by 32% compared to the counting method, Figure 3.2B. Estimation precision is similar for the two methods. The sample time series shows that </w:t>
      </w:r>
      <w:del w:id="621" w:author="GUILLEMAIN Matthieu" w:date="2022-01-14T12:54:00Z">
        <w:r w:rsidDel="00FC09EF">
          <w:delText xml:space="preserve">the </w:delText>
        </w:r>
      </w:del>
      <w:r>
        <w:t xml:space="preserve">adult survival is significantly lower after 2006, which corresponds to the </w:t>
      </w:r>
      <w:del w:id="622" w:author="GUILLEMAIN Matthieu" w:date="2022-01-14T12:54:00Z">
        <w:r w:rsidDel="00FC09EF">
          <w:delText xml:space="preserve">start </w:delText>
        </w:r>
      </w:del>
      <w:ins w:id="623" w:author="GUILLEMAIN Matthieu" w:date="2022-01-14T12:54:00Z">
        <w:r w:rsidR="00FC09EF" w:rsidRPr="00FC09EF">
          <w:rPr>
            <w:lang w:val="en-GB"/>
            <w:rPrChange w:id="624" w:author="GUILLEMAIN Matthieu" w:date="2022-01-14T12:54:00Z">
              <w:rPr>
                <w:lang w:val="fr-FR"/>
              </w:rPr>
            </w:rPrChange>
          </w:rPr>
          <w:t>beginning</w:t>
        </w:r>
        <w:r w:rsidR="00FC09EF">
          <w:t xml:space="preserve"> </w:t>
        </w:r>
      </w:ins>
      <w:r>
        <w:t>of the depletion of the UK population.</w:t>
      </w:r>
    </w:p>
    <w:p w14:paraId="5F0017B8" w14:textId="77777777" w:rsidR="00A50FF4" w:rsidRDefault="007646F2">
      <w:pPr>
        <w:pStyle w:val="CaptionedFigure"/>
      </w:pPr>
      <w:r>
        <w:rPr>
          <w:noProof/>
        </w:rPr>
        <w:lastRenderedPageBreak/>
        <w:drawing>
          <wp:inline distT="0" distB="0" distL="0" distR="0" wp14:anchorId="36D3B81D" wp14:editId="734B1323">
            <wp:extent cx="5334000" cy="2667000"/>
            <wp:effectExtent l="0" t="0" r="0" b="0"/>
            <wp:docPr id="6" name="Picture" descr="Figure 3.2: (A) Estimates of adult survival rate using population growth rates; (B) Comparison of the survival rate values between the two estimation methods; bars define the 95% confidence intervals"/>
            <wp:cNvGraphicFramePr/>
            <a:graphic xmlns:a="http://schemas.openxmlformats.org/drawingml/2006/main">
              <a:graphicData uri="http://schemas.openxmlformats.org/drawingml/2006/picture">
                <pic:pic xmlns:pic="http://schemas.openxmlformats.org/drawingml/2006/picture">
                  <pic:nvPicPr>
                    <pic:cNvPr id="0" name="Picture" descr="../Output/plot_5.png"/>
                    <pic:cNvPicPr>
                      <a:picLocks noChangeAspect="1" noChangeArrowheads="1"/>
                    </pic:cNvPicPr>
                  </pic:nvPicPr>
                  <pic:blipFill>
                    <a:blip r:embed="rId16"/>
                    <a:stretch>
                      <a:fillRect/>
                    </a:stretch>
                  </pic:blipFill>
                  <pic:spPr bwMode="auto">
                    <a:xfrm>
                      <a:off x="0" y="0"/>
                      <a:ext cx="5334000" cy="2667000"/>
                    </a:xfrm>
                    <a:prstGeom prst="rect">
                      <a:avLst/>
                    </a:prstGeom>
                    <a:noFill/>
                    <a:ln w="9525">
                      <a:noFill/>
                      <a:headEnd/>
                      <a:tailEnd/>
                    </a:ln>
                  </pic:spPr>
                </pic:pic>
              </a:graphicData>
            </a:graphic>
          </wp:inline>
        </w:drawing>
      </w:r>
    </w:p>
    <w:p w14:paraId="219ADCE4" w14:textId="77777777" w:rsidR="00A50FF4" w:rsidRDefault="007646F2">
      <w:pPr>
        <w:pStyle w:val="ImageCaption"/>
      </w:pPr>
      <w:r>
        <w:t>Figure 3.2: (A) Estimates of adult survival rate using population growth rates; (B) Comparison of the survival rate values between the two estimation methods; bars define the 95% confidence intervals</w:t>
      </w:r>
    </w:p>
    <w:p w14:paraId="4D18D1A5" w14:textId="77777777" w:rsidR="00A50FF4" w:rsidRDefault="007646F2">
      <w:pPr>
        <w:pStyle w:val="Titre2"/>
      </w:pPr>
      <w:bookmarkStart w:id="625" w:name="comparison-to-maximum-recruitment-rate"/>
      <w:bookmarkEnd w:id="613"/>
      <w:r>
        <w:rPr>
          <w:rStyle w:val="SectionNumber"/>
        </w:rPr>
        <w:t>3.3</w:t>
      </w:r>
      <w:r>
        <w:tab/>
        <w:t>Comparison to maximum recruitment rate</w:t>
      </w:r>
    </w:p>
    <w:p w14:paraId="4C2F9755" w14:textId="28827199" w:rsidR="00A50FF4" w:rsidRDefault="007646F2">
      <w:pPr>
        <w:pStyle w:val="FirstParagraph"/>
      </w:pPr>
      <w:r>
        <w:t xml:space="preserve">Maximum population growth rates are similar for the two populations, 1.45 [1.36; 1.55] and 1.47 [1.29; 1.68] for UK and </w:t>
      </w:r>
      <w:del w:id="626" w:author="GUILLEMAIN Matthieu" w:date="2022-01-14T12:56:00Z">
        <w:r w:rsidDel="00FC09EF">
          <w:delText>France</w:delText>
        </w:r>
      </w:del>
      <w:ins w:id="627" w:author="GUILLEMAIN Matthieu" w:date="2022-01-14T12:56:00Z">
        <w:r w:rsidR="00FC09EF">
          <w:t>France</w:t>
        </w:r>
        <w:r w:rsidR="00FC09EF" w:rsidRPr="00FC09EF">
          <w:rPr>
            <w:lang w:val="en-GB"/>
            <w:rPrChange w:id="628" w:author="GUILLEMAIN Matthieu" w:date="2022-01-14T12:57:00Z">
              <w:rPr>
                <w:lang w:val="fr-FR"/>
              </w:rPr>
            </w:rPrChange>
          </w:rPr>
          <w:t>,</w:t>
        </w:r>
      </w:ins>
      <w:r>
        <w:t xml:space="preserve"> respectively, which corresponds to an increase of about 45% per year (Figure 3.3). After reaching a certain size (~ 1000 individuals), the UK population growth rate falls to 1.06 [1.04; 1.07], which corresponds to an increase of 6% per year, </w:t>
      </w:r>
      <w:commentRangeStart w:id="629"/>
      <w:r>
        <w:t>even though no harvest pressure was applied on it.</w:t>
      </w:r>
      <w:commentRangeEnd w:id="629"/>
      <w:r w:rsidR="00FC09EF">
        <w:rPr>
          <w:rStyle w:val="Marquedecommentaire"/>
        </w:rPr>
        <w:commentReference w:id="629"/>
      </w:r>
    </w:p>
    <w:p w14:paraId="58CD8366" w14:textId="77777777" w:rsidR="00A50FF4" w:rsidRDefault="007646F2">
      <w:pPr>
        <w:pStyle w:val="CaptionedFigure"/>
      </w:pPr>
      <w:r>
        <w:rPr>
          <w:noProof/>
        </w:rPr>
        <w:drawing>
          <wp:inline distT="0" distB="0" distL="0" distR="0" wp14:anchorId="222A276B" wp14:editId="4636F788">
            <wp:extent cx="5334000" cy="2667000"/>
            <wp:effectExtent l="0" t="0" r="0" b="0"/>
            <wp:docPr id="7" name="Picture" descr="Figure 3.3: (A) Estimates of the maximum population growth without harvest (\lambda - 1); two estimates were produced for the UK population because the growth rate dropped significantly when its size reached more than 1000 individuals; (B) Growth rate estimates; bars define the 95% confidence intervals"/>
            <wp:cNvGraphicFramePr/>
            <a:graphic xmlns:a="http://schemas.openxmlformats.org/drawingml/2006/main">
              <a:graphicData uri="http://schemas.openxmlformats.org/drawingml/2006/picture">
                <pic:pic xmlns:pic="http://schemas.openxmlformats.org/drawingml/2006/picture">
                  <pic:nvPicPr>
                    <pic:cNvPr id="0" name="Picture" descr="../Output/plot_6.png"/>
                    <pic:cNvPicPr>
                      <a:picLocks noChangeAspect="1" noChangeArrowheads="1"/>
                    </pic:cNvPicPr>
                  </pic:nvPicPr>
                  <pic:blipFill>
                    <a:blip r:embed="rId17"/>
                    <a:stretch>
                      <a:fillRect/>
                    </a:stretch>
                  </pic:blipFill>
                  <pic:spPr bwMode="auto">
                    <a:xfrm>
                      <a:off x="0" y="0"/>
                      <a:ext cx="5334000" cy="2667000"/>
                    </a:xfrm>
                    <a:prstGeom prst="rect">
                      <a:avLst/>
                    </a:prstGeom>
                    <a:noFill/>
                    <a:ln w="9525">
                      <a:noFill/>
                      <a:headEnd/>
                      <a:tailEnd/>
                    </a:ln>
                  </pic:spPr>
                </pic:pic>
              </a:graphicData>
            </a:graphic>
          </wp:inline>
        </w:drawing>
      </w:r>
    </w:p>
    <w:p w14:paraId="5F36D2FE" w14:textId="77777777" w:rsidR="00A50FF4" w:rsidRDefault="007646F2">
      <w:pPr>
        <w:pStyle w:val="ImageCaption"/>
      </w:pPr>
      <w:r>
        <w:t xml:space="preserve">Figure 3.3: (A) Estimates of the maximum population growth without harvest </w:t>
      </w:r>
      <m:oMath>
        <m:d>
          <m:dPr>
            <m:ctrlPr>
              <w:rPr>
                <w:rFonts w:ascii="Cambria Math" w:hAnsi="Cambria Math"/>
              </w:rPr>
            </m:ctrlPr>
          </m:dPr>
          <m:e>
            <m:r>
              <w:rPr>
                <w:rFonts w:ascii="Cambria Math" w:hAnsi="Cambria Math"/>
              </w:rPr>
              <m:t>λ-1</m:t>
            </m:r>
          </m:e>
        </m:d>
      </m:oMath>
      <w:r>
        <w:t xml:space="preserve">; two estimates were produced for the UK population because the growth rate dropped significantly </w:t>
      </w:r>
      <w:r>
        <w:lastRenderedPageBreak/>
        <w:t>when its size reached more than 1000 individuals; (B) Growth rate estimates; bars define the 95% confidence intervals</w:t>
      </w:r>
    </w:p>
    <w:p w14:paraId="55494C8A" w14:textId="0865DAAC" w:rsidR="00A50FF4" w:rsidRDefault="007646F2">
      <w:pPr>
        <w:pStyle w:val="Corpsdetexte"/>
      </w:pPr>
      <w:r>
        <w:t xml:space="preserve">Upon the conservative assumption of a maximum adult survival uniformly distributed over 0.70 to 0.90, the maximum recruitment rate reaches 0.65 [0.51; 0.75] and 0.66 [0.45; 0.90] recruits per breeder for UK and </w:t>
      </w:r>
      <w:del w:id="630" w:author="GUILLEMAIN Matthieu" w:date="2022-01-14T13:00:00Z">
        <w:r w:rsidDel="00FC09EF">
          <w:delText>France</w:delText>
        </w:r>
      </w:del>
      <w:ins w:id="631" w:author="GUILLEMAIN Matthieu" w:date="2022-01-14T13:00:00Z">
        <w:r w:rsidR="00FC09EF">
          <w:t>France</w:t>
        </w:r>
        <w:r w:rsidR="00FC09EF" w:rsidRPr="00FC09EF">
          <w:rPr>
            <w:lang w:val="en-GB"/>
            <w:rPrChange w:id="632" w:author="GUILLEMAIN Matthieu" w:date="2022-01-14T13:02:00Z">
              <w:rPr>
                <w:lang w:val="fr-FR"/>
              </w:rPr>
            </w:rPrChange>
          </w:rPr>
          <w:t>,</w:t>
        </w:r>
      </w:ins>
      <w:r>
        <w:t xml:space="preserve"> respectively (Figure 3.4). When there is no harvest, the estimated average recruitment rate of the French population is in the range of the proxy of the maximum recruitment rate, 0.51 [0.46; 0.57] recruits per breeder. When there is harvest, the average recruitment rates are 0.14 [0.12; 0.16] and 0.33 [0.31; 0.36] recruits per breeder for the UK and France respectively. Both values are significantly lower than the maximum recruitment rate, and it is noticeable that the average recruitment rate is lower for the UK population, which is in depletion over the count time series, than for the French population, </w:t>
      </w:r>
      <w:del w:id="633" w:author="GUILLEMAIN Matthieu" w:date="2022-01-14T13:02:00Z">
        <w:r w:rsidDel="00FC09EF">
          <w:delText xml:space="preserve">which </w:delText>
        </w:r>
      </w:del>
      <w:r>
        <w:t xml:space="preserve">of </w:t>
      </w:r>
      <w:ins w:id="634" w:author="GUILLEMAIN Matthieu" w:date="2022-01-14T13:02:00Z">
        <w:r w:rsidR="00FC09EF">
          <w:t xml:space="preserve">which </w:t>
        </w:r>
      </w:ins>
      <w:r>
        <w:t>the dynamic is mostly stable over the monitored period.</w:t>
      </w:r>
    </w:p>
    <w:p w14:paraId="780A240B" w14:textId="77777777" w:rsidR="00A50FF4" w:rsidRDefault="007646F2">
      <w:pPr>
        <w:pStyle w:val="CaptionedFigure"/>
      </w:pPr>
      <w:r>
        <w:rPr>
          <w:noProof/>
        </w:rPr>
        <w:drawing>
          <wp:inline distT="0" distB="0" distL="0" distR="0" wp14:anchorId="45C2F712" wp14:editId="638D3F22">
            <wp:extent cx="5334000" cy="3556000"/>
            <wp:effectExtent l="0" t="0" r="0" b="0"/>
            <wp:docPr id="8" name="Picture" descr="Figure 3.4: Comparison between proxies of maximum recruitment rate and average recruitment rates estimated with and without harvest (counting method only); proxies are estimated by using the maximum growth rates; bars define the 95% confidence intervals"/>
            <wp:cNvGraphicFramePr/>
            <a:graphic xmlns:a="http://schemas.openxmlformats.org/drawingml/2006/main">
              <a:graphicData uri="http://schemas.openxmlformats.org/drawingml/2006/picture">
                <pic:pic xmlns:pic="http://schemas.openxmlformats.org/drawingml/2006/picture">
                  <pic:nvPicPr>
                    <pic:cNvPr id="0" name="Picture" descr="../Output/plot_7.png"/>
                    <pic:cNvPicPr>
                      <a:picLocks noChangeAspect="1" noChangeArrowheads="1"/>
                    </pic:cNvPicPr>
                  </pic:nvPicPr>
                  <pic:blipFill>
                    <a:blip r:embed="rId18"/>
                    <a:stretch>
                      <a:fillRect/>
                    </a:stretch>
                  </pic:blipFill>
                  <pic:spPr bwMode="auto">
                    <a:xfrm>
                      <a:off x="0" y="0"/>
                      <a:ext cx="5334000" cy="3556000"/>
                    </a:xfrm>
                    <a:prstGeom prst="rect">
                      <a:avLst/>
                    </a:prstGeom>
                    <a:noFill/>
                    <a:ln w="9525">
                      <a:noFill/>
                      <a:headEnd/>
                      <a:tailEnd/>
                    </a:ln>
                  </pic:spPr>
                </pic:pic>
              </a:graphicData>
            </a:graphic>
          </wp:inline>
        </w:drawing>
      </w:r>
    </w:p>
    <w:p w14:paraId="3815B900" w14:textId="77777777" w:rsidR="00A50FF4" w:rsidRDefault="007646F2">
      <w:pPr>
        <w:pStyle w:val="ImageCaption"/>
      </w:pPr>
      <w:r>
        <w:t>Figure 3.4: Comparison between proxies of maximum recruitment rate and average recruitment rates estimated with and without harvest (</w:t>
      </w:r>
      <w:r>
        <w:rPr>
          <w:iCs/>
        </w:rPr>
        <w:t>counting</w:t>
      </w:r>
      <w:r>
        <w:t xml:space="preserve"> method only); proxies are estimated by using the maximum growth rates; bars define the 95% confidence intervals</w:t>
      </w:r>
    </w:p>
    <w:p w14:paraId="34670A58" w14:textId="77777777" w:rsidR="00A50FF4" w:rsidRDefault="007646F2">
      <w:pPr>
        <w:pStyle w:val="Titre1"/>
      </w:pPr>
      <w:bookmarkStart w:id="635" w:name="discussion"/>
      <w:bookmarkEnd w:id="588"/>
      <w:bookmarkEnd w:id="625"/>
      <w:r>
        <w:rPr>
          <w:rStyle w:val="SectionNumber"/>
        </w:rPr>
        <w:t>4</w:t>
      </w:r>
      <w:r>
        <w:tab/>
        <w:t>Discussion</w:t>
      </w:r>
    </w:p>
    <w:p w14:paraId="7004A789" w14:textId="53815164" w:rsidR="00A50FF4" w:rsidRDefault="007646F2">
      <w:pPr>
        <w:pStyle w:val="FirstParagraph"/>
      </w:pPr>
      <w:commentRangeStart w:id="636"/>
      <w:r>
        <w:t xml:space="preserve">Count data in waterfowl that differentiate adult males from other individuals are successfully used in this study to infer estimations of recruitment rates. Since this parameter usually explains mostly the population growth in waterfowl (e.g. </w:t>
      </w:r>
      <w:hyperlink w:anchor="ref-Arnold2018">
        <w:r>
          <w:rPr>
            <w:rStyle w:val="Lienhypertexte"/>
          </w:rPr>
          <w:t>Arnold, 2018</w:t>
        </w:r>
      </w:hyperlink>
      <w:r>
        <w:t>), the non-invasive method introduced in this study might be considered as a candidate tool to monitor at low cost waterfowl populations</w:t>
      </w:r>
      <w:commentRangeEnd w:id="636"/>
      <w:r w:rsidR="004D6A74">
        <w:rPr>
          <w:rStyle w:val="Marquedecommentaire"/>
        </w:rPr>
        <w:commentReference w:id="636"/>
      </w:r>
      <w:r>
        <w:t xml:space="preserve">. In the following section, </w:t>
      </w:r>
      <w:commentRangeStart w:id="637"/>
      <w:r>
        <w:t xml:space="preserve">one checks the </w:t>
      </w:r>
      <w:r>
        <w:lastRenderedPageBreak/>
        <w:t>accuracy of the method from indicators that were developed for this purpose</w:t>
      </w:r>
      <w:commentRangeEnd w:id="637"/>
      <w:r w:rsidR="004D6A74">
        <w:rPr>
          <w:rStyle w:val="Marquedecommentaire"/>
        </w:rPr>
        <w:commentReference w:id="637"/>
      </w:r>
      <w:r>
        <w:t xml:space="preserve">. From the outputs on the two populations of ruddy duck, </w:t>
      </w:r>
      <w:ins w:id="638" w:author="GUILLEMAIN Matthieu" w:date="2022-01-14T13:07:00Z">
        <w:r w:rsidR="004D6A74" w:rsidRPr="004D6A74">
          <w:rPr>
            <w:lang w:val="en-GB"/>
            <w:rPrChange w:id="639" w:author="GUILLEMAIN Matthieu" w:date="2022-01-14T13:07:00Z">
              <w:rPr>
                <w:lang w:val="fr-FR"/>
              </w:rPr>
            </w:rPrChange>
          </w:rPr>
          <w:t xml:space="preserve">we </w:t>
        </w:r>
      </w:ins>
      <w:del w:id="640" w:author="GUILLEMAIN Matthieu" w:date="2022-01-14T13:07:00Z">
        <w:r w:rsidDel="004D6A74">
          <w:delText xml:space="preserve">one </w:delText>
        </w:r>
      </w:del>
      <w:r>
        <w:t>discuss</w:t>
      </w:r>
      <w:del w:id="641" w:author="GUILLEMAIN Matthieu" w:date="2022-01-14T13:07:00Z">
        <w:r w:rsidDel="004D6A74">
          <w:delText>es</w:delText>
        </w:r>
      </w:del>
      <w:r>
        <w:t xml:space="preserve"> </w:t>
      </w:r>
      <w:del w:id="642" w:author="GUILLEMAIN Matthieu" w:date="2022-01-14T13:07:00Z">
        <w:r w:rsidDel="004D6A74">
          <w:delText xml:space="preserve">about </w:delText>
        </w:r>
      </w:del>
      <w:r>
        <w:t xml:space="preserve">the effects of </w:t>
      </w:r>
      <w:del w:id="643" w:author="GUILLEMAIN Matthieu" w:date="2022-01-14T13:07:00Z">
        <w:r w:rsidDel="004D6A74">
          <w:delText xml:space="preserve">the </w:delText>
        </w:r>
      </w:del>
      <w:r>
        <w:t xml:space="preserve">harvest on the recruitment rate and its implications </w:t>
      </w:r>
      <w:del w:id="644" w:author="GUILLEMAIN Matthieu" w:date="2022-01-14T13:07:00Z">
        <w:r w:rsidDel="004D6A74">
          <w:delText xml:space="preserve">on </w:delText>
        </w:r>
      </w:del>
      <w:ins w:id="645" w:author="GUILLEMAIN Matthieu" w:date="2022-01-14T13:07:00Z">
        <w:r w:rsidR="004D6A74" w:rsidRPr="004D6A74">
          <w:rPr>
            <w:lang w:val="en-GB"/>
            <w:rPrChange w:id="646" w:author="GUILLEMAIN Matthieu" w:date="2022-01-14T13:08:00Z">
              <w:rPr>
                <w:lang w:val="fr-FR"/>
              </w:rPr>
            </w:rPrChange>
          </w:rPr>
          <w:t>for</w:t>
        </w:r>
        <w:r w:rsidR="004D6A74">
          <w:t xml:space="preserve"> </w:t>
        </w:r>
      </w:ins>
      <w:r>
        <w:t>waterfowl management.</w:t>
      </w:r>
    </w:p>
    <w:p w14:paraId="7D9C1D3D" w14:textId="77777777" w:rsidR="00A50FF4" w:rsidRDefault="007646F2">
      <w:pPr>
        <w:pStyle w:val="Titre2"/>
      </w:pPr>
      <w:bookmarkStart w:id="647" w:name="accuracy-of-the-counting-method"/>
      <w:r>
        <w:rPr>
          <w:rStyle w:val="SectionNumber"/>
        </w:rPr>
        <w:t>4.1</w:t>
      </w:r>
      <w:r>
        <w:tab/>
        <w:t>Accuracy of the counting method</w:t>
      </w:r>
    </w:p>
    <w:p w14:paraId="691AB1B5" w14:textId="4793DBB0" w:rsidR="00A50FF4" w:rsidRDefault="007646F2">
      <w:pPr>
        <w:pStyle w:val="FirstParagraph"/>
      </w:pPr>
      <w:r>
        <w:t xml:space="preserve">The recruitment rates from the counting method are in the same range for the two populations, which demonstrate a certain consistency in the results obtained from the method. The higher variability observed in France is not unexpected because the French time series is longer and covers a </w:t>
      </w:r>
      <w:del w:id="648" w:author="GUILLEMAIN Matthieu" w:date="2022-01-14T13:08:00Z">
        <w:r w:rsidDel="004D6A74">
          <w:delText xml:space="preserve">larger </w:delText>
        </w:r>
      </w:del>
      <w:ins w:id="649" w:author="GUILLEMAIN Matthieu" w:date="2022-01-14T13:08:00Z">
        <w:r w:rsidR="004D6A74" w:rsidRPr="004D6A74">
          <w:rPr>
            <w:lang w:val="en-GB"/>
            <w:rPrChange w:id="650" w:author="GUILLEMAIN Matthieu" w:date="2022-01-14T13:08:00Z">
              <w:rPr>
                <w:lang w:val="fr-FR"/>
              </w:rPr>
            </w:rPrChange>
          </w:rPr>
          <w:t>wider</w:t>
        </w:r>
        <w:r w:rsidR="004D6A74">
          <w:t xml:space="preserve"> </w:t>
        </w:r>
      </w:ins>
      <w:r>
        <w:t>spectrum of harvest pressure</w:t>
      </w:r>
      <w:ins w:id="651" w:author="GUILLEMAIN Matthieu" w:date="2022-01-14T13:08:00Z">
        <w:r w:rsidR="004D6A74" w:rsidRPr="004D6A74">
          <w:rPr>
            <w:lang w:val="en-GB"/>
            <w:rPrChange w:id="652" w:author="GUILLEMAIN Matthieu" w:date="2022-01-14T13:08:00Z">
              <w:rPr>
                <w:lang w:val="fr-FR"/>
              </w:rPr>
            </w:rPrChange>
          </w:rPr>
          <w:t>s</w:t>
        </w:r>
      </w:ins>
      <w:r>
        <w:t xml:space="preserve"> than </w:t>
      </w:r>
      <w:ins w:id="653" w:author="GUILLEMAIN Matthieu" w:date="2022-01-14T13:09:00Z">
        <w:r w:rsidR="004D6A74" w:rsidRPr="004D6A74">
          <w:rPr>
            <w:lang w:val="en-GB"/>
            <w:rPrChange w:id="654" w:author="GUILLEMAIN Matthieu" w:date="2022-01-14T13:09:00Z">
              <w:rPr>
                <w:lang w:val="fr-FR"/>
              </w:rPr>
            </w:rPrChange>
          </w:rPr>
          <w:t xml:space="preserve">the </w:t>
        </w:r>
      </w:ins>
      <w:r>
        <w:t xml:space="preserve">in UK. There </w:t>
      </w:r>
      <w:del w:id="655" w:author="GUILLEMAIN Matthieu" w:date="2022-01-14T13:09:00Z">
        <w:r w:rsidDel="004D6A74">
          <w:delText xml:space="preserve">is </w:delText>
        </w:r>
      </w:del>
      <w:ins w:id="656" w:author="GUILLEMAIN Matthieu" w:date="2022-01-14T13:09:00Z">
        <w:r w:rsidR="004D6A74" w:rsidRPr="004D6A74">
          <w:rPr>
            <w:lang w:val="en-GB"/>
            <w:rPrChange w:id="657" w:author="GUILLEMAIN Matthieu" w:date="2022-01-14T13:09:00Z">
              <w:rPr>
                <w:lang w:val="fr-FR"/>
              </w:rPr>
            </w:rPrChange>
          </w:rPr>
          <w:t>wa</w:t>
        </w:r>
        <w:r w:rsidR="004D6A74">
          <w:rPr>
            <w:lang w:val="en-GB"/>
          </w:rPr>
          <w:t>s</w:t>
        </w:r>
        <w:r w:rsidR="004D6A74">
          <w:t xml:space="preserve"> </w:t>
        </w:r>
      </w:ins>
      <w:r>
        <w:t xml:space="preserve">no temporal correlation between the two populations, </w:t>
      </w:r>
      <w:del w:id="658" w:author="GUILLEMAIN Matthieu" w:date="2022-01-14T13:09:00Z">
        <w:r w:rsidDel="004D6A74">
          <w:delText xml:space="preserve">so it </w:delText>
        </w:r>
      </w:del>
      <w:r>
        <w:t>suggest</w:t>
      </w:r>
      <w:proofErr w:type="spellStart"/>
      <w:ins w:id="659" w:author="GUILLEMAIN Matthieu" w:date="2022-01-14T13:09:00Z">
        <w:r w:rsidR="004D6A74" w:rsidRPr="004D6A74">
          <w:rPr>
            <w:lang w:val="en-GB"/>
            <w:rPrChange w:id="660" w:author="GUILLEMAIN Matthieu" w:date="2022-01-14T13:09:00Z">
              <w:rPr>
                <w:lang w:val="fr-FR"/>
              </w:rPr>
            </w:rPrChange>
          </w:rPr>
          <w:t>ing</w:t>
        </w:r>
      </w:ins>
      <w:proofErr w:type="spellEnd"/>
      <w:del w:id="661" w:author="GUILLEMAIN Matthieu" w:date="2022-01-14T13:09:00Z">
        <w:r w:rsidDel="004D6A74">
          <w:delText>s</w:delText>
        </w:r>
      </w:del>
      <w:r>
        <w:t xml:space="preserve"> that </w:t>
      </w:r>
      <w:del w:id="662" w:author="GUILLEMAIN Matthieu" w:date="2022-01-14T13:09:00Z">
        <w:r w:rsidDel="004D6A74">
          <w:delText xml:space="preserve">the </w:delText>
        </w:r>
      </w:del>
      <w:ins w:id="663" w:author="GUILLEMAIN Matthieu" w:date="2022-01-14T13:09:00Z">
        <w:r w:rsidR="004D6A74" w:rsidRPr="004D6A74">
          <w:rPr>
            <w:lang w:val="en-GB"/>
            <w:rPrChange w:id="664" w:author="GUILLEMAIN Matthieu" w:date="2022-01-14T13:09:00Z">
              <w:rPr>
                <w:lang w:val="fr-FR"/>
              </w:rPr>
            </w:rPrChange>
          </w:rPr>
          <w:t xml:space="preserve">fluctuations </w:t>
        </w:r>
        <w:r w:rsidR="004D6A74">
          <w:rPr>
            <w:lang w:val="en-GB"/>
          </w:rPr>
          <w:t xml:space="preserve">in </w:t>
        </w:r>
      </w:ins>
      <w:r>
        <w:t xml:space="preserve">recruitment rate </w:t>
      </w:r>
      <w:del w:id="665" w:author="GUILLEMAIN Matthieu" w:date="2022-01-14T13:09:00Z">
        <w:r w:rsidDel="004D6A74">
          <w:delText xml:space="preserve">fluctuations </w:delText>
        </w:r>
      </w:del>
      <w:r>
        <w:t>are more likely influenced by regional</w:t>
      </w:r>
      <w:del w:id="666" w:author="GUILLEMAIN Matthieu" w:date="2022-01-14T13:09:00Z">
        <w:r w:rsidDel="004D6A74">
          <w:delText>-scale</w:delText>
        </w:r>
      </w:del>
      <w:r>
        <w:t xml:space="preserve"> factors than large-scale ones. This is consistent with the literature because both nesting/hatching success and juvenile survival are conditional to the onset of lay</w:t>
      </w:r>
      <w:proofErr w:type="spellStart"/>
      <w:ins w:id="667" w:author="GUILLEMAIN Matthieu" w:date="2022-01-14T13:10:00Z">
        <w:r w:rsidR="004D6A74" w:rsidRPr="006838CF">
          <w:rPr>
            <w:lang w:val="en-GB"/>
            <w:rPrChange w:id="668" w:author="GUILLEMAIN Matthieu" w:date="2022-01-14T14:01:00Z">
              <w:rPr>
                <w:lang w:val="fr-FR"/>
              </w:rPr>
            </w:rPrChange>
          </w:rPr>
          <w:t>ing</w:t>
        </w:r>
      </w:ins>
      <w:proofErr w:type="spellEnd"/>
      <w:r>
        <w:t>, which is tightly related to local weather parameters, e.g. </w:t>
      </w:r>
      <w:del w:id="669" w:author="GUILLEMAIN Matthieu" w:date="2022-01-14T14:01:00Z">
        <w:r w:rsidDel="006838CF">
          <w:delText>the</w:delText>
        </w:r>
      </w:del>
      <w:r>
        <w:t xml:space="preserve"> spring temperature, </w:t>
      </w:r>
      <w:del w:id="670" w:author="GUILLEMAIN Matthieu" w:date="2022-01-14T14:01:00Z">
        <w:r w:rsidDel="006838CF">
          <w:delText xml:space="preserve">the </w:delText>
        </w:r>
      </w:del>
      <w:r>
        <w:t xml:space="preserve">cumulative rainfall, and </w:t>
      </w:r>
      <w:del w:id="671" w:author="GUILLEMAIN Matthieu" w:date="2022-01-14T14:01:00Z">
        <w:r w:rsidDel="006838CF">
          <w:delText xml:space="preserve">the </w:delText>
        </w:r>
      </w:del>
      <w:r>
        <w:t>water levels (</w:t>
      </w:r>
      <w:hyperlink w:anchor="ref-Blums2004">
        <w:r>
          <w:rPr>
            <w:rStyle w:val="Lienhypertexte"/>
          </w:rPr>
          <w:t>Blums &amp; Clark, 2004</w:t>
        </w:r>
      </w:hyperlink>
      <w:r>
        <w:t xml:space="preserve">; </w:t>
      </w:r>
      <w:hyperlink w:anchor="ref-Dzus1998">
        <w:r>
          <w:rPr>
            <w:rStyle w:val="Lienhypertexte"/>
          </w:rPr>
          <w:t>Dzus &amp; Clark, 1998</w:t>
        </w:r>
      </w:hyperlink>
      <w:r>
        <w:t xml:space="preserve">; </w:t>
      </w:r>
      <w:hyperlink w:anchor="ref-Folliot2017">
        <w:r>
          <w:rPr>
            <w:rStyle w:val="Lienhypertexte"/>
          </w:rPr>
          <w:t>Folliot et al., 2017</w:t>
        </w:r>
      </w:hyperlink>
      <w:r>
        <w:t>).</w:t>
      </w:r>
    </w:p>
    <w:p w14:paraId="40205308" w14:textId="7A1EA6F8" w:rsidR="00A50FF4" w:rsidRDefault="007646F2">
      <w:pPr>
        <w:pStyle w:val="Corpsdetexte"/>
      </w:pPr>
      <w:r>
        <w:t xml:space="preserve">Assuming that the sample data provide a good picture of the interannual variability of </w:t>
      </w:r>
      <w:del w:id="672" w:author="GUILLEMAIN Matthieu" w:date="2022-01-14T14:01:00Z">
        <w:r w:rsidDel="00685065">
          <w:delText xml:space="preserve">the </w:delText>
        </w:r>
      </w:del>
      <w:r>
        <w:t xml:space="preserve">recruitment rate, the </w:t>
      </w:r>
      <w:del w:id="673" w:author="GUILLEMAIN Matthieu" w:date="2022-01-14T14:01:00Z">
        <w:r w:rsidDel="00685065">
          <w:delText xml:space="preserve">good </w:delText>
        </w:r>
      </w:del>
      <w:ins w:id="674" w:author="GUILLEMAIN Matthieu" w:date="2022-01-14T14:01:00Z">
        <w:r w:rsidR="00685065" w:rsidRPr="00685065">
          <w:rPr>
            <w:lang w:val="en-GB"/>
            <w:rPrChange w:id="675" w:author="GUILLEMAIN Matthieu" w:date="2022-01-14T14:02:00Z">
              <w:rPr>
                <w:lang w:val="fr-FR"/>
              </w:rPr>
            </w:rPrChange>
          </w:rPr>
          <w:t>strong</w:t>
        </w:r>
        <w:r w:rsidR="00685065">
          <w:t xml:space="preserve"> </w:t>
        </w:r>
      </w:ins>
      <w:r>
        <w:t xml:space="preserve">correlation with the outputs of the counting method demonstrates the ability of this method to track </w:t>
      </w:r>
      <w:del w:id="676" w:author="GUILLEMAIN Matthieu" w:date="2022-01-14T14:02:00Z">
        <w:r w:rsidDel="00685065">
          <w:delText xml:space="preserve">the </w:delText>
        </w:r>
      </w:del>
      <w:ins w:id="677" w:author="GUILLEMAIN Matthieu" w:date="2022-01-14T14:02:00Z">
        <w:r w:rsidR="00685065" w:rsidRPr="00685065">
          <w:rPr>
            <w:lang w:val="en-GB"/>
            <w:rPrChange w:id="678" w:author="GUILLEMAIN Matthieu" w:date="2022-01-14T14:02:00Z">
              <w:rPr>
                <w:lang w:val="fr-FR"/>
              </w:rPr>
            </w:rPrChange>
          </w:rPr>
          <w:t>variab</w:t>
        </w:r>
        <w:r w:rsidR="00685065">
          <w:rPr>
            <w:lang w:val="en-GB"/>
          </w:rPr>
          <w:t>ility in</w:t>
        </w:r>
        <w:r w:rsidR="00685065">
          <w:t xml:space="preserve"> </w:t>
        </w:r>
      </w:ins>
      <w:r>
        <w:t>recruitment rate</w:t>
      </w:r>
      <w:del w:id="679" w:author="GUILLEMAIN Matthieu" w:date="2022-01-14T14:02:00Z">
        <w:r w:rsidDel="00685065">
          <w:delText xml:space="preserve"> variability</w:delText>
        </w:r>
      </w:del>
      <w:r>
        <w:t xml:space="preserve">. This result is quite robust because </w:t>
      </w:r>
      <w:del w:id="680" w:author="GUILLEMAIN Matthieu" w:date="2022-01-14T14:02:00Z">
        <w:r w:rsidDel="00685065">
          <w:delText xml:space="preserve">the </w:delText>
        </w:r>
      </w:del>
      <w:ins w:id="681" w:author="GUILLEMAIN Matthieu" w:date="2022-01-14T14:02:00Z">
        <w:r w:rsidR="00685065" w:rsidRPr="00685065">
          <w:rPr>
            <w:lang w:val="en-GB"/>
            <w:rPrChange w:id="682" w:author="GUILLEMAIN Matthieu" w:date="2022-01-14T14:02:00Z">
              <w:rPr>
                <w:lang w:val="fr-FR"/>
              </w:rPr>
            </w:rPrChange>
          </w:rPr>
          <w:t>such</w:t>
        </w:r>
        <w:r w:rsidR="00685065">
          <w:t xml:space="preserve"> </w:t>
        </w:r>
      </w:ins>
      <w:r>
        <w:t xml:space="preserve">correlation is obvious </w:t>
      </w:r>
      <w:ins w:id="683" w:author="GUILLEMAIN Matthieu" w:date="2022-01-14T14:02:00Z">
        <w:r w:rsidR="00685065" w:rsidRPr="00685065">
          <w:rPr>
            <w:lang w:val="en-GB"/>
            <w:rPrChange w:id="684" w:author="GUILLEMAIN Matthieu" w:date="2022-01-14T14:02:00Z">
              <w:rPr>
                <w:lang w:val="fr-FR"/>
              </w:rPr>
            </w:rPrChange>
          </w:rPr>
          <w:t>despi</w:t>
        </w:r>
        <w:r w:rsidR="00685065">
          <w:rPr>
            <w:lang w:val="en-GB"/>
          </w:rPr>
          <w:t xml:space="preserve">te being based on </w:t>
        </w:r>
      </w:ins>
      <w:del w:id="685" w:author="GUILLEMAIN Matthieu" w:date="2022-01-14T14:02:00Z">
        <w:r w:rsidDel="00685065">
          <w:delText xml:space="preserve">with </w:delText>
        </w:r>
      </w:del>
      <w:r>
        <w:t xml:space="preserve">only a five-year time series. </w:t>
      </w:r>
      <w:commentRangeStart w:id="686"/>
      <w:r>
        <w:t xml:space="preserve">The assumption of a constant adult sex ratio over time is then acceptable because a significant change in adult sex ratio among years would have biased the </w:t>
      </w:r>
      <w:del w:id="687" w:author="GUILLEMAIN Matthieu" w:date="2022-01-14T14:03:00Z">
        <w:r w:rsidDel="00685065">
          <w:delText>evolution of the</w:delText>
        </w:r>
      </w:del>
      <w:ins w:id="688" w:author="GUILLEMAIN Matthieu" w:date="2022-01-14T14:03:00Z">
        <w:r w:rsidR="00685065" w:rsidRPr="00685065">
          <w:rPr>
            <w:lang w:val="en-GB"/>
            <w:rPrChange w:id="689" w:author="GUILLEMAIN Matthieu" w:date="2022-01-14T14:03:00Z">
              <w:rPr>
                <w:lang w:val="fr-FR"/>
              </w:rPr>
            </w:rPrChange>
          </w:rPr>
          <w:t>changes in</w:t>
        </w:r>
      </w:ins>
      <w:r>
        <w:t xml:space="preserve"> recruitment rate</w:t>
      </w:r>
      <w:commentRangeEnd w:id="686"/>
      <w:r w:rsidR="00685065">
        <w:rPr>
          <w:rStyle w:val="Marquedecommentaire"/>
        </w:rPr>
        <w:commentReference w:id="686"/>
      </w:r>
      <w:r>
        <w:t>. Since this ratio integrates many age-cohorts, the temporal autocorrelation is structurally strong. Significant variations can then occur only every multiple years, especially if the species is long-liv</w:t>
      </w:r>
      <w:ins w:id="690" w:author="GUILLEMAIN Matthieu" w:date="2022-01-14T14:06:00Z">
        <w:r w:rsidR="00685065" w:rsidRPr="00685065">
          <w:rPr>
            <w:lang w:val="en-GB"/>
            <w:rPrChange w:id="691" w:author="GUILLEMAIN Matthieu" w:date="2022-01-14T14:06:00Z">
              <w:rPr>
                <w:lang w:val="fr-FR"/>
              </w:rPr>
            </w:rPrChange>
          </w:rPr>
          <w:t>ed</w:t>
        </w:r>
      </w:ins>
      <w:del w:id="692" w:author="GUILLEMAIN Matthieu" w:date="2022-01-14T14:06:00Z">
        <w:r w:rsidDel="00685065">
          <w:delText>ing</w:delText>
        </w:r>
      </w:del>
      <w:r>
        <w:t xml:space="preserve">. Consequently, it is not necessary to monitor and update the adult sex ratio on a yearly base. The adult sex ratio found here </w:t>
      </w:r>
      <w:del w:id="693" w:author="GUILLEMAIN Matthieu" w:date="2022-01-14T14:06:00Z">
        <w:r w:rsidDel="00685065">
          <w:delText xml:space="preserve">on </w:delText>
        </w:r>
      </w:del>
      <w:ins w:id="694" w:author="GUILLEMAIN Matthieu" w:date="2022-01-14T14:06:00Z">
        <w:r w:rsidR="00685065" w:rsidRPr="00685065">
          <w:rPr>
            <w:lang w:val="en-GB"/>
            <w:rPrChange w:id="695" w:author="GUILLEMAIN Matthieu" w:date="2022-01-14T14:07:00Z">
              <w:rPr>
                <w:lang w:val="fr-FR"/>
              </w:rPr>
            </w:rPrChange>
          </w:rPr>
          <w:t>over</w:t>
        </w:r>
        <w:r w:rsidR="00685065">
          <w:t xml:space="preserve"> </w:t>
        </w:r>
      </w:ins>
      <w:r>
        <w:t xml:space="preserve">a restricted time period is in line with the ruddy duck in its native area (0.62 in </w:t>
      </w:r>
      <w:hyperlink w:anchor="ref-Bellrose1980">
        <w:r>
          <w:rPr>
            <w:rStyle w:val="Lienhypertexte"/>
          </w:rPr>
          <w:t>Bellrose, 1980</w:t>
        </w:r>
      </w:hyperlink>
      <w:r>
        <w:t>) and with other duck species (</w:t>
      </w:r>
      <w:hyperlink w:anchor="ref-Wood2021">
        <w:r>
          <w:rPr>
            <w:rStyle w:val="Lienhypertexte"/>
          </w:rPr>
          <w:t>Wood et al., 2021</w:t>
        </w:r>
      </w:hyperlink>
      <w:r>
        <w:t>). The robustness of the correlation between the two methods might be overrated because two successive population size values are parts of the recruitment rate, which mechanically scale</w:t>
      </w:r>
      <w:ins w:id="696" w:author="GUILLEMAIN Matthieu" w:date="2022-01-14T14:07:00Z">
        <w:r w:rsidR="00685065" w:rsidRPr="00685065">
          <w:rPr>
            <w:lang w:val="en-GB"/>
            <w:rPrChange w:id="697" w:author="GUILLEMAIN Matthieu" w:date="2022-01-14T14:07:00Z">
              <w:rPr>
                <w:lang w:val="fr-FR"/>
              </w:rPr>
            </w:rPrChange>
          </w:rPr>
          <w:t>s</w:t>
        </w:r>
      </w:ins>
      <w:r>
        <w:t xml:space="preserve"> the outputs. </w:t>
      </w:r>
      <w:del w:id="698" w:author="GUILLEMAIN Matthieu" w:date="2022-01-14T14:07:00Z">
        <w:r w:rsidDel="00685065">
          <w:delText xml:space="preserve">It </w:delText>
        </w:r>
      </w:del>
      <w:ins w:id="699" w:author="GUILLEMAIN Matthieu" w:date="2022-01-14T14:07:00Z">
        <w:r w:rsidR="00685065" w:rsidRPr="00685065">
          <w:rPr>
            <w:lang w:val="en-GB"/>
            <w:rPrChange w:id="700" w:author="GUILLEMAIN Matthieu" w:date="2022-01-14T14:07:00Z">
              <w:rPr>
                <w:lang w:val="fr-FR"/>
              </w:rPr>
            </w:rPrChange>
          </w:rPr>
          <w:t>This</w:t>
        </w:r>
        <w:r w:rsidR="00685065">
          <w:t xml:space="preserve"> </w:t>
        </w:r>
      </w:ins>
      <w:r>
        <w:t xml:space="preserve">explains why the correlation on the </w:t>
      </w:r>
      <w:ins w:id="701" w:author="GUILLEMAIN Matthieu" w:date="2022-01-14T14:07:00Z">
        <w:r w:rsidR="00685065" w:rsidRPr="00685065">
          <w:rPr>
            <w:lang w:val="en-GB"/>
            <w:rPrChange w:id="702" w:author="GUILLEMAIN Matthieu" w:date="2022-01-14T14:07:00Z">
              <w:rPr>
                <w:lang w:val="fr-FR"/>
              </w:rPr>
            </w:rPrChange>
          </w:rPr>
          <w:t xml:space="preserve">proportion of </w:t>
        </w:r>
      </w:ins>
      <w:r>
        <w:t>immature</w:t>
      </w:r>
      <w:ins w:id="703" w:author="GUILLEMAIN Matthieu" w:date="2022-01-14T14:07:00Z">
        <w:r w:rsidR="00685065" w:rsidRPr="00685065">
          <w:rPr>
            <w:lang w:val="en-GB"/>
            <w:rPrChange w:id="704" w:author="GUILLEMAIN Matthieu" w:date="2022-01-14T14:07:00Z">
              <w:rPr>
                <w:lang w:val="fr-FR"/>
              </w:rPr>
            </w:rPrChange>
          </w:rPr>
          <w:t>s</w:t>
        </w:r>
      </w:ins>
      <w:del w:id="705" w:author="GUILLEMAIN Matthieu" w:date="2022-01-14T14:07:00Z">
        <w:r w:rsidDel="00685065">
          <w:delText xml:space="preserve"> proportion</w:delText>
        </w:r>
      </w:del>
      <w:r>
        <w:t xml:space="preserve">, the other component of the recruitment rate, is </w:t>
      </w:r>
      <w:del w:id="706" w:author="GUILLEMAIN Matthieu" w:date="2022-01-14T14:07:00Z">
        <w:r w:rsidDel="00685065">
          <w:delText>a bit</w:delText>
        </w:r>
      </w:del>
      <w:ins w:id="707" w:author="GUILLEMAIN Matthieu" w:date="2022-01-14T14:07:00Z">
        <w:r w:rsidR="00685065" w:rsidRPr="00685065">
          <w:rPr>
            <w:lang w:val="en-GB"/>
            <w:rPrChange w:id="708" w:author="GUILLEMAIN Matthieu" w:date="2022-01-14T14:07:00Z">
              <w:rPr>
                <w:lang w:val="fr-FR"/>
              </w:rPr>
            </w:rPrChange>
          </w:rPr>
          <w:t>somewhat</w:t>
        </w:r>
      </w:ins>
      <w:r>
        <w:t xml:space="preserve"> </w:t>
      </w:r>
      <w:del w:id="709" w:author="GUILLEMAIN Matthieu" w:date="2022-01-14T14:07:00Z">
        <w:r w:rsidDel="00685065">
          <w:delText xml:space="preserve">more </w:delText>
        </w:r>
      </w:del>
      <w:r>
        <w:t>nois</w:t>
      </w:r>
      <w:proofErr w:type="spellStart"/>
      <w:ins w:id="710" w:author="GUILLEMAIN Matthieu" w:date="2022-01-14T14:07:00Z">
        <w:r w:rsidR="00685065" w:rsidRPr="00685065">
          <w:rPr>
            <w:lang w:val="en-GB"/>
            <w:rPrChange w:id="711" w:author="GUILLEMAIN Matthieu" w:date="2022-01-14T14:07:00Z">
              <w:rPr>
                <w:lang w:val="fr-FR"/>
              </w:rPr>
            </w:rPrChange>
          </w:rPr>
          <w:t>ier</w:t>
        </w:r>
      </w:ins>
      <w:proofErr w:type="spellEnd"/>
      <w:del w:id="712" w:author="GUILLEMAIN Matthieu" w:date="2022-01-14T14:07:00Z">
        <w:r w:rsidDel="00685065">
          <w:delText>y</w:delText>
        </w:r>
      </w:del>
      <w:r>
        <w:t xml:space="preserve"> than for </w:t>
      </w:r>
      <w:del w:id="713" w:author="GUILLEMAIN Matthieu" w:date="2022-01-14T14:07:00Z">
        <w:r w:rsidDel="00685065">
          <w:delText xml:space="preserve">the </w:delText>
        </w:r>
      </w:del>
      <w:r>
        <w:t xml:space="preserve">recruitment rate (Figure 5.1A). The uncertainty around the estimates is similar for the two methods even though the counting method is more indirect to infer </w:t>
      </w:r>
      <w:del w:id="714" w:author="GUILLEMAIN Matthieu" w:date="2022-01-14T14:08:00Z">
        <w:r w:rsidDel="00685065">
          <w:delText xml:space="preserve">on </w:delText>
        </w:r>
      </w:del>
      <w:r>
        <w:t>the recruitment rate, which is satisfying.</w:t>
      </w:r>
    </w:p>
    <w:p w14:paraId="331E316C" w14:textId="196D82A2" w:rsidR="00A50FF4" w:rsidRDefault="007646F2">
      <w:pPr>
        <w:pStyle w:val="Corpsdetexte"/>
      </w:pPr>
      <w:commentRangeStart w:id="715"/>
      <w:r>
        <w:t>The counting method always provides recruitment rates significantly lower than the sampling method by a factor close to two, a result that is in line with the hypothesis that the harvest is generally selective towards immature individuals in waterfowl because they are more vulnerable than adults to hunters (</w:t>
      </w:r>
      <w:hyperlink w:anchor="ref-Bellrose1980">
        <w:r>
          <w:rPr>
            <w:rStyle w:val="Lienhypertexte"/>
          </w:rPr>
          <w:t>Bellrose, 1980</w:t>
        </w:r>
      </w:hyperlink>
      <w:r>
        <w:t xml:space="preserve">; </w:t>
      </w:r>
      <w:hyperlink w:anchor="ref-Fox2014">
        <w:r>
          <w:rPr>
            <w:rStyle w:val="Lienhypertexte"/>
          </w:rPr>
          <w:t>A. D. Fox et al., 2014</w:t>
        </w:r>
      </w:hyperlink>
      <w:r>
        <w:t xml:space="preserve">). </w:t>
      </w:r>
      <w:commentRangeEnd w:id="715"/>
      <w:r w:rsidR="00685065">
        <w:rPr>
          <w:rStyle w:val="Marquedecommentaire"/>
        </w:rPr>
        <w:commentReference w:id="715"/>
      </w:r>
      <w:r>
        <w:t>For hunted duck species in North America, the harvest-induced mortality on first-year immatures compared to adults is higher by a factor ranging from 1.3 to 2.6 (</w:t>
      </w:r>
      <w:hyperlink w:anchor="ref-Bellrose1980">
        <w:r>
          <w:rPr>
            <w:rStyle w:val="Lienhypertexte"/>
          </w:rPr>
          <w:t>Bellrose, 1980</w:t>
        </w:r>
      </w:hyperlink>
      <w:r>
        <w:t>). This is a robust result because the approach used to control ruddy duck</w:t>
      </w:r>
      <w:ins w:id="716" w:author="GUILLEMAIN Matthieu" w:date="2022-01-14T14:09:00Z">
        <w:r w:rsidR="00685065" w:rsidRPr="00685065">
          <w:rPr>
            <w:lang w:val="en-GB"/>
            <w:rPrChange w:id="717" w:author="GUILLEMAIN Matthieu" w:date="2022-01-14T14:09:00Z">
              <w:rPr>
                <w:lang w:val="fr-FR"/>
              </w:rPr>
            </w:rPrChange>
          </w:rPr>
          <w:t xml:space="preserve"> popul</w:t>
        </w:r>
        <w:r w:rsidR="00685065">
          <w:rPr>
            <w:lang w:val="en-GB"/>
          </w:rPr>
          <w:t>ations</w:t>
        </w:r>
      </w:ins>
      <w:del w:id="718" w:author="GUILLEMAIN Matthieu" w:date="2022-01-14T14:09:00Z">
        <w:r w:rsidDel="00685065">
          <w:delText>s</w:delText>
        </w:r>
      </w:del>
      <w:r>
        <w:t xml:space="preserve"> </w:t>
      </w:r>
      <w:commentRangeStart w:id="719"/>
      <w:r>
        <w:t>differ</w:t>
      </w:r>
      <w:ins w:id="720" w:author="GUILLEMAIN Matthieu" w:date="2022-01-14T14:09:00Z">
        <w:r w:rsidR="00685065" w:rsidRPr="00685065">
          <w:rPr>
            <w:lang w:val="en-GB"/>
            <w:rPrChange w:id="721" w:author="GUILLEMAIN Matthieu" w:date="2022-01-14T14:09:00Z">
              <w:rPr>
                <w:lang w:val="fr-FR"/>
              </w:rPr>
            </w:rPrChange>
          </w:rPr>
          <w:t>s</w:t>
        </w:r>
      </w:ins>
      <w:r>
        <w:t xml:space="preserve"> strongly from usual hunting practices </w:t>
      </w:r>
      <w:commentRangeEnd w:id="719"/>
      <w:r w:rsidR="00685065">
        <w:rPr>
          <w:rStyle w:val="Marquedecommentaire"/>
        </w:rPr>
        <w:commentReference w:id="719"/>
      </w:r>
      <w:r>
        <w:t>and is apriori less selective. It is especially clear in the UK, for which control operations occurred in winter using long-range rifles that prevents the bird from escaping from the threat. The assumption on the accuracy of the counting method is then not excluded from the consistency of this result.</w:t>
      </w:r>
    </w:p>
    <w:p w14:paraId="285ADC12" w14:textId="4F9343DF" w:rsidR="00A50FF4" w:rsidRDefault="007646F2">
      <w:pPr>
        <w:pStyle w:val="Corpsdetexte"/>
      </w:pPr>
      <w:r>
        <w:lastRenderedPageBreak/>
        <w:t>Annual adult survival rates deduced from observed population growth rates and recruitment rate estimates are on average in line with the literature on species of similar weight (</w:t>
      </w:r>
      <w:hyperlink w:anchor="ref-Buxton2004">
        <w:r>
          <w:rPr>
            <w:rStyle w:val="Lienhypertexte"/>
          </w:rPr>
          <w:t>Buxton et al., 2004</w:t>
        </w:r>
      </w:hyperlink>
      <w:r>
        <w:t xml:space="preserve">; </w:t>
      </w:r>
      <w:hyperlink w:anchor="ref-Krementz1997">
        <w:r>
          <w:rPr>
            <w:rStyle w:val="Lienhypertexte"/>
          </w:rPr>
          <w:t>Krementz et al., 1997</w:t>
        </w:r>
      </w:hyperlink>
      <w:r>
        <w:t xml:space="preserve">; </w:t>
      </w:r>
      <w:hyperlink w:anchor="ref-Nichols1997">
        <w:r>
          <w:rPr>
            <w:rStyle w:val="Lienhypertexte"/>
          </w:rPr>
          <w:t>Nichols et al., 1997</w:t>
        </w:r>
      </w:hyperlink>
      <w:r>
        <w:t xml:space="preserve">), which reflects that there is no apparent scaling issue. The assumption that male-like individuals corresponds only to adult males is then acceptable. This result supports that the counting method is poorly biased if it is. However, some adult survival rate values are outside the range of expected values even if they never significantly exceed the maximum possible value of one. A likely reason to these extreme values is a corruption of the closed population assumption on some years. Indeed, if there is an arrival from another ruddy duck population, </w:t>
      </w:r>
      <w:del w:id="722" w:author="GUILLEMAIN Matthieu" w:date="2022-01-14T14:24:00Z">
        <w:r w:rsidDel="00BA58E3">
          <w:delText xml:space="preserve">the </w:delText>
        </w:r>
      </w:del>
      <w:r>
        <w:t xml:space="preserve">true recruitment cannot explain by itself the apparent population growth and indirectly leads to an overestimation of </w:t>
      </w:r>
      <w:del w:id="723" w:author="GUILLEMAIN Matthieu" w:date="2022-01-14T14:24:00Z">
        <w:r w:rsidDel="00754AFF">
          <w:delText xml:space="preserve">the </w:delText>
        </w:r>
      </w:del>
      <w:r>
        <w:t>adult survival.</w:t>
      </w:r>
    </w:p>
    <w:p w14:paraId="40B95E3A" w14:textId="0F408B11" w:rsidR="00A50FF4" w:rsidRDefault="007646F2">
      <w:pPr>
        <w:pStyle w:val="Corpsdetexte"/>
      </w:pPr>
      <w:commentRangeStart w:id="724"/>
      <w:r>
        <w:t xml:space="preserve">Proxies of maximum recruitment rate are very close for the two populations. </w:t>
      </w:r>
      <w:commentRangeEnd w:id="724"/>
      <w:r w:rsidR="00754AFF">
        <w:rPr>
          <w:rStyle w:val="Marquedecommentaire"/>
        </w:rPr>
        <w:commentReference w:id="724"/>
      </w:r>
      <w:r>
        <w:t xml:space="preserve">This strengthens that </w:t>
      </w:r>
      <w:commentRangeStart w:id="725"/>
      <w:r>
        <w:t>the ruddy duck species reached its intrinsic biological reproduction limit, at least given the environmental conditions of the western Palearctic</w:t>
      </w:r>
      <w:commentRangeEnd w:id="725"/>
      <w:r w:rsidR="00754AFF">
        <w:rPr>
          <w:rStyle w:val="Marquedecommentaire"/>
        </w:rPr>
        <w:commentReference w:id="725"/>
      </w:r>
      <w:r>
        <w:t xml:space="preserve">. The consistency of this intermediate result suggests that the population size estimation is quite </w:t>
      </w:r>
      <w:commentRangeStart w:id="726"/>
      <w:r>
        <w:t xml:space="preserve">good </w:t>
      </w:r>
      <w:commentRangeEnd w:id="726"/>
      <w:r w:rsidR="00754AFF">
        <w:rPr>
          <w:rStyle w:val="Marquedecommentaire"/>
        </w:rPr>
        <w:commentReference w:id="726"/>
      </w:r>
      <w:r>
        <w:t xml:space="preserve">for both populations and demonstrates that their </w:t>
      </w:r>
      <w:del w:id="727" w:author="GUILLEMAIN Matthieu" w:date="2022-01-14T14:27:00Z">
        <w:r w:rsidDel="00754AFF">
          <w:delText>evolution is</w:delText>
        </w:r>
      </w:del>
      <w:ins w:id="728" w:author="GUILLEMAIN Matthieu" w:date="2022-01-14T14:27:00Z">
        <w:r w:rsidR="00754AFF" w:rsidRPr="00754AFF">
          <w:rPr>
            <w:lang w:val="en-GB"/>
            <w:rPrChange w:id="729" w:author="GUILLEMAIN Matthieu" w:date="2022-01-14T14:27:00Z">
              <w:rPr>
                <w:lang w:val="fr-FR"/>
              </w:rPr>
            </w:rPrChange>
          </w:rPr>
          <w:t>changes a</w:t>
        </w:r>
        <w:r w:rsidR="00754AFF">
          <w:rPr>
            <w:lang w:val="en-GB"/>
          </w:rPr>
          <w:t>re</w:t>
        </w:r>
      </w:ins>
      <w:r>
        <w:t xml:space="preserve"> well tracked even with a few individuals. The average recruitment rates estimated from the counting method, with and without harvest, are never higher to the proxies of maximum recruitment rate for both populations. The assumption on the accuracy of the counting method is then again not excluded from the consistency of this result.</w:t>
      </w:r>
    </w:p>
    <w:p w14:paraId="2260C00C" w14:textId="542B7284" w:rsidR="00A50FF4" w:rsidRDefault="007646F2">
      <w:pPr>
        <w:pStyle w:val="Corpsdetexte"/>
      </w:pPr>
      <w:r>
        <w:t xml:space="preserve">Overall, even if the true values of recruitment rates are not known to test the accuracy of the counting method, a beam of arguments support that the method is not heavily biased. This consists in a big difference with the sampling method as demonstrated in </w:t>
      </w:r>
      <w:hyperlink w:anchor="ref-Fox2014">
        <w:r>
          <w:rPr>
            <w:rStyle w:val="Lienhypertexte"/>
          </w:rPr>
          <w:t>A. D. Fox et al.</w:t>
        </w:r>
      </w:hyperlink>
      <w:r>
        <w:t xml:space="preserve"> (</w:t>
      </w:r>
      <w:hyperlink w:anchor="ref-Fox2014">
        <w:r>
          <w:rPr>
            <w:rStyle w:val="Lienhypertexte"/>
          </w:rPr>
          <w:t>2014</w:t>
        </w:r>
      </w:hyperlink>
      <w:r>
        <w:t>), even when one considers a</w:t>
      </w:r>
      <w:ins w:id="730" w:author="GUILLEMAIN Matthieu" w:date="2022-01-14T14:28:00Z">
        <w:r w:rsidR="00754AFF" w:rsidRPr="00754AFF">
          <w:rPr>
            <w:lang w:val="en-GB"/>
            <w:rPrChange w:id="731" w:author="GUILLEMAIN Matthieu" w:date="2022-01-14T14:28:00Z">
              <w:rPr>
                <w:lang w:val="fr-FR"/>
              </w:rPr>
            </w:rPrChange>
          </w:rPr>
          <w:t>n</w:t>
        </w:r>
      </w:ins>
      <w:r>
        <w:t xml:space="preserve"> age structure picture that is limited to the end of the hunting season to limit the bias (</w:t>
      </w:r>
      <w:hyperlink w:anchor="ref-Fox2016">
        <w:r>
          <w:rPr>
            <w:rStyle w:val="Lienhypertexte"/>
          </w:rPr>
          <w:t>A. Fox et al., 2016</w:t>
        </w:r>
      </w:hyperlink>
      <w:r>
        <w:t>).</w:t>
      </w:r>
    </w:p>
    <w:p w14:paraId="74B45231" w14:textId="43C89746" w:rsidR="00A50FF4" w:rsidRDefault="007646F2">
      <w:pPr>
        <w:pStyle w:val="Titre2"/>
      </w:pPr>
      <w:bookmarkStart w:id="732" w:name="X86c8b6234c832eb79a22952a6be135d2b1b4a19"/>
      <w:bookmarkEnd w:id="647"/>
      <w:r>
        <w:rPr>
          <w:rStyle w:val="SectionNumber"/>
        </w:rPr>
        <w:t>4.2</w:t>
      </w:r>
      <w:r>
        <w:tab/>
        <w:t xml:space="preserve">Influence of harvest on </w:t>
      </w:r>
      <w:del w:id="733" w:author="GUILLEMAIN Matthieu" w:date="2022-01-14T14:28:00Z">
        <w:r w:rsidDel="00754AFF">
          <w:delText xml:space="preserve">the </w:delText>
        </w:r>
      </w:del>
      <w:r>
        <w:t>recruitment rate</w:t>
      </w:r>
    </w:p>
    <w:p w14:paraId="44C206BB" w14:textId="1EE9C0D0" w:rsidR="00A50FF4" w:rsidRDefault="007646F2">
      <w:pPr>
        <w:pStyle w:val="FirstParagraph"/>
      </w:pPr>
      <w:r>
        <w:t xml:space="preserve">Only the French population was monitored over a period covering years without and with harvest. </w:t>
      </w:r>
      <w:del w:id="734" w:author="GUILLEMAIN Matthieu" w:date="2022-01-14T14:28:00Z">
        <w:r w:rsidDel="00754AFF">
          <w:delText>The h</w:delText>
        </w:r>
      </w:del>
      <w:ins w:id="735" w:author="GUILLEMAIN Matthieu" w:date="2022-01-14T14:28:00Z">
        <w:r w:rsidR="00754AFF" w:rsidRPr="00754AFF">
          <w:rPr>
            <w:lang w:val="en-GB"/>
            <w:rPrChange w:id="736" w:author="GUILLEMAIN Matthieu" w:date="2022-01-14T14:28:00Z">
              <w:rPr>
                <w:lang w:val="fr-FR"/>
              </w:rPr>
            </w:rPrChange>
          </w:rPr>
          <w:t>H</w:t>
        </w:r>
      </w:ins>
      <w:r>
        <w:t xml:space="preserve">arvest pressure, that </w:t>
      </w:r>
      <w:del w:id="737" w:author="GUILLEMAIN Matthieu" w:date="2022-01-14T14:28:00Z">
        <w:r w:rsidDel="00754AFF">
          <w:delText xml:space="preserve">is </w:delText>
        </w:r>
      </w:del>
      <w:proofErr w:type="spellStart"/>
      <w:ins w:id="738" w:author="GUILLEMAIN Matthieu" w:date="2022-01-14T14:28:00Z">
        <w:r w:rsidR="00754AFF" w:rsidRPr="00754AFF">
          <w:rPr>
            <w:lang w:val="en-GB"/>
            <w:rPrChange w:id="739" w:author="GUILLEMAIN Matthieu" w:date="2022-01-14T14:28:00Z">
              <w:rPr>
                <w:lang w:val="fr-FR"/>
              </w:rPr>
            </w:rPrChange>
          </w:rPr>
          <w:t>wa</w:t>
        </w:r>
        <w:proofErr w:type="spellEnd"/>
        <w:r w:rsidR="00754AFF">
          <w:t xml:space="preserve">s </w:t>
        </w:r>
      </w:ins>
      <w:r>
        <w:t xml:space="preserve">defined </w:t>
      </w:r>
      <w:ins w:id="740" w:author="GUILLEMAIN Matthieu" w:date="2022-01-14T14:28:00Z">
        <w:r w:rsidR="00754AFF" w:rsidRPr="00754AFF">
          <w:rPr>
            <w:lang w:val="en-GB"/>
            <w:rPrChange w:id="741" w:author="GUILLEMAIN Matthieu" w:date="2022-01-14T14:28:00Z">
              <w:rPr>
                <w:lang w:val="fr-FR"/>
              </w:rPr>
            </w:rPrChange>
          </w:rPr>
          <w:t xml:space="preserve">here as </w:t>
        </w:r>
      </w:ins>
      <w:del w:id="742" w:author="GUILLEMAIN Matthieu" w:date="2022-01-14T14:28:00Z">
        <w:r w:rsidDel="00754AFF">
          <w:delText xml:space="preserve">into </w:delText>
        </w:r>
      </w:del>
      <w:r>
        <w:t xml:space="preserve">a binary variable (no harvest / harvest), </w:t>
      </w:r>
      <w:del w:id="743" w:author="GUILLEMAIN Matthieu" w:date="2022-01-14T14:28:00Z">
        <w:r w:rsidDel="00754AFF">
          <w:delText xml:space="preserve">affects on average </w:delText>
        </w:r>
      </w:del>
      <w:r>
        <w:t xml:space="preserve">negatively </w:t>
      </w:r>
      <w:ins w:id="744" w:author="GUILLEMAIN Matthieu" w:date="2022-01-14T14:28:00Z">
        <w:r w:rsidR="00754AFF" w:rsidRPr="00754AFF">
          <w:rPr>
            <w:lang w:val="en-GB"/>
            <w:rPrChange w:id="745" w:author="GUILLEMAIN Matthieu" w:date="2022-01-14T14:28:00Z">
              <w:rPr>
                <w:lang w:val="fr-FR"/>
              </w:rPr>
            </w:rPrChange>
          </w:rPr>
          <w:t>affect</w:t>
        </w:r>
        <w:r w:rsidR="00754AFF">
          <w:rPr>
            <w:lang w:val="en-GB"/>
          </w:rPr>
          <w:t xml:space="preserve">s </w:t>
        </w:r>
      </w:ins>
      <w:r>
        <w:t xml:space="preserve">both </w:t>
      </w:r>
      <w:del w:id="746" w:author="GUILLEMAIN Matthieu" w:date="2022-01-14T14:28:00Z">
        <w:r w:rsidDel="00754AFF">
          <w:delText xml:space="preserve">the </w:delText>
        </w:r>
      </w:del>
      <w:r>
        <w:t xml:space="preserve">recruitment rate and </w:t>
      </w:r>
      <w:del w:id="747" w:author="GUILLEMAIN Matthieu" w:date="2022-01-14T14:28:00Z">
        <w:r w:rsidDel="00754AFF">
          <w:delText xml:space="preserve">the </w:delText>
        </w:r>
      </w:del>
      <w:r>
        <w:t xml:space="preserve">adult survival for this population, as expected. If it explains only 4.6% of the variance </w:t>
      </w:r>
      <w:del w:id="748" w:author="GUILLEMAIN Matthieu" w:date="2022-01-14T14:29:00Z">
        <w:r w:rsidDel="00754AFF">
          <w:delText xml:space="preserve">of </w:delText>
        </w:r>
      </w:del>
      <w:ins w:id="749" w:author="GUILLEMAIN Matthieu" w:date="2022-01-14T14:29:00Z">
        <w:r w:rsidR="00754AFF" w:rsidRPr="00754AFF">
          <w:rPr>
            <w:lang w:val="en-GB"/>
            <w:rPrChange w:id="750" w:author="GUILLEMAIN Matthieu" w:date="2022-01-14T14:29:00Z">
              <w:rPr>
                <w:lang w:val="fr-FR"/>
              </w:rPr>
            </w:rPrChange>
          </w:rPr>
          <w:t>in</w:t>
        </w:r>
        <w:r w:rsidR="00754AFF">
          <w:t xml:space="preserve"> </w:t>
        </w:r>
      </w:ins>
      <w:del w:id="751" w:author="GUILLEMAIN Matthieu" w:date="2022-01-14T14:29:00Z">
        <w:r w:rsidDel="00754AFF">
          <w:delText xml:space="preserve">the </w:delText>
        </w:r>
      </w:del>
      <w:r>
        <w:t>adult survival, this value raises to 19.3% for the recruitment rate of the French population. The harvest pressure applied in France is thus a factor that likely induces a strong juvenile mortality that impacts the recruitment rate, but a negligible mortality on</w:t>
      </w:r>
      <w:ins w:id="752" w:author="GUILLEMAIN Matthieu" w:date="2022-01-14T14:29:00Z">
        <w:r w:rsidR="00754AFF" w:rsidRPr="00754AFF">
          <w:rPr>
            <w:lang w:val="en-GB"/>
            <w:rPrChange w:id="753" w:author="GUILLEMAIN Matthieu" w:date="2022-01-14T14:29:00Z">
              <w:rPr>
                <w:lang w:val="fr-FR"/>
              </w:rPr>
            </w:rPrChange>
          </w:rPr>
          <w:t>to</w:t>
        </w:r>
      </w:ins>
      <w:r>
        <w:t xml:space="preserve"> the adults. </w:t>
      </w:r>
      <w:commentRangeStart w:id="754"/>
      <w:r>
        <w:t>This conclusion is obviously opposed to the hypothesis that the heterogeneity in immature individuals would dampen the effect of the harvest pressure on the resulting recruitment rate</w:t>
      </w:r>
      <w:commentRangeEnd w:id="754"/>
      <w:r w:rsidR="00754AFF">
        <w:rPr>
          <w:rStyle w:val="Marquedecommentaire"/>
        </w:rPr>
        <w:commentReference w:id="754"/>
      </w:r>
      <w:r>
        <w:t xml:space="preserve">. Two points can however explain this apparent discrepancy. Since </w:t>
      </w:r>
      <w:del w:id="755" w:author="GUILLEMAIN Matthieu" w:date="2022-01-14T14:31:00Z">
        <w:r w:rsidDel="006A02EF">
          <w:delText xml:space="preserve">the </w:delText>
        </w:r>
      </w:del>
      <w:r>
        <w:t xml:space="preserve">management targeted the eradication of this ruddy duck population, </w:t>
      </w:r>
      <w:commentRangeStart w:id="756"/>
      <w:r>
        <w:t>the harvest o</w:t>
      </w:r>
      <w:ins w:id="757" w:author="GUILLEMAIN Matthieu" w:date="2022-01-14T14:31:00Z">
        <w:r w:rsidR="006A02EF" w:rsidRPr="006A02EF">
          <w:rPr>
            <w:lang w:val="en-GB"/>
            <w:rPrChange w:id="758" w:author="GUILLEMAIN Matthieu" w:date="2022-01-14T14:31:00Z">
              <w:rPr>
                <w:lang w:val="fr-FR"/>
              </w:rPr>
            </w:rPrChange>
          </w:rPr>
          <w:t>f</w:t>
        </w:r>
      </w:ins>
      <w:del w:id="759" w:author="GUILLEMAIN Matthieu" w:date="2022-01-14T14:31:00Z">
        <w:r w:rsidDel="006A02EF">
          <w:delText>n</w:delText>
        </w:r>
      </w:del>
      <w:r>
        <w:t xml:space="preserve"> immatures might </w:t>
      </w:r>
      <w:del w:id="760" w:author="GUILLEMAIN Matthieu" w:date="2022-01-14T14:31:00Z">
        <w:r w:rsidDel="006A02EF">
          <w:delText xml:space="preserve">be </w:delText>
        </w:r>
      </w:del>
      <w:r>
        <w:t xml:space="preserve">simply </w:t>
      </w:r>
      <w:ins w:id="761" w:author="GUILLEMAIN Matthieu" w:date="2022-01-14T14:31:00Z">
        <w:r w:rsidR="006A02EF">
          <w:t xml:space="preserve">be </w:t>
        </w:r>
      </w:ins>
      <w:r>
        <w:t xml:space="preserve">far </w:t>
      </w:r>
      <w:del w:id="762" w:author="GUILLEMAIN Matthieu" w:date="2022-01-14T14:31:00Z">
        <w:r w:rsidDel="006A02EF">
          <w:delText xml:space="preserve">higher </w:delText>
        </w:r>
      </w:del>
      <w:ins w:id="763" w:author="GUILLEMAIN Matthieu" w:date="2022-01-14T14:31:00Z">
        <w:r w:rsidR="006A02EF" w:rsidRPr="006A02EF">
          <w:rPr>
            <w:lang w:val="en-GB"/>
            <w:rPrChange w:id="764" w:author="GUILLEMAIN Matthieu" w:date="2022-01-14T14:31:00Z">
              <w:rPr>
                <w:lang w:val="fr-FR"/>
              </w:rPr>
            </w:rPrChange>
          </w:rPr>
          <w:t>greater</w:t>
        </w:r>
        <w:r w:rsidR="006A02EF">
          <w:t xml:space="preserve"> </w:t>
        </w:r>
      </w:ins>
      <w:r>
        <w:t>than what the population could compensate</w:t>
      </w:r>
      <w:ins w:id="765" w:author="GUILLEMAIN Matthieu" w:date="2022-01-14T14:31:00Z">
        <w:r w:rsidR="006A02EF" w:rsidRPr="006A02EF">
          <w:rPr>
            <w:lang w:val="en-GB"/>
            <w:rPrChange w:id="766" w:author="GUILLEMAIN Matthieu" w:date="2022-01-14T14:31:00Z">
              <w:rPr>
                <w:lang w:val="fr-FR"/>
              </w:rPr>
            </w:rPrChange>
          </w:rPr>
          <w:t>,</w:t>
        </w:r>
      </w:ins>
      <w:r>
        <w:t xml:space="preserve"> and finally affects the recruitment rate</w:t>
      </w:r>
      <w:commentRangeEnd w:id="756"/>
      <w:r w:rsidR="006A02EF">
        <w:rPr>
          <w:rStyle w:val="Marquedecommentaire"/>
        </w:rPr>
        <w:commentReference w:id="756"/>
      </w:r>
      <w:r>
        <w:t xml:space="preserve">. Also, the population started to be controlled when it was still growing at a high rate, so immature individuals were not suffering from density-dependent effects and were consequently sensitive to any additional mortality sources, like the new harvest pressure for instance. The low impact of </w:t>
      </w:r>
      <w:del w:id="767" w:author="GUILLEMAIN Matthieu" w:date="2022-01-14T14:32:00Z">
        <w:r w:rsidDel="006A02EF">
          <w:delText xml:space="preserve">the </w:delText>
        </w:r>
      </w:del>
      <w:r>
        <w:t xml:space="preserve">harvest on adult survival compared to </w:t>
      </w:r>
      <w:del w:id="768" w:author="GUILLEMAIN Matthieu" w:date="2022-01-14T14:32:00Z">
        <w:r w:rsidDel="006A02EF">
          <w:delText xml:space="preserve">the </w:delText>
        </w:r>
      </w:del>
      <w:r>
        <w:t xml:space="preserve">recruitment rate might be due to the timing of the management strategy adopted in France. Since the culling efficiency is poor on the wintering spot, most </w:t>
      </w:r>
      <w:del w:id="769" w:author="GUILLEMAIN Matthieu" w:date="2022-01-14T14:32:00Z">
        <w:r w:rsidDel="006A02EF">
          <w:lastRenderedPageBreak/>
          <w:delText xml:space="preserve">of </w:delText>
        </w:r>
      </w:del>
      <w:r>
        <w:t xml:space="preserve">control operations occured in summer just after </w:t>
      </w:r>
      <w:del w:id="770" w:author="GUILLEMAIN Matthieu" w:date="2022-01-14T14:32:00Z">
        <w:r w:rsidDel="006A02EF">
          <w:delText>the reproduction</w:delText>
        </w:r>
      </w:del>
      <w:ins w:id="771" w:author="GUILLEMAIN Matthieu" w:date="2022-01-14T14:32:00Z">
        <w:r w:rsidR="006A02EF" w:rsidRPr="006A02EF">
          <w:rPr>
            <w:lang w:val="en-GB"/>
            <w:rPrChange w:id="772" w:author="GUILLEMAIN Matthieu" w:date="2022-01-14T14:32:00Z">
              <w:rPr>
                <w:lang w:val="fr-FR"/>
              </w:rPr>
            </w:rPrChange>
          </w:rPr>
          <w:t>breeding</w:t>
        </w:r>
      </w:ins>
      <w:r>
        <w:t>, when the proportion of immature birds is the largest</w:t>
      </w:r>
      <w:ins w:id="773" w:author="GUILLEMAIN Matthieu" w:date="2022-01-14T14:32:00Z">
        <w:r w:rsidR="006A02EF" w:rsidRPr="006A02EF">
          <w:rPr>
            <w:lang w:val="en-GB"/>
            <w:rPrChange w:id="774" w:author="GUILLEMAIN Matthieu" w:date="2022-01-14T14:32:00Z">
              <w:rPr>
                <w:lang w:val="fr-FR"/>
              </w:rPr>
            </w:rPrChange>
          </w:rPr>
          <w:t xml:space="preserve"> </w:t>
        </w:r>
        <w:r w:rsidR="006A02EF">
          <w:rPr>
            <w:lang w:val="en-GB"/>
          </w:rPr>
          <w:t>in</w:t>
        </w:r>
      </w:ins>
      <w:ins w:id="775" w:author="GUILLEMAIN Matthieu" w:date="2022-01-14T14:33:00Z">
        <w:r w:rsidR="006A02EF">
          <w:rPr>
            <w:lang w:val="en-GB"/>
          </w:rPr>
          <w:t xml:space="preserve"> the population</w:t>
        </w:r>
      </w:ins>
      <w:r>
        <w:t>.</w:t>
      </w:r>
    </w:p>
    <w:p w14:paraId="6289012F" w14:textId="15629017" w:rsidR="00A50FF4" w:rsidRDefault="007646F2">
      <w:pPr>
        <w:pStyle w:val="Corpsdetexte"/>
      </w:pPr>
      <w:r>
        <w:t xml:space="preserve">The UK population depleted from 2005, which also corresponds to a significant increase of the harvest effort. Even if only a few data from the sampling method are available before and after this year, it seems that the recruitment rate is not affected by this increase of harvest, but was already in the lower range of the recruitment rate of the French population when it was exploited. On the other hand, </w:t>
      </w:r>
      <w:del w:id="776" w:author="GUILLEMAIN Matthieu" w:date="2022-01-14T14:33:00Z">
        <w:r w:rsidDel="00E62913">
          <w:delText xml:space="preserve">the </w:delText>
        </w:r>
      </w:del>
      <w:r>
        <w:t xml:space="preserve">adult survival dropped significantly from 2005. This differs strongly from the response of the French population to </w:t>
      </w:r>
      <w:del w:id="777" w:author="GUILLEMAIN Matthieu" w:date="2022-01-14T14:33:00Z">
        <w:r w:rsidDel="00E62913">
          <w:delText xml:space="preserve">the </w:delText>
        </w:r>
      </w:del>
      <w:r>
        <w:t xml:space="preserve">harvest. Unlike in France, a significant part of the control operations in UK occured in winter, which could explain this difference. Indeed, winter corresponds to the season just before the </w:t>
      </w:r>
      <w:del w:id="778" w:author="GUILLEMAIN Matthieu" w:date="2022-01-14T14:33:00Z">
        <w:r w:rsidDel="00E62913">
          <w:delText xml:space="preserve">reproduction </w:delText>
        </w:r>
      </w:del>
      <w:ins w:id="779" w:author="GUILLEMAIN Matthieu" w:date="2022-01-14T14:33:00Z">
        <w:r w:rsidR="00E62913" w:rsidRPr="00E62913">
          <w:rPr>
            <w:lang w:val="en-GB"/>
            <w:rPrChange w:id="780" w:author="GUILLEMAIN Matthieu" w:date="2022-01-14T14:34:00Z">
              <w:rPr>
                <w:lang w:val="fr-FR"/>
              </w:rPr>
            </w:rPrChange>
          </w:rPr>
          <w:t>breeding</w:t>
        </w:r>
        <w:r w:rsidR="00E62913">
          <w:t xml:space="preserve"> </w:t>
        </w:r>
      </w:ins>
      <w:r>
        <w:t xml:space="preserve">period, when the proportion of immatures in the population is the lowest, </w:t>
      </w:r>
      <w:del w:id="781" w:author="GUILLEMAIN Matthieu" w:date="2022-01-14T14:34:00Z">
        <w:r w:rsidDel="00E62913">
          <w:delText xml:space="preserve">the </w:delText>
        </w:r>
      </w:del>
      <w:ins w:id="782" w:author="GUILLEMAIN Matthieu" w:date="2022-01-14T14:34:00Z">
        <w:r w:rsidR="00E62913" w:rsidRPr="00E62913">
          <w:rPr>
            <w:lang w:val="en-GB"/>
            <w:rPrChange w:id="783" w:author="GUILLEMAIN Matthieu" w:date="2022-01-14T14:34:00Z">
              <w:rPr>
                <w:lang w:val="fr-FR"/>
              </w:rPr>
            </w:rPrChange>
          </w:rPr>
          <w:t>natural</w:t>
        </w:r>
        <w:r w:rsidR="00E62913">
          <w:t xml:space="preserve"> </w:t>
        </w:r>
      </w:ins>
      <w:r>
        <w:t xml:space="preserve">juvenile survival being far lower than </w:t>
      </w:r>
      <w:ins w:id="784" w:author="GUILLEMAIN Matthieu" w:date="2022-01-14T14:34:00Z">
        <w:r w:rsidR="00E62913" w:rsidRPr="00E62913">
          <w:rPr>
            <w:lang w:val="en-GB"/>
            <w:rPrChange w:id="785" w:author="GUILLEMAIN Matthieu" w:date="2022-01-14T14:34:00Z">
              <w:rPr>
                <w:lang w:val="fr-FR"/>
              </w:rPr>
            </w:rPrChange>
          </w:rPr>
          <w:t xml:space="preserve">that </w:t>
        </w:r>
        <w:r w:rsidR="00E62913">
          <w:rPr>
            <w:lang w:val="en-GB"/>
          </w:rPr>
          <w:t xml:space="preserve">of </w:t>
        </w:r>
      </w:ins>
      <w:r>
        <w:t xml:space="preserve">adults (e.g. </w:t>
      </w:r>
      <w:hyperlink w:anchor="ref-Arnold2018">
        <w:r>
          <w:rPr>
            <w:rStyle w:val="Lienhypertexte"/>
          </w:rPr>
          <w:t>Arnold, 2018</w:t>
        </w:r>
      </w:hyperlink>
      <w:r>
        <w:t>). The adult survival seems then mostly affected by the harvest pressure applied in winter.</w:t>
      </w:r>
    </w:p>
    <w:p w14:paraId="3CFF4C54" w14:textId="60DFC010" w:rsidR="00A50FF4" w:rsidRDefault="007646F2">
      <w:pPr>
        <w:pStyle w:val="Corpsdetexte"/>
      </w:pPr>
      <w:commentRangeStart w:id="786"/>
      <w:r>
        <w:t xml:space="preserve">The different responses to the harvest pressure of the two ruddy duck populations demonstrate that it is necessary to account for the time window over which </w:t>
      </w:r>
      <w:del w:id="787" w:author="GUILLEMAIN Matthieu" w:date="2022-01-14T14:34:00Z">
        <w:r w:rsidDel="004B394C">
          <w:delText xml:space="preserve">the </w:delText>
        </w:r>
      </w:del>
      <w:r>
        <w:t xml:space="preserve">harvest occurs to produce proper predictions. </w:t>
      </w:r>
      <w:commentRangeEnd w:id="786"/>
      <w:r w:rsidR="004B394C">
        <w:rPr>
          <w:rStyle w:val="Marquedecommentaire"/>
        </w:rPr>
        <w:commentReference w:id="786"/>
      </w:r>
      <w:r>
        <w:t>Controlling a waterfowl population is then not only a question about how big should be the harvest effort, but also mostly when this effort should focus within a year to be efficient. These first insights suggest that further investigation on this topic would be valuable to calibrate the response of the population to different harvest regimes.</w:t>
      </w:r>
    </w:p>
    <w:p w14:paraId="29200DB4" w14:textId="77777777" w:rsidR="00A50FF4" w:rsidRDefault="007646F2">
      <w:pPr>
        <w:pStyle w:val="Titre2"/>
      </w:pPr>
      <w:bookmarkStart w:id="788" w:name="implication-in-waterfowl-management"/>
      <w:bookmarkEnd w:id="732"/>
      <w:r>
        <w:rPr>
          <w:rStyle w:val="SectionNumber"/>
        </w:rPr>
        <w:t>4.3</w:t>
      </w:r>
      <w:r>
        <w:tab/>
        <w:t>Implication in waterfowl management</w:t>
      </w:r>
    </w:p>
    <w:p w14:paraId="4DBA8E67" w14:textId="4B665912" w:rsidR="00A50FF4" w:rsidRDefault="007646F2">
      <w:pPr>
        <w:pStyle w:val="FirstParagraph"/>
      </w:pPr>
      <w:r>
        <w:t xml:space="preserve">Age ratio, or </w:t>
      </w:r>
      <w:commentRangeStart w:id="789"/>
      <w:r>
        <w:t xml:space="preserve">indifferently </w:t>
      </w:r>
      <w:commentRangeEnd w:id="789"/>
      <w:r w:rsidR="00A34F2F">
        <w:rPr>
          <w:rStyle w:val="Marquedecommentaire"/>
        </w:rPr>
        <w:commentReference w:id="789"/>
      </w:r>
      <w:r>
        <w:t xml:space="preserve">recruit proportion, is commonly used to describe the renewal capacity of a waterfowl population and to track the </w:t>
      </w:r>
      <w:del w:id="790" w:author="GUILLEMAIN Matthieu" w:date="2022-01-14T14:36:00Z">
        <w:r w:rsidDel="00A34F2F">
          <w:delText xml:space="preserve">evolution </w:delText>
        </w:r>
      </w:del>
      <w:ins w:id="791" w:author="GUILLEMAIN Matthieu" w:date="2022-01-14T14:36:00Z">
        <w:r w:rsidR="00A34F2F" w:rsidRPr="00A34F2F">
          <w:rPr>
            <w:lang w:val="en-GB"/>
            <w:rPrChange w:id="792" w:author="GUILLEMAIN Matthieu" w:date="2022-01-14T14:36:00Z">
              <w:rPr>
                <w:lang w:val="fr-FR"/>
              </w:rPr>
            </w:rPrChange>
          </w:rPr>
          <w:t>changes</w:t>
        </w:r>
        <w:r w:rsidR="00A34F2F">
          <w:t xml:space="preserve"> </w:t>
        </w:r>
      </w:ins>
      <w:r>
        <w:t>of its productivity (</w:t>
      </w:r>
      <w:hyperlink w:anchor="ref-Bellrose1980">
        <w:r>
          <w:rPr>
            <w:rStyle w:val="Lienhypertexte"/>
          </w:rPr>
          <w:t>Bellrose, 1980</w:t>
        </w:r>
      </w:hyperlink>
      <w:r>
        <w:t xml:space="preserve">; </w:t>
      </w:r>
      <w:hyperlink w:anchor="ref-Robertson2008">
        <w:r>
          <w:rPr>
            <w:rStyle w:val="Lienhypertexte"/>
          </w:rPr>
          <w:t>Robertson, 2008</w:t>
        </w:r>
      </w:hyperlink>
      <w:r>
        <w:t xml:space="preserve">; </w:t>
      </w:r>
      <w:hyperlink w:anchor="ref-Rodway2015">
        <w:r>
          <w:rPr>
            <w:rStyle w:val="Lienhypertexte"/>
          </w:rPr>
          <w:t>Rodway et al., 2015</w:t>
        </w:r>
      </w:hyperlink>
      <w:r>
        <w:t xml:space="preserve">; </w:t>
      </w:r>
      <w:hyperlink w:anchor="ref-Smith2001">
        <w:r>
          <w:rPr>
            <w:rStyle w:val="Lienhypertexte"/>
          </w:rPr>
          <w:t>C. M. Smith et al., 2001</w:t>
        </w:r>
      </w:hyperlink>
      <w:r>
        <w:t xml:space="preserve">; </w:t>
      </w:r>
      <w:hyperlink w:anchor="ref-Zimmerman2010">
        <w:r>
          <w:rPr>
            <w:rStyle w:val="Lienhypertexte"/>
          </w:rPr>
          <w:t>Zimmerman et al., 2010</w:t>
        </w:r>
      </w:hyperlink>
      <w:r>
        <w:t xml:space="preserve">). </w:t>
      </w:r>
      <w:del w:id="793" w:author="GUILLEMAIN Matthieu" w:date="2022-01-14T14:36:00Z">
        <w:r w:rsidDel="00A34F2F">
          <w:delText>The r</w:delText>
        </w:r>
      </w:del>
      <w:ins w:id="794" w:author="GUILLEMAIN Matthieu" w:date="2022-01-14T14:36:00Z">
        <w:r w:rsidR="00A34F2F" w:rsidRPr="00A34F2F">
          <w:rPr>
            <w:lang w:val="en-GB"/>
            <w:rPrChange w:id="795" w:author="GUILLEMAIN Matthieu" w:date="2022-01-14T14:36:00Z">
              <w:rPr>
                <w:lang w:val="fr-FR"/>
              </w:rPr>
            </w:rPrChange>
          </w:rPr>
          <w:t>R</w:t>
        </w:r>
      </w:ins>
      <w:r>
        <w:t xml:space="preserve">ecruitment rate is however a better indicator than </w:t>
      </w:r>
      <w:del w:id="796" w:author="GUILLEMAIN Matthieu" w:date="2022-01-14T14:36:00Z">
        <w:r w:rsidDel="00A34F2F">
          <w:delText xml:space="preserve">the </w:delText>
        </w:r>
      </w:del>
      <w:r>
        <w:t xml:space="preserve">age ratio, the latter </w:t>
      </w:r>
      <w:ins w:id="797" w:author="GUILLEMAIN Matthieu" w:date="2022-01-14T14:39:00Z">
        <w:r w:rsidR="00A34F2F">
          <w:t xml:space="preserve">only </w:t>
        </w:r>
      </w:ins>
      <w:r>
        <w:t xml:space="preserve">having </w:t>
      </w:r>
      <w:del w:id="798" w:author="GUILLEMAIN Matthieu" w:date="2022-01-14T14:39:00Z">
        <w:r w:rsidDel="00A34F2F">
          <w:delText xml:space="preserve">only </w:delText>
        </w:r>
      </w:del>
      <w:r>
        <w:t xml:space="preserve">the advantage </w:t>
      </w:r>
      <w:del w:id="799" w:author="GUILLEMAIN Matthieu" w:date="2022-01-14T14:39:00Z">
        <w:r w:rsidDel="00A34F2F">
          <w:delText xml:space="preserve">to </w:delText>
        </w:r>
      </w:del>
      <w:ins w:id="800" w:author="GUILLEMAIN Matthieu" w:date="2022-01-14T14:39:00Z">
        <w:r w:rsidR="00A34F2F" w:rsidRPr="00A34F2F">
          <w:rPr>
            <w:lang w:val="en-GB"/>
            <w:rPrChange w:id="801" w:author="GUILLEMAIN Matthieu" w:date="2022-01-14T14:40:00Z">
              <w:rPr>
                <w:lang w:val="fr-FR"/>
              </w:rPr>
            </w:rPrChange>
          </w:rPr>
          <w:t>of</w:t>
        </w:r>
        <w:r w:rsidR="00A34F2F">
          <w:t xml:space="preserve"> </w:t>
        </w:r>
      </w:ins>
      <w:r>
        <w:t>be</w:t>
      </w:r>
      <w:proofErr w:type="spellStart"/>
      <w:ins w:id="802" w:author="GUILLEMAIN Matthieu" w:date="2022-01-14T14:39:00Z">
        <w:r w:rsidR="00A34F2F" w:rsidRPr="00A34F2F">
          <w:rPr>
            <w:lang w:val="en-GB"/>
            <w:rPrChange w:id="803" w:author="GUILLEMAIN Matthieu" w:date="2022-01-14T14:39:00Z">
              <w:rPr>
                <w:lang w:val="fr-FR"/>
              </w:rPr>
            </w:rPrChange>
          </w:rPr>
          <w:t>ing</w:t>
        </w:r>
      </w:ins>
      <w:proofErr w:type="spellEnd"/>
      <w:r>
        <w:t xml:space="preserve"> more directly accessible. Indeed, the age ratio/recruit proportion does not account for the dynamics of the population and reflects the population productivity only if </w:t>
      </w:r>
      <w:del w:id="804" w:author="GUILLEMAIN Matthieu" w:date="2022-01-14T14:40:00Z">
        <w:r w:rsidDel="00A34F2F">
          <w:delText xml:space="preserve">the </w:delText>
        </w:r>
      </w:del>
      <w:r>
        <w:t xml:space="preserve">population growth is steady. For instance, for a breeding population of 100 individuals reaching the next year 100 individuals and then 60 individuals the second year, a 1:1 age ratio, or a 50% recruit proportion, for both years reflects actually a strong decrease of the recruitment rate, respectively 0.5 recruits per breeder and 0.3 recruits per breeder. This demonstrates that the age ratio/recruit proportion suffers from caveats that can be misleading for a manager. According to </w:t>
      </w:r>
      <w:hyperlink w:anchor="ref-Blums2004">
        <w:r>
          <w:rPr>
            <w:rStyle w:val="Lienhypertexte"/>
          </w:rPr>
          <w:t>Blums &amp; Clark</w:t>
        </w:r>
      </w:hyperlink>
      <w:r>
        <w:t xml:space="preserve"> (</w:t>
      </w:r>
      <w:hyperlink w:anchor="ref-Blums2004">
        <w:r>
          <w:rPr>
            <w:rStyle w:val="Lienhypertexte"/>
          </w:rPr>
          <w:t>2004</w:t>
        </w:r>
      </w:hyperlink>
      <w:r>
        <w:t xml:space="preserve">), </w:t>
      </w:r>
      <w:del w:id="805" w:author="GUILLEMAIN Matthieu" w:date="2022-01-14T14:40:00Z">
        <w:r w:rsidDel="00A34F2F">
          <w:delText xml:space="preserve">the </w:delText>
        </w:r>
      </w:del>
      <w:r>
        <w:t xml:space="preserve">recruitment for diving ducks is not related to </w:t>
      </w:r>
      <w:del w:id="806" w:author="GUILLEMAIN Matthieu" w:date="2022-01-14T14:40:00Z">
        <w:r w:rsidDel="00A34F2F">
          <w:delText xml:space="preserve">the </w:delText>
        </w:r>
      </w:del>
      <w:r>
        <w:t xml:space="preserve">fecundity, but depends mostly on </w:t>
      </w:r>
      <w:del w:id="807" w:author="GUILLEMAIN Matthieu" w:date="2022-01-14T14:40:00Z">
        <w:r w:rsidDel="00A34F2F">
          <w:delText xml:space="preserve">the </w:delText>
        </w:r>
      </w:del>
      <w:r>
        <w:t xml:space="preserve">juvenile survival, the other component of </w:t>
      </w:r>
      <w:del w:id="808" w:author="GUILLEMAIN Matthieu" w:date="2022-01-14T14:40:00Z">
        <w:r w:rsidDel="00A34F2F">
          <w:delText xml:space="preserve">the </w:delText>
        </w:r>
      </w:del>
      <w:r>
        <w:t xml:space="preserve">recruitment that is mostly driven by </w:t>
      </w:r>
      <w:del w:id="809" w:author="GUILLEMAIN Matthieu" w:date="2022-01-14T14:40:00Z">
        <w:r w:rsidDel="00A34F2F">
          <w:delText xml:space="preserve">the </w:delText>
        </w:r>
      </w:del>
      <w:r>
        <w:t xml:space="preserve">weather conditions. Studies on other birds also conclude </w:t>
      </w:r>
      <w:del w:id="810" w:author="GUILLEMAIN Matthieu" w:date="2022-01-14T14:41:00Z">
        <w:r w:rsidDel="00A34F2F">
          <w:delText xml:space="preserve">of </w:delText>
        </w:r>
      </w:del>
      <w:ins w:id="811" w:author="GUILLEMAIN Matthieu" w:date="2022-01-14T14:41:00Z">
        <w:r w:rsidR="00A34F2F" w:rsidRPr="00A34F2F">
          <w:rPr>
            <w:lang w:val="en-GB"/>
            <w:rPrChange w:id="812" w:author="GUILLEMAIN Matthieu" w:date="2022-01-14T14:41:00Z">
              <w:rPr>
                <w:lang w:val="fr-FR"/>
              </w:rPr>
            </w:rPrChange>
          </w:rPr>
          <w:t>about</w:t>
        </w:r>
        <w:r w:rsidR="00A34F2F">
          <w:t xml:space="preserve"> </w:t>
        </w:r>
      </w:ins>
      <w:r>
        <w:t xml:space="preserve">the poor correlation between fecundity and recruitment (e.g. </w:t>
      </w:r>
      <w:hyperlink w:anchor="ref-Murray2000">
        <w:r>
          <w:rPr>
            <w:rStyle w:val="Lienhypertexte"/>
          </w:rPr>
          <w:t>Murray, 2000</w:t>
        </w:r>
      </w:hyperlink>
      <w:r>
        <w:t>). Fecundity alone does not provide all knowledge that is required for a manager to understand the dynamics of a population.</w:t>
      </w:r>
    </w:p>
    <w:p w14:paraId="08F5E15C" w14:textId="5F0E44C9" w:rsidR="00A50FF4" w:rsidRDefault="007646F2">
      <w:pPr>
        <w:pStyle w:val="Corpsdetexte"/>
      </w:pPr>
      <w:r>
        <w:t xml:space="preserve">Adult survival and recruitment rate equally influence the growth rate variability of the studied ruddy duck populations, but the relative variability of </w:t>
      </w:r>
      <w:del w:id="813" w:author="GUILLEMAIN Matthieu" w:date="2022-01-14T14:41:00Z">
        <w:r w:rsidDel="00A34F2F">
          <w:delText xml:space="preserve">the </w:delText>
        </w:r>
      </w:del>
      <w:r>
        <w:t xml:space="preserve">adult survival is more than three times smaller than </w:t>
      </w:r>
      <w:del w:id="814" w:author="GUILLEMAIN Matthieu" w:date="2022-01-14T14:41:00Z">
        <w:r w:rsidDel="00A34F2F">
          <w:delText xml:space="preserve">the </w:delText>
        </w:r>
      </w:del>
      <w:r>
        <w:t xml:space="preserve">recruitment rate. This observation is in line with the demographic buffering, or canalization hypothesis, on </w:t>
      </w:r>
      <w:del w:id="815" w:author="GUILLEMAIN Matthieu" w:date="2022-01-14T14:41:00Z">
        <w:r w:rsidDel="00A34F2F">
          <w:delText xml:space="preserve">the </w:delText>
        </w:r>
      </w:del>
      <w:r>
        <w:t>adult survival parameter (</w:t>
      </w:r>
      <w:hyperlink w:anchor="ref-Gaillard2003">
        <w:r>
          <w:rPr>
            <w:rStyle w:val="Lienhypertexte"/>
          </w:rPr>
          <w:t>Gaillard &amp; Yoccoz, 2003</w:t>
        </w:r>
      </w:hyperlink>
      <w:r>
        <w:t xml:space="preserve">; </w:t>
      </w:r>
      <w:hyperlink w:anchor="ref-Lenzi2021">
        <w:r>
          <w:rPr>
            <w:rStyle w:val="Lienhypertexte"/>
          </w:rPr>
          <w:t>Lenzi et al., 2021</w:t>
        </w:r>
      </w:hyperlink>
      <w:r>
        <w:t xml:space="preserve">). </w:t>
      </w:r>
      <w:hyperlink w:anchor="ref-Arnold2018">
        <w:r>
          <w:rPr>
            <w:rStyle w:val="Lienhypertexte"/>
          </w:rPr>
          <w:t>Arnold</w:t>
        </w:r>
      </w:hyperlink>
      <w:r>
        <w:t xml:space="preserve"> (</w:t>
      </w:r>
      <w:hyperlink w:anchor="ref-Arnold2018">
        <w:r>
          <w:rPr>
            <w:rStyle w:val="Lienhypertexte"/>
          </w:rPr>
          <w:t>2018</w:t>
        </w:r>
      </w:hyperlink>
      <w:r>
        <w:t xml:space="preserve">) even demonstrates that </w:t>
      </w:r>
      <w:del w:id="816" w:author="GUILLEMAIN Matthieu" w:date="2022-01-14T14:41:00Z">
        <w:r w:rsidDel="00A34F2F">
          <w:delText xml:space="preserve">the </w:delText>
        </w:r>
      </w:del>
      <w:r>
        <w:t xml:space="preserve">recruitment rate can be the most influencing factor on the population growth in some waterfowl species. Population management in waterfowl cannot neglect a careful monitoring of </w:t>
      </w:r>
      <w:del w:id="817" w:author="GUILLEMAIN Matthieu" w:date="2022-01-14T14:42:00Z">
        <w:r w:rsidDel="00A34F2F">
          <w:delText xml:space="preserve">the </w:delText>
        </w:r>
      </w:del>
      <w:r>
        <w:t xml:space="preserve">recruitment rate, </w:t>
      </w:r>
      <w:commentRangeStart w:id="818"/>
      <w:r>
        <w:t xml:space="preserve">even if this parameter might be more difficult to track compared to </w:t>
      </w:r>
      <w:del w:id="819" w:author="GUILLEMAIN Matthieu" w:date="2022-01-14T14:42:00Z">
        <w:r w:rsidDel="00A34F2F">
          <w:delText xml:space="preserve">the </w:delText>
        </w:r>
      </w:del>
      <w:r>
        <w:t>adult survival</w:t>
      </w:r>
      <w:commentRangeEnd w:id="818"/>
      <w:r w:rsidR="00A34F2F">
        <w:rPr>
          <w:rStyle w:val="Marquedecommentaire"/>
        </w:rPr>
        <w:commentReference w:id="818"/>
      </w:r>
      <w:r>
        <w:t xml:space="preserve">. A drop in the recruitment rate points out that a population renewal is affected but does </w:t>
      </w:r>
      <w:ins w:id="820" w:author="GUILLEMAIN Matthieu" w:date="2022-01-14T14:43:00Z">
        <w:r w:rsidR="00A34F2F" w:rsidRPr="00A34F2F">
          <w:rPr>
            <w:lang w:val="en-GB"/>
            <w:rPrChange w:id="821" w:author="GUILLEMAIN Matthieu" w:date="2022-01-14T14:43:00Z">
              <w:rPr>
                <w:lang w:val="fr-FR"/>
              </w:rPr>
            </w:rPrChange>
          </w:rPr>
          <w:t xml:space="preserve">not </w:t>
        </w:r>
      </w:ins>
      <w:r>
        <w:t xml:space="preserve">show the causation. It is however a signal that intermediate life stages before recruitment must be investigated to provide a diagnostic on the changes of the environment conditions that have affected </w:t>
      </w:r>
      <w:del w:id="822" w:author="GUILLEMAIN Matthieu" w:date="2022-01-14T14:43:00Z">
        <w:r w:rsidDel="00A34F2F">
          <w:delText xml:space="preserve">the </w:delText>
        </w:r>
      </w:del>
      <w:r>
        <w:t>recruitment rate.</w:t>
      </w:r>
    </w:p>
    <w:p w14:paraId="5BD33507" w14:textId="5CB2CC45" w:rsidR="00A50FF4" w:rsidRDefault="007646F2">
      <w:pPr>
        <w:pStyle w:val="Corpsdetexte"/>
      </w:pPr>
      <w:r>
        <w:t xml:space="preserve">Immatures are more prone to die naturally than adults and are submitted to density dependent processes, which explains why </w:t>
      </w:r>
      <w:del w:id="823" w:author="GUILLEMAIN Matthieu" w:date="2022-01-14T14:43:00Z">
        <w:r w:rsidDel="00A34F2F">
          <w:delText xml:space="preserve">the </w:delText>
        </w:r>
      </w:del>
      <w:r>
        <w:t>recruitment rate is the most sensitive parameter to density dependent effect (</w:t>
      </w:r>
      <w:hyperlink w:anchor="ref-Koons2014">
        <w:r>
          <w:rPr>
            <w:rStyle w:val="Lienhypertexte"/>
          </w:rPr>
          <w:t>Koons et al., 2014</w:t>
        </w:r>
      </w:hyperlink>
      <w:r>
        <w:t xml:space="preserve">). The evolution of the UK population size seems to show first sights of density dependence from 1000 individuals, but the process was obviously not </w:t>
      </w:r>
      <w:del w:id="824" w:author="GUILLEMAIN Matthieu" w:date="2022-01-14T14:43:00Z">
        <w:r w:rsidDel="00A34F2F">
          <w:delText xml:space="preserve">big </w:delText>
        </w:r>
      </w:del>
      <w:ins w:id="825" w:author="GUILLEMAIN Matthieu" w:date="2022-01-14T14:43:00Z">
        <w:r w:rsidR="00A34F2F" w:rsidRPr="00A34F2F">
          <w:rPr>
            <w:lang w:val="en-GB"/>
            <w:rPrChange w:id="826" w:author="GUILLEMAIN Matthieu" w:date="2022-01-14T14:44:00Z">
              <w:rPr>
                <w:lang w:val="fr-FR"/>
              </w:rPr>
            </w:rPrChange>
          </w:rPr>
          <w:t>strong</w:t>
        </w:r>
        <w:r w:rsidR="00A34F2F">
          <w:t xml:space="preserve"> </w:t>
        </w:r>
      </w:ins>
      <w:r>
        <w:t xml:space="preserve">enough to fully curb the population growth. Since there is a strong correlation between the number of birds observed and the number of sites occupied by the birds, this inflexion may </w:t>
      </w:r>
      <w:del w:id="827" w:author="GUILLEMAIN Matthieu" w:date="2022-01-14T14:44:00Z">
        <w:r w:rsidDel="00A34F2F">
          <w:delText xml:space="preserve">be </w:delText>
        </w:r>
      </w:del>
      <w:r>
        <w:t xml:space="preserve">simply </w:t>
      </w:r>
      <w:ins w:id="828" w:author="GUILLEMAIN Matthieu" w:date="2022-01-14T14:44:00Z">
        <w:r w:rsidR="00A34F2F">
          <w:t xml:space="preserve">be </w:t>
        </w:r>
      </w:ins>
      <w:r>
        <w:t xml:space="preserve">due to a limited number of new favourable sites to be colonized. Such density dependent process implies that culling mostly immatures could have only a limited effect on the population dynamics if the harvest pressure remains moderate. Considering that the harvest effort occurring in winter impacted mostly </w:t>
      </w:r>
      <w:del w:id="829" w:author="GUILLEMAIN Matthieu" w:date="2022-01-14T14:44:00Z">
        <w:r w:rsidDel="006A74CD">
          <w:delText xml:space="preserve">the </w:delText>
        </w:r>
      </w:del>
      <w:r>
        <w:t>adult survival</w:t>
      </w:r>
      <w:ins w:id="830" w:author="GUILLEMAIN Matthieu" w:date="2022-01-14T14:44:00Z">
        <w:r w:rsidR="006A74CD" w:rsidRPr="006A74CD">
          <w:rPr>
            <w:lang w:val="en-GB"/>
            <w:rPrChange w:id="831" w:author="GUILLEMAIN Matthieu" w:date="2022-01-14T14:44:00Z">
              <w:rPr>
                <w:lang w:val="fr-FR"/>
              </w:rPr>
            </w:rPrChange>
          </w:rPr>
          <w:t>,</w:t>
        </w:r>
      </w:ins>
      <w:r>
        <w:t xml:space="preserve"> and led to the strong depletion of the UK ruddy duck population, harvesting early in the season should be favoured if the objective is to maximize the catch in preserving the resources. </w:t>
      </w:r>
      <w:ins w:id="832" w:author="GUILLEMAIN Matthieu" w:date="2022-01-14T14:46:00Z">
        <w:r w:rsidR="006A74CD" w:rsidRPr="006A74CD">
          <w:rPr>
            <w:lang w:val="en-GB"/>
            <w:rPrChange w:id="833" w:author="GUILLEMAIN Matthieu" w:date="2022-01-14T14:46:00Z">
              <w:rPr>
                <w:lang w:val="fr-FR"/>
              </w:rPr>
            </w:rPrChange>
          </w:rPr>
          <w:t xml:space="preserve">Conversely, </w:t>
        </w:r>
        <w:proofErr w:type="spellStart"/>
        <w:r w:rsidR="006A74CD" w:rsidRPr="006A74CD">
          <w:rPr>
            <w:lang w:val="en-GB"/>
            <w:rPrChange w:id="834" w:author="GUILLEMAIN Matthieu" w:date="2022-01-14T14:46:00Z">
              <w:rPr>
                <w:lang w:val="fr-FR"/>
              </w:rPr>
            </w:rPrChange>
          </w:rPr>
          <w:t>i</w:t>
        </w:r>
      </w:ins>
      <w:proofErr w:type="spellEnd"/>
      <w:del w:id="835" w:author="GUILLEMAIN Matthieu" w:date="2022-01-14T14:46:00Z">
        <w:r w:rsidDel="006A74CD">
          <w:delText>I</w:delText>
        </w:r>
      </w:del>
      <w:r>
        <w:t xml:space="preserve">f the goal is to eradicate a population, a strong effort should be </w:t>
      </w:r>
      <w:del w:id="836" w:author="GUILLEMAIN Matthieu" w:date="2022-01-14T14:46:00Z">
        <w:r w:rsidDel="006A74CD">
          <w:delText xml:space="preserve">done </w:delText>
        </w:r>
      </w:del>
      <w:ins w:id="837" w:author="GUILLEMAIN Matthieu" w:date="2022-01-14T14:46:00Z">
        <w:r w:rsidR="006A74CD" w:rsidRPr="006A74CD">
          <w:rPr>
            <w:lang w:val="en-GB"/>
            <w:rPrChange w:id="838" w:author="GUILLEMAIN Matthieu" w:date="2022-01-14T14:46:00Z">
              <w:rPr>
                <w:lang w:val="fr-FR"/>
              </w:rPr>
            </w:rPrChange>
          </w:rPr>
          <w:t>made</w:t>
        </w:r>
        <w:r w:rsidR="006A74CD">
          <w:t xml:space="preserve"> </w:t>
        </w:r>
      </w:ins>
      <w:r>
        <w:t xml:space="preserve">especially in the late season just before </w:t>
      </w:r>
      <w:del w:id="839" w:author="GUILLEMAIN Matthieu" w:date="2022-01-14T14:46:00Z">
        <w:r w:rsidDel="006A74CD">
          <w:delText xml:space="preserve">the </w:delText>
        </w:r>
      </w:del>
      <w:r>
        <w:t>reproduction, as done in the UK. These hypotheses still require</w:t>
      </w:r>
      <w:del w:id="840" w:author="GUILLEMAIN Matthieu" w:date="2022-01-14T14:47:00Z">
        <w:r w:rsidDel="006A74CD">
          <w:delText>s</w:delText>
        </w:r>
      </w:del>
      <w:r>
        <w:t xml:space="preserve"> to be tested thanks to a population model linking </w:t>
      </w:r>
      <w:del w:id="841" w:author="GUILLEMAIN Matthieu" w:date="2022-01-14T14:47:00Z">
        <w:r w:rsidDel="006A74CD">
          <w:delText xml:space="preserve">the </w:delText>
        </w:r>
      </w:del>
      <w:r>
        <w:t>harvest rate to state variables describing the population. Such tool is valuable to assess precisely the impact of the harvest pressure and to test hypotheses on the functioning of the harvest mortality (</w:t>
      </w:r>
      <w:hyperlink w:anchor="ref-Plard2019">
        <w:r>
          <w:rPr>
            <w:rStyle w:val="Lienhypertexte"/>
          </w:rPr>
          <w:t>Plard et al., 2019</w:t>
        </w:r>
      </w:hyperlink>
      <w:r>
        <w:t>).</w:t>
      </w:r>
    </w:p>
    <w:p w14:paraId="50A626A2" w14:textId="77777777" w:rsidR="00A50FF4" w:rsidRDefault="007646F2">
      <w:pPr>
        <w:pStyle w:val="Corpsdetexte"/>
      </w:pPr>
      <w:commentRangeStart w:id="842"/>
      <w:r>
        <w:t>Applying the method implemented in this study to any other waterfowl species implies that the adult males can be distinguished from the other individuals at distance. The latter in the season the dichromatism is observable, the better it is to ensure a relevant picture of the age structure of the population and then good estimates of the recruitment rate. Modifying standard monitoring protocols to distinguish male-like from female-like individuals is almost costless but provides substantial increases in the efficiency and usefulness of monitoring results in conservation (</w:t>
      </w:r>
      <w:hyperlink w:anchor="ref-Nichols2006">
        <w:r>
          <w:rPr>
            <w:rStyle w:val="Lienhypertexte"/>
          </w:rPr>
          <w:t>Nichols &amp; Williams, 2006</w:t>
        </w:r>
      </w:hyperlink>
      <w:r>
        <w:t>).</w:t>
      </w:r>
      <w:commentRangeEnd w:id="842"/>
      <w:r w:rsidR="006A74CD">
        <w:rPr>
          <w:rStyle w:val="Marquedecommentaire"/>
        </w:rPr>
        <w:commentReference w:id="842"/>
      </w:r>
    </w:p>
    <w:p w14:paraId="1124ED92" w14:textId="77777777" w:rsidR="00A50FF4" w:rsidRDefault="007646F2">
      <w:pPr>
        <w:pStyle w:val="Titre1"/>
      </w:pPr>
      <w:bookmarkStart w:id="843" w:name="acknowledgments"/>
      <w:bookmarkEnd w:id="635"/>
      <w:bookmarkEnd w:id="788"/>
      <w:r>
        <w:t>Acknowledgments</w:t>
      </w:r>
    </w:p>
    <w:p w14:paraId="50BAAFE9" w14:textId="77777777" w:rsidR="00A50FF4" w:rsidRDefault="007646F2">
      <w:pPr>
        <w:pStyle w:val="FirstParagraph"/>
      </w:pPr>
      <w:r>
        <w:t xml:space="preserve">This work was partly funded by the LIFE Oxyura project (LIFE17 NAT/FR/000942) through the LIFE program. This work was carried on with the impulse of Jean-François Maillard, and </w:t>
      </w:r>
      <w:commentRangeStart w:id="844"/>
      <w:r>
        <w:t xml:space="preserve">Jean-Baptiste Mouronval from the </w:t>
      </w:r>
      <w:r>
        <w:rPr>
          <w:i/>
          <w:iCs/>
        </w:rPr>
        <w:t>Office Français de la Biodiversité</w:t>
      </w:r>
      <w:commentRangeEnd w:id="844"/>
      <w:r w:rsidR="006A74CD">
        <w:rPr>
          <w:rStyle w:val="Marquedecommentaire"/>
        </w:rPr>
        <w:commentReference w:id="844"/>
      </w:r>
      <w:r>
        <w:t xml:space="preserve">, and Jean-Marc Gillier from the </w:t>
      </w:r>
      <w:r>
        <w:rPr>
          <w:i/>
          <w:iCs/>
        </w:rPr>
        <w:t>Société Nationale pour la Protection de la Nature</w:t>
      </w:r>
      <w:r>
        <w:t xml:space="preserve">. The authors acknowledge all the contributors of the data collection in the UK and in France, especially: </w:t>
      </w:r>
      <w:r>
        <w:rPr>
          <w:b/>
          <w:bCs/>
        </w:rPr>
        <w:t>UK names</w:t>
      </w:r>
      <w:r>
        <w:t>, Vincent Fontaine, Denis Lacourpaille, Justin Potier, Alexis Laroche, Médéric Lortion, Jules Joly, and Valentin Boniface.</w:t>
      </w:r>
    </w:p>
    <w:p w14:paraId="24FB6E7D" w14:textId="77777777" w:rsidR="00A50FF4" w:rsidRDefault="007646F2">
      <w:pPr>
        <w:pStyle w:val="Titre1"/>
      </w:pPr>
      <w:bookmarkStart w:id="846" w:name="references"/>
      <w:bookmarkEnd w:id="843"/>
      <w:r>
        <w:lastRenderedPageBreak/>
        <w:t>References</w:t>
      </w:r>
    </w:p>
    <w:p w14:paraId="5CCA7A04" w14:textId="77777777" w:rsidR="00A50FF4" w:rsidRDefault="007646F2">
      <w:pPr>
        <w:pStyle w:val="Bibliographie"/>
      </w:pPr>
      <w:bookmarkStart w:id="847" w:name="ref-Anders2005"/>
      <w:bookmarkStart w:id="848" w:name="refs"/>
      <w:r>
        <w:t xml:space="preserve">Anders, A. D., &amp; Marshall, M. R. (2005). Increasing the accuracy of productivity and survival estimates in assessing landbird population status. </w:t>
      </w:r>
      <w:r>
        <w:rPr>
          <w:i/>
          <w:iCs/>
        </w:rPr>
        <w:t>Conservation Biology</w:t>
      </w:r>
      <w:r>
        <w:t xml:space="preserve">, </w:t>
      </w:r>
      <w:r>
        <w:rPr>
          <w:i/>
          <w:iCs/>
        </w:rPr>
        <w:t>19</w:t>
      </w:r>
      <w:r>
        <w:t>(1), 66–74.</w:t>
      </w:r>
    </w:p>
    <w:p w14:paraId="5EB7C5AA" w14:textId="77777777" w:rsidR="00A50FF4" w:rsidRDefault="007646F2">
      <w:pPr>
        <w:pStyle w:val="Bibliographie"/>
      </w:pPr>
      <w:bookmarkStart w:id="849" w:name="ref-Arnold2018"/>
      <w:bookmarkEnd w:id="847"/>
      <w:r>
        <w:t xml:space="preserve">Arnold, T. W. (2018). Using ring-recovery and within-season recapture data to estimate fecundity and population growth. </w:t>
      </w:r>
      <w:r>
        <w:rPr>
          <w:i/>
          <w:iCs/>
        </w:rPr>
        <w:t>Ecology and Evolution</w:t>
      </w:r>
      <w:r>
        <w:t xml:space="preserve">, </w:t>
      </w:r>
      <w:r>
        <w:rPr>
          <w:i/>
          <w:iCs/>
        </w:rPr>
        <w:t>8</w:t>
      </w:r>
      <w:r>
        <w:t xml:space="preserve">(20), 10298–10305. </w:t>
      </w:r>
      <w:hyperlink r:id="rId19">
        <w:r>
          <w:rPr>
            <w:rStyle w:val="Lienhypertexte"/>
          </w:rPr>
          <w:t>https://doi.org/10.1002/ece3.4506</w:t>
        </w:r>
      </w:hyperlink>
    </w:p>
    <w:p w14:paraId="4B26FF45" w14:textId="77777777" w:rsidR="00A50FF4" w:rsidRDefault="007646F2">
      <w:pPr>
        <w:pStyle w:val="Bibliographie"/>
      </w:pPr>
      <w:bookmarkStart w:id="850" w:name="ref-Bellrose1980"/>
      <w:bookmarkEnd w:id="849"/>
      <w:r>
        <w:t xml:space="preserve">Bellrose, F. C. (1980). </w:t>
      </w:r>
      <w:r>
        <w:rPr>
          <w:i/>
          <w:iCs/>
        </w:rPr>
        <w:t>Ducks, geese &amp; swans of North America: 3rd. ed</w:t>
      </w:r>
      <w:r>
        <w:t>. Stackpole Books.</w:t>
      </w:r>
    </w:p>
    <w:p w14:paraId="321BE537" w14:textId="77777777" w:rsidR="00A50FF4" w:rsidRDefault="007646F2">
      <w:pPr>
        <w:pStyle w:val="Bibliographie"/>
      </w:pPr>
      <w:bookmarkStart w:id="851" w:name="ref-Blums2004"/>
      <w:bookmarkEnd w:id="850"/>
      <w:r>
        <w:t xml:space="preserve">Blums, P., &amp; Clark, R. G. (2004). Correlates of lifetime reproductive success in three species of European ducks. </w:t>
      </w:r>
      <w:r>
        <w:rPr>
          <w:i/>
          <w:iCs/>
        </w:rPr>
        <w:t>Oecologia</w:t>
      </w:r>
      <w:r>
        <w:t xml:space="preserve">, </w:t>
      </w:r>
      <w:r>
        <w:rPr>
          <w:i/>
          <w:iCs/>
        </w:rPr>
        <w:t>140</w:t>
      </w:r>
      <w:r>
        <w:t xml:space="preserve">(1), 61–67. </w:t>
      </w:r>
      <w:hyperlink r:id="rId20">
        <w:r>
          <w:rPr>
            <w:rStyle w:val="Lienhypertexte"/>
          </w:rPr>
          <w:t>https://doi.org/10.1007/s00442-004-1573-8</w:t>
        </w:r>
      </w:hyperlink>
    </w:p>
    <w:p w14:paraId="73353F13" w14:textId="77777777" w:rsidR="00A50FF4" w:rsidRDefault="007646F2">
      <w:pPr>
        <w:pStyle w:val="Bibliographie"/>
      </w:pPr>
      <w:bookmarkStart w:id="852" w:name="ref-Buxton2004"/>
      <w:bookmarkEnd w:id="851"/>
      <w:r>
        <w:t xml:space="preserve">Buxton, N. E., Summers, R. W., &amp; Peach, W. J. (2004). Survival rate of female </w:t>
      </w:r>
      <w:r>
        <w:rPr>
          <w:i/>
          <w:iCs/>
        </w:rPr>
        <w:t>Boldeneye bucephala</w:t>
      </w:r>
      <w:r>
        <w:t xml:space="preserve"> clangula. </w:t>
      </w:r>
      <w:r>
        <w:rPr>
          <w:i/>
          <w:iCs/>
        </w:rPr>
        <w:t>Bird Study</w:t>
      </w:r>
      <w:r>
        <w:t xml:space="preserve">, </w:t>
      </w:r>
      <w:r>
        <w:rPr>
          <w:i/>
          <w:iCs/>
        </w:rPr>
        <w:t>51</w:t>
      </w:r>
      <w:r>
        <w:t xml:space="preserve">(3), 280–281. </w:t>
      </w:r>
      <w:hyperlink r:id="rId21">
        <w:r>
          <w:rPr>
            <w:rStyle w:val="Lienhypertexte"/>
          </w:rPr>
          <w:t>https://doi.org/10.1080/00063650409461365</w:t>
        </w:r>
      </w:hyperlink>
    </w:p>
    <w:p w14:paraId="5CC1C2C6" w14:textId="77777777" w:rsidR="00A50FF4" w:rsidRDefault="007646F2">
      <w:pPr>
        <w:pStyle w:val="Bibliographie"/>
      </w:pPr>
      <w:bookmarkStart w:id="853" w:name="ref-Cooch2014"/>
      <w:bookmarkEnd w:id="852"/>
      <w:r>
        <w:t xml:space="preserve">Cooch, E. G., Guillemain, M., Boomer, G. S., Lebreton, J.-D., &amp; Nichols, J. D. (2014). The effects of harvest on waterfowl populations. </w:t>
      </w:r>
      <w:r>
        <w:rPr>
          <w:i/>
          <w:iCs/>
        </w:rPr>
        <w:t>Wildfowl</w:t>
      </w:r>
      <w:r>
        <w:t>, 220–276.</w:t>
      </w:r>
    </w:p>
    <w:p w14:paraId="1059FDF9" w14:textId="77777777" w:rsidR="00A50FF4" w:rsidRDefault="007646F2">
      <w:pPr>
        <w:pStyle w:val="Bibliographie"/>
      </w:pPr>
      <w:bookmarkStart w:id="854" w:name="ref-Valpine2017"/>
      <w:bookmarkEnd w:id="853"/>
      <w:r>
        <w:t xml:space="preserve">de Valpine, P., Turek, D., Paciorek, C. J., Anderson-Bergman, C., Lang, D. T., &amp; Bodik, R. (2017). Programming with models: Writing statistical algorithms for general model structures with NIMBLE. </w:t>
      </w:r>
      <w:r>
        <w:rPr>
          <w:i/>
          <w:iCs/>
        </w:rPr>
        <w:t>Journal of Computational and Graphical Statistics</w:t>
      </w:r>
      <w:r>
        <w:t xml:space="preserve">, </w:t>
      </w:r>
      <w:r>
        <w:rPr>
          <w:i/>
          <w:iCs/>
        </w:rPr>
        <w:t>26</w:t>
      </w:r>
      <w:r>
        <w:t xml:space="preserve">(2), 403–413. </w:t>
      </w:r>
      <w:hyperlink r:id="rId22">
        <w:r>
          <w:rPr>
            <w:rStyle w:val="Lienhypertexte"/>
          </w:rPr>
          <w:t>https://doi.org/10.1080/10618600.2016.1172487</w:t>
        </w:r>
      </w:hyperlink>
    </w:p>
    <w:p w14:paraId="6770FD57" w14:textId="77777777" w:rsidR="00A50FF4" w:rsidRDefault="007646F2">
      <w:pPr>
        <w:pStyle w:val="Bibliographie"/>
      </w:pPr>
      <w:bookmarkStart w:id="855" w:name="ref-Dzus1998"/>
      <w:bookmarkEnd w:id="854"/>
      <w:r>
        <w:t xml:space="preserve">Dzus, E. H., &amp; Clark, R. G. (1998). Brood survival and recruitment of mallards in relation to wetland density and hatching date. </w:t>
      </w:r>
      <w:r>
        <w:rPr>
          <w:i/>
          <w:iCs/>
        </w:rPr>
        <w:t>The Auk</w:t>
      </w:r>
      <w:r>
        <w:t xml:space="preserve">, </w:t>
      </w:r>
      <w:r>
        <w:rPr>
          <w:i/>
          <w:iCs/>
        </w:rPr>
        <w:t>115</w:t>
      </w:r>
      <w:r>
        <w:t xml:space="preserve">(2), 311–318. </w:t>
      </w:r>
      <w:hyperlink r:id="rId23">
        <w:r>
          <w:rPr>
            <w:rStyle w:val="Lienhypertexte"/>
          </w:rPr>
          <w:t>https://doi.org/10.2307/4089189</w:t>
        </w:r>
      </w:hyperlink>
    </w:p>
    <w:p w14:paraId="74B3E22C" w14:textId="77777777" w:rsidR="00A50FF4" w:rsidRDefault="007646F2">
      <w:pPr>
        <w:pStyle w:val="Bibliographie"/>
      </w:pPr>
      <w:bookmarkStart w:id="856" w:name="ref-Eraud2021"/>
      <w:bookmarkEnd w:id="855"/>
      <w:r>
        <w:t xml:space="preserve">Eraud, C., Devaux, T., Villers, A., Johnson, F. A., &amp; Francesiaz, C. (2021). Popharvest: An R package to assess the sustainability of harvesting regimes of bird populations. </w:t>
      </w:r>
      <w:r>
        <w:rPr>
          <w:i/>
          <w:iCs/>
        </w:rPr>
        <w:t>Ecology and Evolution</w:t>
      </w:r>
      <w:r>
        <w:t xml:space="preserve">. </w:t>
      </w:r>
      <w:hyperlink r:id="rId24">
        <w:r>
          <w:rPr>
            <w:rStyle w:val="Lienhypertexte"/>
          </w:rPr>
          <w:t>https://doi.org/10.1002/ece3.8212</w:t>
        </w:r>
      </w:hyperlink>
    </w:p>
    <w:p w14:paraId="33F89D95" w14:textId="77777777" w:rsidR="00A50FF4" w:rsidRDefault="007646F2">
      <w:pPr>
        <w:pStyle w:val="Bibliographie"/>
      </w:pPr>
      <w:bookmarkStart w:id="857" w:name="ref-Etterson2011"/>
      <w:bookmarkEnd w:id="856"/>
      <w:r>
        <w:t xml:space="preserve">Etterson, M. A., Ellis-Felege, S. N., Evers, D., Gauthier, G., Grzybowski, J. A., Mattsson, B. J., Nagy, L. R., Olsen, B. J., Pease, C. M., Burg, M. P. van der, &amp; Potvien, A. (2011). Modeling fecundity in birds: Conceptual overview, current models, and considerations for future developments. </w:t>
      </w:r>
      <w:r>
        <w:rPr>
          <w:i/>
          <w:iCs/>
        </w:rPr>
        <w:t>Ecological Modelling</w:t>
      </w:r>
      <w:r>
        <w:t xml:space="preserve">, </w:t>
      </w:r>
      <w:r>
        <w:rPr>
          <w:i/>
          <w:iCs/>
        </w:rPr>
        <w:t>222</w:t>
      </w:r>
      <w:r>
        <w:t xml:space="preserve">(14), 2178–2190. </w:t>
      </w:r>
      <w:hyperlink r:id="rId25">
        <w:r>
          <w:rPr>
            <w:rStyle w:val="Lienhypertexte"/>
          </w:rPr>
          <w:t>https://doi.org/10.1016/j.ecolmodel.2010.10.013</w:t>
        </w:r>
      </w:hyperlink>
    </w:p>
    <w:p w14:paraId="63C230AC" w14:textId="77777777" w:rsidR="00A50FF4" w:rsidRDefault="007646F2">
      <w:pPr>
        <w:pStyle w:val="Bibliographie"/>
      </w:pPr>
      <w:bookmarkStart w:id="858" w:name="ref-Flint2015"/>
      <w:bookmarkEnd w:id="857"/>
      <w:r>
        <w:t xml:space="preserve">Flint, P. (2015). Population dynamics of sea ducks: Using models to understand the causes, consequences, evolution, and management of variation in life history characteristics. In J.-P. L. Savard, D. V. Derksen, D. Esler, &amp; J. M. Eadie (Eds.), </w:t>
      </w:r>
      <w:r>
        <w:rPr>
          <w:i/>
          <w:iCs/>
        </w:rPr>
        <w:t>Ecology and conservation of North American sea ducks</w:t>
      </w:r>
      <w:r>
        <w:t xml:space="preserve"> (Vol. 46, pp. 63–96). CRC Press.</w:t>
      </w:r>
    </w:p>
    <w:p w14:paraId="2BD224A1" w14:textId="77777777" w:rsidR="00A50FF4" w:rsidRDefault="007646F2">
      <w:pPr>
        <w:pStyle w:val="Bibliographie"/>
      </w:pPr>
      <w:bookmarkStart w:id="859" w:name="ref-Folliot2017"/>
      <w:bookmarkEnd w:id="858"/>
      <w:r>
        <w:t>Folliot, B., Caizergues, A., Barbotin, A., &amp; Guillemain, M. (2017). Environmental and individual correlates of common pochard (</w:t>
      </w:r>
      <w:r>
        <w:rPr>
          <w:i/>
          <w:iCs/>
        </w:rPr>
        <w:t>Aythya ferina</w:t>
      </w:r>
      <w:r>
        <w:t xml:space="preserve">) nesting success. </w:t>
      </w:r>
      <w:r>
        <w:rPr>
          <w:i/>
          <w:iCs/>
        </w:rPr>
        <w:t>European Journal of Wildlife Research</w:t>
      </w:r>
      <w:r>
        <w:t xml:space="preserve">, </w:t>
      </w:r>
      <w:r>
        <w:rPr>
          <w:i/>
          <w:iCs/>
        </w:rPr>
        <w:t>63</w:t>
      </w:r>
      <w:r>
        <w:t xml:space="preserve">(4). </w:t>
      </w:r>
      <w:hyperlink r:id="rId26">
        <w:r>
          <w:rPr>
            <w:rStyle w:val="Lienhypertexte"/>
          </w:rPr>
          <w:t>https://doi.org/10.1007/s10344-017-1126-1</w:t>
        </w:r>
      </w:hyperlink>
    </w:p>
    <w:p w14:paraId="37D40EC7" w14:textId="77777777" w:rsidR="00A50FF4" w:rsidRDefault="007646F2">
      <w:pPr>
        <w:pStyle w:val="Bibliographie"/>
      </w:pPr>
      <w:bookmarkStart w:id="860" w:name="ref-Fox2014"/>
      <w:bookmarkEnd w:id="859"/>
      <w:r>
        <w:lastRenderedPageBreak/>
        <w:t xml:space="preserve">Fox, A. D., Clausen, K. K., Dalby, L., Christensen, T. K., &amp; Sunde, P. (2014). Age-ratio bias among hunter-based surveys of Eurasian wigeon </w:t>
      </w:r>
      <w:r>
        <w:rPr>
          <w:i/>
          <w:iCs/>
        </w:rPr>
        <w:t>Anas penelope</w:t>
      </w:r>
      <w:r>
        <w:t xml:space="preserve"> based on wing vs. Field samples. </w:t>
      </w:r>
      <w:r>
        <w:rPr>
          <w:i/>
          <w:iCs/>
        </w:rPr>
        <w:t>Ibis</w:t>
      </w:r>
      <w:r>
        <w:t xml:space="preserve">, </w:t>
      </w:r>
      <w:r>
        <w:rPr>
          <w:i/>
          <w:iCs/>
        </w:rPr>
        <w:t>157</w:t>
      </w:r>
      <w:r>
        <w:t xml:space="preserve">(2), 391–395. </w:t>
      </w:r>
      <w:hyperlink r:id="rId27">
        <w:r>
          <w:rPr>
            <w:rStyle w:val="Lienhypertexte"/>
          </w:rPr>
          <w:t>https://doi.org/10.1111/ibi.12229</w:t>
        </w:r>
      </w:hyperlink>
    </w:p>
    <w:p w14:paraId="5D47BD69" w14:textId="77777777" w:rsidR="00A50FF4" w:rsidRDefault="007646F2">
      <w:pPr>
        <w:pStyle w:val="Bibliographie"/>
      </w:pPr>
      <w:bookmarkStart w:id="861" w:name="ref-Fox2016"/>
      <w:bookmarkEnd w:id="860"/>
      <w:r>
        <w:t>Fox, A., Clausen, K., Dalby, L., Christensen, T., &amp; Sunde, P. (2016). Between-year variations in sex/age ratio bias in hunter wings of eurasian wigeon (</w:t>
      </w:r>
      <w:r>
        <w:rPr>
          <w:i/>
          <w:iCs/>
        </w:rPr>
        <w:t>Anas penelope</w:t>
      </w:r>
      <w:r>
        <w:t xml:space="preserve">) compared to field samples. </w:t>
      </w:r>
      <w:r>
        <w:rPr>
          <w:i/>
          <w:iCs/>
        </w:rPr>
        <w:t>Ornis Fennica</w:t>
      </w:r>
      <w:r>
        <w:t xml:space="preserve">, </w:t>
      </w:r>
      <w:r>
        <w:rPr>
          <w:i/>
          <w:iCs/>
        </w:rPr>
        <w:t>93</w:t>
      </w:r>
      <w:r>
        <w:t>(1), 26.</w:t>
      </w:r>
    </w:p>
    <w:p w14:paraId="243A4C2C" w14:textId="77777777" w:rsidR="00A50FF4" w:rsidRDefault="007646F2">
      <w:pPr>
        <w:pStyle w:val="Bibliographie"/>
      </w:pPr>
      <w:bookmarkStart w:id="862" w:name="ref-Gaillard2003"/>
      <w:bookmarkEnd w:id="861"/>
      <w:r>
        <w:t xml:space="preserve">Gaillard, J.-M., &amp; Yoccoz, N. G. (2003). TEMPORAL VARIATION IN SURVIVAL OF MAMMALS: A CASE OF ENVIRONMENTAL CANALIZATION? </w:t>
      </w:r>
      <w:r>
        <w:rPr>
          <w:i/>
          <w:iCs/>
        </w:rPr>
        <w:t>Ecology</w:t>
      </w:r>
      <w:r>
        <w:t xml:space="preserve">, </w:t>
      </w:r>
      <w:r>
        <w:rPr>
          <w:i/>
          <w:iCs/>
        </w:rPr>
        <w:t>84</w:t>
      </w:r>
      <w:r>
        <w:t xml:space="preserve">(12), 3294–3306. </w:t>
      </w:r>
      <w:hyperlink r:id="rId28">
        <w:r>
          <w:rPr>
            <w:rStyle w:val="Lienhypertexte"/>
          </w:rPr>
          <w:t>https://doi.org/10.1890/02-0409</w:t>
        </w:r>
      </w:hyperlink>
    </w:p>
    <w:p w14:paraId="6B890474" w14:textId="77777777" w:rsidR="00A50FF4" w:rsidRDefault="007646F2">
      <w:pPr>
        <w:pStyle w:val="Bibliographie"/>
      </w:pPr>
      <w:bookmarkStart w:id="863" w:name="ref-Gelman1992"/>
      <w:bookmarkEnd w:id="862"/>
      <w:r>
        <w:t xml:space="preserve">Gelman, A., &amp; Rubin, D. B. (1992). Inference from iterative simulation using multiple sequences. </w:t>
      </w:r>
      <w:r>
        <w:rPr>
          <w:i/>
          <w:iCs/>
        </w:rPr>
        <w:t>Statistical Science</w:t>
      </w:r>
      <w:r>
        <w:t xml:space="preserve">, </w:t>
      </w:r>
      <w:r>
        <w:rPr>
          <w:i/>
          <w:iCs/>
        </w:rPr>
        <w:t>7</w:t>
      </w:r>
      <w:r>
        <w:t xml:space="preserve">(4). </w:t>
      </w:r>
      <w:hyperlink r:id="rId29">
        <w:r>
          <w:rPr>
            <w:rStyle w:val="Lienhypertexte"/>
          </w:rPr>
          <w:t>https://doi.org/10.1214/ss/1177011136</w:t>
        </w:r>
      </w:hyperlink>
    </w:p>
    <w:p w14:paraId="027CD97E" w14:textId="77777777" w:rsidR="00A50FF4" w:rsidRDefault="007646F2">
      <w:pPr>
        <w:pStyle w:val="Bibliographie"/>
      </w:pPr>
      <w:bookmarkStart w:id="864" w:name="ref-Gimenez2017"/>
      <w:bookmarkEnd w:id="863"/>
      <w:r>
        <w:t xml:space="preserve">Gimenez, O., Cam, E., &amp; Gaillard, J.-M. (2017). Individual heterogeneity and capture-recapture models: What, why and how? </w:t>
      </w:r>
      <w:r>
        <w:rPr>
          <w:i/>
          <w:iCs/>
        </w:rPr>
        <w:t>Oikos</w:t>
      </w:r>
      <w:r>
        <w:t xml:space="preserve">, </w:t>
      </w:r>
      <w:r>
        <w:rPr>
          <w:i/>
          <w:iCs/>
        </w:rPr>
        <w:t>127</w:t>
      </w:r>
      <w:r>
        <w:t xml:space="preserve">(5), 664–686. </w:t>
      </w:r>
      <w:hyperlink r:id="rId30">
        <w:r>
          <w:rPr>
            <w:rStyle w:val="Lienhypertexte"/>
          </w:rPr>
          <w:t>https://doi.org/10.1111/oik.04532</w:t>
        </w:r>
      </w:hyperlink>
    </w:p>
    <w:p w14:paraId="0AB07A4A" w14:textId="77777777" w:rsidR="00A50FF4" w:rsidRDefault="007646F2">
      <w:pPr>
        <w:pStyle w:val="Bibliographie"/>
      </w:pPr>
      <w:bookmarkStart w:id="865" w:name="ref-Gunnarsson2013"/>
      <w:bookmarkEnd w:id="864"/>
      <w:r>
        <w:t xml:space="preserve">Gunnarsson, G., Elmberg, J., Pöysä, H., Nummi, P., Sjöberg, K., Dessborn, L., &amp; Arzel, C. (2013). Density dependence in ducks: A review of the evidence. </w:t>
      </w:r>
      <w:r>
        <w:rPr>
          <w:i/>
          <w:iCs/>
        </w:rPr>
        <w:t>European Journal of Wildlife Research</w:t>
      </w:r>
      <w:r>
        <w:t xml:space="preserve">, </w:t>
      </w:r>
      <w:r>
        <w:rPr>
          <w:i/>
          <w:iCs/>
        </w:rPr>
        <w:t>59</w:t>
      </w:r>
      <w:r>
        <w:t xml:space="preserve">(3), 305–321. </w:t>
      </w:r>
      <w:hyperlink r:id="rId31">
        <w:r>
          <w:rPr>
            <w:rStyle w:val="Lienhypertexte"/>
          </w:rPr>
          <w:t>https://doi.org/10.1007/s10344-013-0716-9</w:t>
        </w:r>
      </w:hyperlink>
    </w:p>
    <w:p w14:paraId="2F500F40" w14:textId="77777777" w:rsidR="00A50FF4" w:rsidRDefault="007646F2">
      <w:pPr>
        <w:pStyle w:val="Bibliographie"/>
      </w:pPr>
      <w:bookmarkStart w:id="866" w:name="ref-GutierrezExposito2020"/>
      <w:bookmarkEnd w:id="865"/>
      <w:r>
        <w:t>Gutiérrez-Expósito, C., Pernollet, C., Adriaens, T., &amp; Henderson, I. (2020). Ruddy duck (</w:t>
      </w:r>
      <w:r>
        <w:rPr>
          <w:i/>
          <w:iCs/>
        </w:rPr>
        <w:t>Oxyura jamaicensis</w:t>
      </w:r>
      <w:r>
        <w:t xml:space="preserve"> Gmelin, 1789). In </w:t>
      </w:r>
      <w:r>
        <w:rPr>
          <w:i/>
          <w:iCs/>
        </w:rPr>
        <w:t>Invasive birds: Global trends and impacts</w:t>
      </w:r>
      <w:r>
        <w:t xml:space="preserve"> (pp. 200–205). CABI.</w:t>
      </w:r>
    </w:p>
    <w:p w14:paraId="2D65D4B9" w14:textId="77777777" w:rsidR="00A50FF4" w:rsidRDefault="007646F2">
      <w:pPr>
        <w:pStyle w:val="Bibliographie"/>
      </w:pPr>
      <w:bookmarkStart w:id="867" w:name="ref-Hagen2008"/>
      <w:bookmarkEnd w:id="866"/>
      <w:r>
        <w:t xml:space="preserve">Hagen, C. A., &amp; Loughin, T. M. (2008). Productivity estimates from upland bird harvests: Estimating variance and necessary sample sizes. </w:t>
      </w:r>
      <w:r>
        <w:rPr>
          <w:i/>
          <w:iCs/>
        </w:rPr>
        <w:t>Journal of Wildlife Management</w:t>
      </w:r>
      <w:r>
        <w:t xml:space="preserve">, </w:t>
      </w:r>
      <w:r>
        <w:rPr>
          <w:i/>
          <w:iCs/>
        </w:rPr>
        <w:t>72</w:t>
      </w:r>
      <w:r>
        <w:t xml:space="preserve">(6), 1369–1375. </w:t>
      </w:r>
      <w:hyperlink r:id="rId32">
        <w:r>
          <w:rPr>
            <w:rStyle w:val="Lienhypertexte"/>
          </w:rPr>
          <w:t>https://doi.org/10.2193/2007-390</w:t>
        </w:r>
      </w:hyperlink>
    </w:p>
    <w:p w14:paraId="369E7691" w14:textId="77777777" w:rsidR="00A50FF4" w:rsidRDefault="007646F2">
      <w:pPr>
        <w:pStyle w:val="Bibliographie"/>
      </w:pPr>
      <w:bookmarkStart w:id="868" w:name="ref-Hill2008"/>
      <w:bookmarkEnd w:id="867"/>
      <w:r>
        <w:t xml:space="preserve">Hill, D. A., &amp; Ellis, N. (2008). Survival and age related changes in the foraging behaviour and time budget of tufted ducklings aythya fuligula. </w:t>
      </w:r>
      <w:r>
        <w:rPr>
          <w:i/>
          <w:iCs/>
        </w:rPr>
        <w:t>Ibis</w:t>
      </w:r>
      <w:r>
        <w:t xml:space="preserve">, </w:t>
      </w:r>
      <w:r>
        <w:rPr>
          <w:i/>
          <w:iCs/>
        </w:rPr>
        <w:t>126</w:t>
      </w:r>
      <w:r>
        <w:t xml:space="preserve">(4), 544–550. </w:t>
      </w:r>
      <w:hyperlink r:id="rId33">
        <w:r>
          <w:rPr>
            <w:rStyle w:val="Lienhypertexte"/>
          </w:rPr>
          <w:t>https://doi.org/10.1111/j.1474-919x.1984.tb02079.x</w:t>
        </w:r>
      </w:hyperlink>
    </w:p>
    <w:p w14:paraId="78376117" w14:textId="77777777" w:rsidR="00A50FF4" w:rsidRDefault="007646F2">
      <w:pPr>
        <w:pStyle w:val="Bibliographie"/>
      </w:pPr>
      <w:bookmarkStart w:id="869" w:name="ref-Iverson2013"/>
      <w:bookmarkEnd w:id="868"/>
      <w:r>
        <w:t xml:space="preserve">Iverson, S. A., Reed, E. T., Hughes, R. J., &amp; Forbes, M. R. (2013). Age and breeding stage-related variation in the survival and harvest of temperate-breeding Canada geese in Ontario. </w:t>
      </w:r>
      <w:r>
        <w:rPr>
          <w:i/>
          <w:iCs/>
        </w:rPr>
        <w:t>The Journal of Wildlife Management</w:t>
      </w:r>
      <w:r>
        <w:t xml:space="preserve">, </w:t>
      </w:r>
      <w:r>
        <w:rPr>
          <w:i/>
          <w:iCs/>
        </w:rPr>
        <w:t>78</w:t>
      </w:r>
      <w:r>
        <w:t xml:space="preserve">(1), 24–34. </w:t>
      </w:r>
      <w:hyperlink r:id="rId34">
        <w:r>
          <w:rPr>
            <w:rStyle w:val="Lienhypertexte"/>
          </w:rPr>
          <w:t>https://doi.org/10.1002/jwmg.636</w:t>
        </w:r>
      </w:hyperlink>
    </w:p>
    <w:p w14:paraId="7F94B1BA" w14:textId="77777777" w:rsidR="00A50FF4" w:rsidRDefault="007646F2">
      <w:pPr>
        <w:pStyle w:val="Bibliographie"/>
      </w:pPr>
      <w:bookmarkStart w:id="870" w:name="ref-Johnson1987"/>
      <w:bookmarkEnd w:id="869"/>
      <w:r>
        <w:t xml:space="preserve">Johnson, D. H., Sparling, D. W., &amp; Cowardin, L. M. (1987). A model of the productivity of the mallard duck. </w:t>
      </w:r>
      <w:r>
        <w:rPr>
          <w:i/>
          <w:iCs/>
        </w:rPr>
        <w:t>Ecological Modelling</w:t>
      </w:r>
      <w:r>
        <w:t xml:space="preserve">, </w:t>
      </w:r>
      <w:r>
        <w:rPr>
          <w:i/>
          <w:iCs/>
        </w:rPr>
        <w:t>38</w:t>
      </w:r>
      <w:r>
        <w:t xml:space="preserve">(3-4), 257–275. </w:t>
      </w:r>
      <w:hyperlink r:id="rId35">
        <w:r>
          <w:rPr>
            <w:rStyle w:val="Lienhypertexte"/>
          </w:rPr>
          <w:t>https://doi.org/10.1016/0304-3800(87)90100-1</w:t>
        </w:r>
      </w:hyperlink>
    </w:p>
    <w:p w14:paraId="06732EE0" w14:textId="77777777" w:rsidR="00A50FF4" w:rsidRDefault="007646F2">
      <w:pPr>
        <w:pStyle w:val="Bibliographie"/>
      </w:pPr>
      <w:bookmarkStart w:id="871" w:name="ref-Johnson2021"/>
      <w:bookmarkEnd w:id="870"/>
      <w:r>
        <w:t xml:space="preserve">Johnson, F. A., Heldbjerg, H., Nagy, S., &amp; Madsen, J. (2021). Setting population-size targets for geese causing socio-economic conflicts. </w:t>
      </w:r>
      <w:r>
        <w:rPr>
          <w:i/>
          <w:iCs/>
        </w:rPr>
        <w:t>Ambio</w:t>
      </w:r>
      <w:r>
        <w:t xml:space="preserve">, </w:t>
      </w:r>
      <w:r>
        <w:rPr>
          <w:i/>
          <w:iCs/>
        </w:rPr>
        <w:t>51</w:t>
      </w:r>
      <w:r>
        <w:t xml:space="preserve">(1), 209–225. </w:t>
      </w:r>
      <w:hyperlink r:id="rId36">
        <w:r>
          <w:rPr>
            <w:rStyle w:val="Lienhypertexte"/>
          </w:rPr>
          <w:t>https://doi.org/10.1007/s13280-021-01539-5</w:t>
        </w:r>
      </w:hyperlink>
    </w:p>
    <w:p w14:paraId="0BD9F60F" w14:textId="77777777" w:rsidR="00A50FF4" w:rsidRDefault="007646F2">
      <w:pPr>
        <w:pStyle w:val="Bibliographie"/>
      </w:pPr>
      <w:bookmarkStart w:id="872" w:name="ref-Johnson1999"/>
      <w:bookmarkEnd w:id="871"/>
      <w:r>
        <w:lastRenderedPageBreak/>
        <w:t xml:space="preserve">Johnson, K. P. (1999). The evolution of bill coloration and plumage dimorphism supports the transference hypothesis in dabbling ducks. </w:t>
      </w:r>
      <w:r>
        <w:rPr>
          <w:i/>
          <w:iCs/>
        </w:rPr>
        <w:t>Behavioral Ecology</w:t>
      </w:r>
      <w:r>
        <w:t xml:space="preserve">, </w:t>
      </w:r>
      <w:r>
        <w:rPr>
          <w:i/>
          <w:iCs/>
        </w:rPr>
        <w:t>10</w:t>
      </w:r>
      <w:r>
        <w:t xml:space="preserve">(1), 63–67. </w:t>
      </w:r>
      <w:hyperlink r:id="rId37">
        <w:r>
          <w:rPr>
            <w:rStyle w:val="Lienhypertexte"/>
          </w:rPr>
          <w:t>https://doi.org/10.1093/beheco/10.1.63</w:t>
        </w:r>
      </w:hyperlink>
    </w:p>
    <w:p w14:paraId="43C15725" w14:textId="77777777" w:rsidR="00A50FF4" w:rsidRDefault="007646F2">
      <w:pPr>
        <w:pStyle w:val="Bibliographie"/>
      </w:pPr>
      <w:bookmarkStart w:id="873" w:name="ref-Koons2017"/>
      <w:bookmarkEnd w:id="872"/>
      <w:r>
        <w:t xml:space="preserve">Koons, D. N., Arnold, T. W., &amp; Schaub, M. (2017). Understanding the demographic drivers of realized population growth rates. </w:t>
      </w:r>
      <w:r>
        <w:rPr>
          <w:i/>
          <w:iCs/>
        </w:rPr>
        <w:t>Ecological Applications</w:t>
      </w:r>
      <w:r>
        <w:t xml:space="preserve">, </w:t>
      </w:r>
      <w:r>
        <w:rPr>
          <w:i/>
          <w:iCs/>
        </w:rPr>
        <w:t>27</w:t>
      </w:r>
      <w:r>
        <w:t xml:space="preserve">(7), 2102–2115. </w:t>
      </w:r>
      <w:hyperlink r:id="rId38">
        <w:r>
          <w:rPr>
            <w:rStyle w:val="Lienhypertexte"/>
          </w:rPr>
          <w:t>https://doi.org/10.1002/eap.1594</w:t>
        </w:r>
      </w:hyperlink>
    </w:p>
    <w:p w14:paraId="6B38FB08" w14:textId="77777777" w:rsidR="00A50FF4" w:rsidRDefault="007646F2">
      <w:pPr>
        <w:pStyle w:val="Bibliographie"/>
      </w:pPr>
      <w:bookmarkStart w:id="874" w:name="ref-Koons2014"/>
      <w:bookmarkEnd w:id="873"/>
      <w:r>
        <w:t xml:space="preserve">Koons, D. N., Gunnarsson, G., Schmutz, J. A., &amp; Rotella, J. J. (2014). Drivers of waterfowl population dynamics : From teal to swans. </w:t>
      </w:r>
      <w:r>
        <w:rPr>
          <w:i/>
          <w:iCs/>
        </w:rPr>
        <w:t>Wildfowl</w:t>
      </w:r>
      <w:r>
        <w:t xml:space="preserve">, </w:t>
      </w:r>
      <w:r>
        <w:rPr>
          <w:i/>
          <w:iCs/>
        </w:rPr>
        <w:t>Special Issue 4</w:t>
      </w:r>
      <w:r>
        <w:t xml:space="preserve">, 169–191. </w:t>
      </w:r>
      <w:hyperlink r:id="rId39">
        <w:r>
          <w:rPr>
            <w:rStyle w:val="Lienhypertexte"/>
          </w:rPr>
          <w:t>http://wildfowl.wwt.org.uk/index.php/wildfowl/article/view/2606</w:t>
        </w:r>
      </w:hyperlink>
    </w:p>
    <w:p w14:paraId="040364E3" w14:textId="77777777" w:rsidR="00A50FF4" w:rsidRDefault="007646F2">
      <w:pPr>
        <w:pStyle w:val="Bibliographie"/>
      </w:pPr>
      <w:bookmarkStart w:id="875" w:name="ref-Krementz1997"/>
      <w:bookmarkEnd w:id="874"/>
      <w:r>
        <w:t xml:space="preserve">Krementz, D. G., Barker, R. J., &amp; Nichols, J. D. (1997). Sources of variation in waterfowl survival rates. </w:t>
      </w:r>
      <w:r>
        <w:rPr>
          <w:i/>
          <w:iCs/>
        </w:rPr>
        <w:t>The Auk</w:t>
      </w:r>
      <w:r>
        <w:t xml:space="preserve">, </w:t>
      </w:r>
      <w:r>
        <w:rPr>
          <w:i/>
          <w:iCs/>
        </w:rPr>
        <w:t>114</w:t>
      </w:r>
      <w:r>
        <w:t xml:space="preserve">(1), 93–102. </w:t>
      </w:r>
      <w:hyperlink r:id="rId40">
        <w:r>
          <w:rPr>
            <w:rStyle w:val="Lienhypertexte"/>
          </w:rPr>
          <w:t>https://doi.org/10.2307/4089068</w:t>
        </w:r>
      </w:hyperlink>
    </w:p>
    <w:p w14:paraId="1141F910" w14:textId="77777777" w:rsidR="00A50FF4" w:rsidRDefault="007646F2">
      <w:pPr>
        <w:pStyle w:val="Bibliographie"/>
      </w:pPr>
      <w:bookmarkStart w:id="876" w:name="ref-Lebreton2001"/>
      <w:bookmarkEnd w:id="875"/>
      <w:r>
        <w:t xml:space="preserve">Lebreton, J.-D. (2001). The use of bird rings in the study of survival. </w:t>
      </w:r>
      <w:r>
        <w:rPr>
          <w:i/>
          <w:iCs/>
        </w:rPr>
        <w:t>Ardea</w:t>
      </w:r>
      <w:r>
        <w:t xml:space="preserve">, </w:t>
      </w:r>
      <w:r>
        <w:rPr>
          <w:i/>
          <w:iCs/>
        </w:rPr>
        <w:t>89</w:t>
      </w:r>
      <w:r>
        <w:t>(1), 85–100.</w:t>
      </w:r>
    </w:p>
    <w:p w14:paraId="2AFC8ED0" w14:textId="77777777" w:rsidR="00A50FF4" w:rsidRDefault="007646F2">
      <w:pPr>
        <w:pStyle w:val="Bibliographie"/>
      </w:pPr>
      <w:bookmarkStart w:id="877" w:name="ref-Lenzi2021"/>
      <w:bookmarkEnd w:id="876"/>
      <w:r>
        <w:t xml:space="preserve">Lenzi, O., Ozgul, A., Salguero-Gómez, R., &amp; Paniw, M. (2021). Beyond demographic buffering: Context dependence in demographic strategies across animals. </w:t>
      </w:r>
      <w:r>
        <w:rPr>
          <w:i/>
          <w:iCs/>
        </w:rPr>
        <w:t>BioRxiv</w:t>
      </w:r>
      <w:r>
        <w:t xml:space="preserve">. </w:t>
      </w:r>
      <w:hyperlink r:id="rId41">
        <w:r>
          <w:rPr>
            <w:rStyle w:val="Lienhypertexte"/>
          </w:rPr>
          <w:t>https://doi.org/10.1101/2021.06.08.447594</w:t>
        </w:r>
      </w:hyperlink>
    </w:p>
    <w:p w14:paraId="35FF9DA6" w14:textId="77777777" w:rsidR="00A50FF4" w:rsidRDefault="007646F2">
      <w:pPr>
        <w:pStyle w:val="Bibliographie"/>
      </w:pPr>
      <w:bookmarkStart w:id="878" w:name="ref-Lindberg2013"/>
      <w:bookmarkEnd w:id="877"/>
      <w:r>
        <w:t xml:space="preserve">Lindberg, M. S., Sedinger, J. S., &amp; Lebreton, J.-D. (2013). Individual heterogeneity in black brant survival and recruitment with implications for harvest dynamics. </w:t>
      </w:r>
      <w:r>
        <w:rPr>
          <w:i/>
          <w:iCs/>
        </w:rPr>
        <w:t>Ecology and Evolution</w:t>
      </w:r>
      <w:r>
        <w:t xml:space="preserve">, </w:t>
      </w:r>
      <w:r>
        <w:rPr>
          <w:i/>
          <w:iCs/>
        </w:rPr>
        <w:t>3</w:t>
      </w:r>
      <w:r>
        <w:t xml:space="preserve">(12), 4045–4056. </w:t>
      </w:r>
      <w:hyperlink r:id="rId42">
        <w:r>
          <w:rPr>
            <w:rStyle w:val="Lienhypertexte"/>
          </w:rPr>
          <w:t>https://doi.org/10.1002/ece3.767</w:t>
        </w:r>
      </w:hyperlink>
    </w:p>
    <w:p w14:paraId="2A4FCC36" w14:textId="77777777" w:rsidR="00A50FF4" w:rsidRDefault="007646F2">
      <w:pPr>
        <w:pStyle w:val="Bibliographie"/>
      </w:pPr>
      <w:bookmarkStart w:id="879" w:name="ref-Malthus1872"/>
      <w:bookmarkEnd w:id="878"/>
      <w:r>
        <w:t xml:space="preserve">Malthus, T. R. (1872). </w:t>
      </w:r>
      <w:r>
        <w:rPr>
          <w:i/>
          <w:iCs/>
        </w:rPr>
        <w:t>An essay on the principle of population</w:t>
      </w:r>
      <w:r>
        <w:t>.</w:t>
      </w:r>
    </w:p>
    <w:p w14:paraId="525A0477" w14:textId="77777777" w:rsidR="00A50FF4" w:rsidRDefault="007646F2">
      <w:pPr>
        <w:pStyle w:val="Bibliographie"/>
      </w:pPr>
      <w:bookmarkStart w:id="880" w:name="ref-MartinezAbrain2013"/>
      <w:bookmarkEnd w:id="879"/>
      <w:r>
        <w:t xml:space="preserve">Martínez-Abraín, A., Viedma, C., Gómez, J. A., Bartolomé, M. A., Jiménez, J., Genovart, M., &amp; Tenan, S. (2013). Assessing the effectiveness of a hunting moratorium on target and non-target species. </w:t>
      </w:r>
      <w:r>
        <w:rPr>
          <w:i/>
          <w:iCs/>
        </w:rPr>
        <w:t>Biological Conservation</w:t>
      </w:r>
      <w:r>
        <w:t xml:space="preserve">, </w:t>
      </w:r>
      <w:r>
        <w:rPr>
          <w:i/>
          <w:iCs/>
        </w:rPr>
        <w:t>165</w:t>
      </w:r>
      <w:r>
        <w:t xml:space="preserve">, 171–178. </w:t>
      </w:r>
      <w:hyperlink r:id="rId43">
        <w:r>
          <w:rPr>
            <w:rStyle w:val="Lienhypertexte"/>
          </w:rPr>
          <w:t>https://doi.org/10.1016/j.biocon.2013.06.009</w:t>
        </w:r>
      </w:hyperlink>
    </w:p>
    <w:p w14:paraId="626A22B1" w14:textId="77777777" w:rsidR="00A50FF4" w:rsidRDefault="007646F2">
      <w:pPr>
        <w:pStyle w:val="Bibliographie"/>
      </w:pPr>
      <w:bookmarkStart w:id="881" w:name="ref-MunozFuentes2007"/>
      <w:bookmarkEnd w:id="880"/>
      <w:r>
        <w:t xml:space="preserve">Muñoz-Fuentes, V., Vilà, C., Green, A. J., Negro, J. J., &amp; Sorenson, M. D. (2007). Hybridization between white-headed ducks and introduced ruddy ducks in Spain. </w:t>
      </w:r>
      <w:r>
        <w:rPr>
          <w:i/>
          <w:iCs/>
        </w:rPr>
        <w:t>Molecular Ecology</w:t>
      </w:r>
      <w:r>
        <w:t xml:space="preserve">, </w:t>
      </w:r>
      <w:r>
        <w:rPr>
          <w:i/>
          <w:iCs/>
        </w:rPr>
        <w:t>16</w:t>
      </w:r>
      <w:r>
        <w:t xml:space="preserve">(3), 629–638. </w:t>
      </w:r>
      <w:hyperlink r:id="rId44">
        <w:r>
          <w:rPr>
            <w:rStyle w:val="Lienhypertexte"/>
          </w:rPr>
          <w:t>https://doi.org/10.1111/j.1365-294x.2006.03170.x</w:t>
        </w:r>
      </w:hyperlink>
    </w:p>
    <w:p w14:paraId="1CC1DBDC" w14:textId="77777777" w:rsidR="00A50FF4" w:rsidRDefault="007646F2">
      <w:pPr>
        <w:pStyle w:val="Bibliographie"/>
      </w:pPr>
      <w:bookmarkStart w:id="882" w:name="ref-Murray2000"/>
      <w:bookmarkEnd w:id="881"/>
      <w:r>
        <w:t xml:space="preserve">Murray, B. G. (2000). Measuring annual reproductive success in birds. </w:t>
      </w:r>
      <w:r>
        <w:rPr>
          <w:i/>
          <w:iCs/>
        </w:rPr>
        <w:t>The Condor</w:t>
      </w:r>
      <w:r>
        <w:t xml:space="preserve">, </w:t>
      </w:r>
      <w:r>
        <w:rPr>
          <w:i/>
          <w:iCs/>
        </w:rPr>
        <w:t>102</w:t>
      </w:r>
      <w:r>
        <w:t xml:space="preserve">(2), 470–473. </w:t>
      </w:r>
      <w:hyperlink r:id="rId45">
        <w:r>
          <w:rPr>
            <w:rStyle w:val="Lienhypertexte"/>
          </w:rPr>
          <w:t>https://doi.org/10.1093/condor/102.2.470</w:t>
        </w:r>
      </w:hyperlink>
    </w:p>
    <w:p w14:paraId="541C4E8D" w14:textId="77777777" w:rsidR="00A50FF4" w:rsidRDefault="007646F2">
      <w:pPr>
        <w:pStyle w:val="Bibliographie"/>
      </w:pPr>
      <w:bookmarkStart w:id="883" w:name="ref-Nichols1997"/>
      <w:bookmarkEnd w:id="882"/>
      <w:r>
        <w:t xml:space="preserve">Nichols, J. D., Hines, J. E., &amp; Blums, P. (1997). TESTS FOR SENESCENT DECLINE IN ANNUAL SURVIVAL PROBABILITIES OF COMMON POCHARDS, AYTHYA FERINA. </w:t>
      </w:r>
      <w:r>
        <w:rPr>
          <w:i/>
          <w:iCs/>
        </w:rPr>
        <w:t>Ecology</w:t>
      </w:r>
      <w:r>
        <w:t xml:space="preserve">, </w:t>
      </w:r>
      <w:r>
        <w:rPr>
          <w:i/>
          <w:iCs/>
        </w:rPr>
        <w:t>78</w:t>
      </w:r>
      <w:r>
        <w:t xml:space="preserve">(4), 1009–1018. </w:t>
      </w:r>
      <w:hyperlink r:id="rId46">
        <w:r>
          <w:rPr>
            <w:rStyle w:val="Lienhypertexte"/>
          </w:rPr>
          <w:t>https://doi.org/10.1890/0012-9658(1997)078[1009:tfsdia]2.0.co;2</w:t>
        </w:r>
      </w:hyperlink>
    </w:p>
    <w:p w14:paraId="5CFE69F0" w14:textId="77777777" w:rsidR="00A50FF4" w:rsidRDefault="007646F2">
      <w:pPr>
        <w:pStyle w:val="Bibliographie"/>
      </w:pPr>
      <w:bookmarkStart w:id="884" w:name="ref-Nichols2006"/>
      <w:bookmarkEnd w:id="883"/>
      <w:r>
        <w:t xml:space="preserve">Nichols, J. D., &amp; Williams, B. K. (2006). Monitoring for conservation. </w:t>
      </w:r>
      <w:r>
        <w:rPr>
          <w:i/>
          <w:iCs/>
        </w:rPr>
        <w:t>Trends in Ecology &amp; Evolution</w:t>
      </w:r>
      <w:r>
        <w:t xml:space="preserve">, </w:t>
      </w:r>
      <w:r>
        <w:rPr>
          <w:i/>
          <w:iCs/>
        </w:rPr>
        <w:t>21</w:t>
      </w:r>
      <w:r>
        <w:t xml:space="preserve">(12), 668–673. </w:t>
      </w:r>
      <w:hyperlink r:id="rId47">
        <w:r>
          <w:rPr>
            <w:rStyle w:val="Lienhypertexte"/>
          </w:rPr>
          <w:t>https://doi.org/10.1016/j.tree.2006.08.007</w:t>
        </w:r>
      </w:hyperlink>
    </w:p>
    <w:p w14:paraId="2732F98D" w14:textId="77777777" w:rsidR="00A50FF4" w:rsidRDefault="007646F2">
      <w:pPr>
        <w:pStyle w:val="Bibliographie"/>
      </w:pPr>
      <w:bookmarkStart w:id="885" w:name="ref-Nummi2015"/>
      <w:bookmarkEnd w:id="884"/>
      <w:r>
        <w:t xml:space="preserve">Nummi, P., Holopainen, S., Rintala, J., &amp; Pöysä, H. (2015). Mechanisms of density dependence in ducks: Importance of space and per capita food. </w:t>
      </w:r>
      <w:r>
        <w:rPr>
          <w:i/>
          <w:iCs/>
        </w:rPr>
        <w:t>Oecologia</w:t>
      </w:r>
      <w:r>
        <w:t xml:space="preserve">, </w:t>
      </w:r>
      <w:r>
        <w:rPr>
          <w:i/>
          <w:iCs/>
        </w:rPr>
        <w:t>177</w:t>
      </w:r>
      <w:r>
        <w:t xml:space="preserve">(3), 679–688. </w:t>
      </w:r>
      <w:hyperlink r:id="rId48">
        <w:r>
          <w:rPr>
            <w:rStyle w:val="Lienhypertexte"/>
          </w:rPr>
          <w:t>https://doi.org/10.1007/s00442-014-3133-1</w:t>
        </w:r>
      </w:hyperlink>
    </w:p>
    <w:p w14:paraId="699C5622" w14:textId="77777777" w:rsidR="00A50FF4" w:rsidRDefault="007646F2">
      <w:pPr>
        <w:pStyle w:val="Bibliographie"/>
      </w:pPr>
      <w:bookmarkStart w:id="886" w:name="ref-Oficialdegui2020"/>
      <w:bookmarkEnd w:id="885"/>
      <w:r>
        <w:lastRenderedPageBreak/>
        <w:t xml:space="preserve">Oficialdegui, F. J., Delibes-Mateos, M., Green, A. J., Sánchez, M. I., Boyero, L., &amp; Clavero, M. (2020). Rigid laws and invasive species management. </w:t>
      </w:r>
      <w:r>
        <w:rPr>
          <w:i/>
          <w:iCs/>
        </w:rPr>
        <w:t>Conservation Biology</w:t>
      </w:r>
      <w:r>
        <w:t xml:space="preserve">. </w:t>
      </w:r>
      <w:hyperlink r:id="rId49">
        <w:r>
          <w:rPr>
            <w:rStyle w:val="Lienhypertexte"/>
          </w:rPr>
          <w:t>https://doi.org/10.1111/cobi.13481</w:t>
        </w:r>
      </w:hyperlink>
    </w:p>
    <w:p w14:paraId="2DA1543C" w14:textId="77777777" w:rsidR="00A50FF4" w:rsidRDefault="007646F2">
      <w:pPr>
        <w:pStyle w:val="Bibliographie"/>
      </w:pPr>
      <w:bookmarkStart w:id="887" w:name="ref-Otis2006"/>
      <w:bookmarkEnd w:id="886"/>
      <w:r>
        <w:t xml:space="preserve">Otis, D. L. (2006). Mourning dove hunting regulation strategy based on annual harvest statistics and banding data. </w:t>
      </w:r>
      <w:r>
        <w:rPr>
          <w:i/>
          <w:iCs/>
        </w:rPr>
        <w:t>The Journal of Wildlife Management</w:t>
      </w:r>
      <w:r>
        <w:t xml:space="preserve">, </w:t>
      </w:r>
      <w:r>
        <w:rPr>
          <w:i/>
          <w:iCs/>
        </w:rPr>
        <w:t>70</w:t>
      </w:r>
      <w:r>
        <w:t xml:space="preserve">(5), 1302–1307. </w:t>
      </w:r>
      <w:hyperlink r:id="rId50">
        <w:r>
          <w:rPr>
            <w:rStyle w:val="Lienhypertexte"/>
          </w:rPr>
          <w:t>https://doi.org/10.2193/0022-541x(2006)70[1302:mdhrsb]2.0.co;2</w:t>
        </w:r>
      </w:hyperlink>
    </w:p>
    <w:p w14:paraId="21293B45" w14:textId="77777777" w:rsidR="00A50FF4" w:rsidRDefault="007646F2">
      <w:pPr>
        <w:pStyle w:val="Bibliographie"/>
      </w:pPr>
      <w:bookmarkStart w:id="888" w:name="ref-Peron2013"/>
      <w:bookmarkEnd w:id="887"/>
      <w:r>
        <w:t xml:space="preserve">Péron, G. (2013). Compensation and additivity of anthropogenic mortality: Life-history effects and review of methods. </w:t>
      </w:r>
      <w:r>
        <w:rPr>
          <w:i/>
          <w:iCs/>
        </w:rPr>
        <w:t>Journal of Animal Ecology</w:t>
      </w:r>
      <w:r>
        <w:t xml:space="preserve">, </w:t>
      </w:r>
      <w:r>
        <w:rPr>
          <w:i/>
          <w:iCs/>
        </w:rPr>
        <w:t>82</w:t>
      </w:r>
      <w:r>
        <w:t xml:space="preserve">(2), 408–417. </w:t>
      </w:r>
      <w:hyperlink r:id="rId51">
        <w:r>
          <w:rPr>
            <w:rStyle w:val="Lienhypertexte"/>
          </w:rPr>
          <w:t>https://doi.org/10.1111/1365-2656.12014</w:t>
        </w:r>
      </w:hyperlink>
    </w:p>
    <w:p w14:paraId="45D385C1" w14:textId="77777777" w:rsidR="00A50FF4" w:rsidRDefault="007646F2">
      <w:pPr>
        <w:pStyle w:val="Bibliographie"/>
      </w:pPr>
      <w:bookmarkStart w:id="889" w:name="ref-Peron2012"/>
      <w:bookmarkEnd w:id="888"/>
      <w:r>
        <w:t xml:space="preserve">Péron, G., Nicolai, C. A., &amp; Koons, D. N. (2012). Demographic response to perturbations: The role of compensatory density dependence in a north american duck under variable harvest regulations and changing habitat. </w:t>
      </w:r>
      <w:r>
        <w:rPr>
          <w:i/>
          <w:iCs/>
        </w:rPr>
        <w:t>Journal of Animal Ecology</w:t>
      </w:r>
      <w:r>
        <w:t xml:space="preserve">, </w:t>
      </w:r>
      <w:r>
        <w:rPr>
          <w:i/>
          <w:iCs/>
        </w:rPr>
        <w:t>81</w:t>
      </w:r>
      <w:r>
        <w:t xml:space="preserve">(5), 960–969. </w:t>
      </w:r>
      <w:hyperlink r:id="rId52">
        <w:r>
          <w:rPr>
            <w:rStyle w:val="Lienhypertexte"/>
          </w:rPr>
          <w:t>https://doi.org/10.1111/j.1365-2656.2012.01980.x</w:t>
        </w:r>
      </w:hyperlink>
    </w:p>
    <w:p w14:paraId="5EBF2616" w14:textId="77777777" w:rsidR="00A50FF4" w:rsidRDefault="007646F2">
      <w:pPr>
        <w:pStyle w:val="Bibliographie"/>
      </w:pPr>
      <w:bookmarkStart w:id="890" w:name="ref-Plard2019"/>
      <w:bookmarkEnd w:id="889"/>
      <w:r>
        <w:t xml:space="preserve">Plard, F., Turek, D., Grüebler, M. U., &amp; Schaub, M. (2019). IPM 2 : Toward better understanding and forecasting of population dynamics. </w:t>
      </w:r>
      <w:r>
        <w:rPr>
          <w:i/>
          <w:iCs/>
        </w:rPr>
        <w:t>Ecological Monographs</w:t>
      </w:r>
      <w:r>
        <w:t xml:space="preserve">, </w:t>
      </w:r>
      <w:r>
        <w:rPr>
          <w:i/>
          <w:iCs/>
        </w:rPr>
        <w:t>89</w:t>
      </w:r>
      <w:r>
        <w:t xml:space="preserve">(3). </w:t>
      </w:r>
      <w:hyperlink r:id="rId53">
        <w:r>
          <w:rPr>
            <w:rStyle w:val="Lienhypertexte"/>
          </w:rPr>
          <w:t>https://doi.org/10.1002/ecm.1364</w:t>
        </w:r>
      </w:hyperlink>
    </w:p>
    <w:p w14:paraId="66250630" w14:textId="77777777" w:rsidR="00A50FF4" w:rsidRDefault="007646F2">
      <w:pPr>
        <w:pStyle w:val="Bibliographie"/>
      </w:pPr>
      <w:bookmarkStart w:id="891" w:name="ref-RCT2020"/>
      <w:bookmarkEnd w:id="890"/>
      <w:r>
        <w:t xml:space="preserve">R Core Team,. (2020). </w:t>
      </w:r>
      <w:r>
        <w:rPr>
          <w:i/>
          <w:iCs/>
        </w:rPr>
        <w:t>R: A language and environment for statistical computing</w:t>
      </w:r>
      <w:r>
        <w:t xml:space="preserve">. R Foundation for Statistical Computing. </w:t>
      </w:r>
      <w:hyperlink r:id="rId54">
        <w:r>
          <w:rPr>
            <w:rStyle w:val="Lienhypertexte"/>
          </w:rPr>
          <w:t>https://www.R-project.org/</w:t>
        </w:r>
      </w:hyperlink>
    </w:p>
    <w:p w14:paraId="356B445E" w14:textId="77777777" w:rsidR="00A50FF4" w:rsidRDefault="007646F2">
      <w:pPr>
        <w:pStyle w:val="Bibliographie"/>
      </w:pPr>
      <w:bookmarkStart w:id="892" w:name="ref-Reeber2015"/>
      <w:bookmarkEnd w:id="891"/>
      <w:r>
        <w:t xml:space="preserve">Reeber, S. (2015). </w:t>
      </w:r>
      <w:r>
        <w:rPr>
          <w:i/>
          <w:iCs/>
        </w:rPr>
        <w:t>Wildfowl of Europe, Asia and North America</w:t>
      </w:r>
      <w:r>
        <w:t xml:space="preserve"> (C. Helm, Ed.).</w:t>
      </w:r>
    </w:p>
    <w:p w14:paraId="6F2A9752" w14:textId="77777777" w:rsidR="00A50FF4" w:rsidRDefault="007646F2">
      <w:pPr>
        <w:pStyle w:val="Bibliographie"/>
      </w:pPr>
      <w:bookmarkStart w:id="893" w:name="ref-RguibiIdrissi2003"/>
      <w:bookmarkEnd w:id="892"/>
      <w:r>
        <w:t xml:space="preserve">Rguibi-Idrissi, H., Julliard, R., &amp; Bairlein, F. (2003). Variation in the stopover duration of reed warblers acrocephalus scirpaceus in Morocco: Effects of season, age and site. </w:t>
      </w:r>
      <w:r>
        <w:rPr>
          <w:i/>
          <w:iCs/>
        </w:rPr>
        <w:t>Ibis</w:t>
      </w:r>
      <w:r>
        <w:t xml:space="preserve">, </w:t>
      </w:r>
      <w:r>
        <w:rPr>
          <w:i/>
          <w:iCs/>
        </w:rPr>
        <w:t>145</w:t>
      </w:r>
      <w:r>
        <w:t xml:space="preserve">(4), 650–656. </w:t>
      </w:r>
      <w:hyperlink r:id="rId55">
        <w:r>
          <w:rPr>
            <w:rStyle w:val="Lienhypertexte"/>
          </w:rPr>
          <w:t>https://doi.org/10.1046/j.1474-919x.2003.00208.x</w:t>
        </w:r>
      </w:hyperlink>
    </w:p>
    <w:p w14:paraId="4FFC2870" w14:textId="77777777" w:rsidR="00A50FF4" w:rsidRDefault="007646F2">
      <w:pPr>
        <w:pStyle w:val="Bibliographie"/>
      </w:pPr>
      <w:bookmarkStart w:id="894" w:name="ref-Robertson2008"/>
      <w:bookmarkEnd w:id="893"/>
      <w:r>
        <w:t xml:space="preserve">Robertson, G. J. (2008). Using winter juvenile/adult ratios as indices of recruitment in population models. </w:t>
      </w:r>
      <w:r>
        <w:rPr>
          <w:i/>
          <w:iCs/>
        </w:rPr>
        <w:t>Waterbirds</w:t>
      </w:r>
      <w:r>
        <w:t xml:space="preserve">, </w:t>
      </w:r>
      <w:r>
        <w:rPr>
          <w:i/>
          <w:iCs/>
        </w:rPr>
        <w:t>31</w:t>
      </w:r>
      <w:r>
        <w:t xml:space="preserve">(sp2), 152–158. </w:t>
      </w:r>
      <w:hyperlink r:id="rId56">
        <w:r>
          <w:rPr>
            <w:rStyle w:val="Lienhypertexte"/>
          </w:rPr>
          <w:t>https://doi.org/10.1675/1524-4695-31.sp2.152</w:t>
        </w:r>
      </w:hyperlink>
    </w:p>
    <w:p w14:paraId="17A83013" w14:textId="77777777" w:rsidR="00A50FF4" w:rsidRDefault="007646F2">
      <w:pPr>
        <w:pStyle w:val="Bibliographie"/>
      </w:pPr>
      <w:bookmarkStart w:id="895" w:name="ref-Rodway2015"/>
      <w:bookmarkEnd w:id="894"/>
      <w:r>
        <w:t xml:space="preserve">Rodway, M. S., Regehr, H. M., Boyd, W. S., &amp; Iverson, S. A. (2015). Age and sex ratios of sea ducks wintering in the Strait of Georgia, British Columbia: Implications for monitoring. </w:t>
      </w:r>
      <w:r>
        <w:rPr>
          <w:i/>
          <w:iCs/>
        </w:rPr>
        <w:t>Marine Ornithology</w:t>
      </w:r>
      <w:r>
        <w:t xml:space="preserve">, </w:t>
      </w:r>
      <w:r>
        <w:rPr>
          <w:i/>
          <w:iCs/>
        </w:rPr>
        <w:t>43</w:t>
      </w:r>
      <w:r>
        <w:t>, 141–150.</w:t>
      </w:r>
    </w:p>
    <w:p w14:paraId="2A490525" w14:textId="77777777" w:rsidR="00A50FF4" w:rsidRDefault="007646F2">
      <w:pPr>
        <w:pStyle w:val="Bibliographie"/>
      </w:pPr>
      <w:bookmarkStart w:id="896" w:name="ref-Saul2016"/>
      <w:bookmarkEnd w:id="895"/>
      <w:r>
        <w:t xml:space="preserve">Saul, W.-C., Roy, H. E., Booy, O., Carnevali, L., Chen, H.-J., Genovesi, P., Harrower, C. A., Hulme, P. E., Pagad, S., Pergl, J., &amp; Jeschke, J. M. (2016). Assessing patterns in introduction pathways of alien species by linking major invasion data bases. </w:t>
      </w:r>
      <w:r>
        <w:rPr>
          <w:i/>
          <w:iCs/>
        </w:rPr>
        <w:t>Journal of Applied Ecology</w:t>
      </w:r>
      <w:r>
        <w:t xml:space="preserve">, </w:t>
      </w:r>
      <w:r>
        <w:rPr>
          <w:i/>
          <w:iCs/>
        </w:rPr>
        <w:t>54</w:t>
      </w:r>
      <w:r>
        <w:t xml:space="preserve">(2), 657–669. </w:t>
      </w:r>
      <w:hyperlink r:id="rId57">
        <w:r>
          <w:rPr>
            <w:rStyle w:val="Lienhypertexte"/>
          </w:rPr>
          <w:t>https://doi.org/10.1111/1365-2664.12819</w:t>
        </w:r>
      </w:hyperlink>
    </w:p>
    <w:p w14:paraId="4E5737C7" w14:textId="77777777" w:rsidR="00A50FF4" w:rsidRDefault="007646F2">
      <w:pPr>
        <w:pStyle w:val="Bibliographie"/>
      </w:pPr>
      <w:bookmarkStart w:id="897" w:name="ref-Sayre2008"/>
      <w:bookmarkEnd w:id="896"/>
      <w:r>
        <w:t xml:space="preserve">Sayre, N. F. (2008). The genesis, history, and limits of carrying capacity. </w:t>
      </w:r>
      <w:r>
        <w:rPr>
          <w:i/>
          <w:iCs/>
        </w:rPr>
        <w:t>Annals of the Association of American Geographers</w:t>
      </w:r>
      <w:r>
        <w:t xml:space="preserve">, </w:t>
      </w:r>
      <w:r>
        <w:rPr>
          <w:i/>
          <w:iCs/>
        </w:rPr>
        <w:t>98</w:t>
      </w:r>
      <w:r>
        <w:t xml:space="preserve">(1), 120–134. </w:t>
      </w:r>
      <w:hyperlink r:id="rId58">
        <w:r>
          <w:rPr>
            <w:rStyle w:val="Lienhypertexte"/>
          </w:rPr>
          <w:t>https://doi.org/10.1080/00045600701734356</w:t>
        </w:r>
      </w:hyperlink>
    </w:p>
    <w:p w14:paraId="0303B73F" w14:textId="77777777" w:rsidR="00A50FF4" w:rsidRDefault="007646F2">
      <w:pPr>
        <w:pStyle w:val="Bibliographie"/>
      </w:pPr>
      <w:bookmarkStart w:id="898" w:name="ref-Schmidt2008"/>
      <w:bookmarkEnd w:id="897"/>
      <w:r>
        <w:t xml:space="preserve">Schmidt, K. A., Rush, S. A., &amp; Ostfeld, R. S. (2008). Wood thrush nest success and post-fledging survival across a temporal pulse of small mammal abundance in an oak forest. </w:t>
      </w:r>
      <w:r>
        <w:rPr>
          <w:i/>
          <w:iCs/>
        </w:rPr>
        <w:lastRenderedPageBreak/>
        <w:t>Journal of Animal Ecology</w:t>
      </w:r>
      <w:r>
        <w:t xml:space="preserve">, </w:t>
      </w:r>
      <w:r>
        <w:rPr>
          <w:i/>
          <w:iCs/>
        </w:rPr>
        <w:t>77</w:t>
      </w:r>
      <w:r>
        <w:t xml:space="preserve">(4), 830–837. </w:t>
      </w:r>
      <w:hyperlink r:id="rId59">
        <w:r>
          <w:rPr>
            <w:rStyle w:val="Lienhypertexte"/>
          </w:rPr>
          <w:t>https://doi.org/10.1111/j.1365-2656.2008.01378.x</w:t>
        </w:r>
      </w:hyperlink>
    </w:p>
    <w:p w14:paraId="40999938" w14:textId="77777777" w:rsidR="00A50FF4" w:rsidRDefault="007646F2">
      <w:pPr>
        <w:pStyle w:val="Bibliographie"/>
      </w:pPr>
      <w:bookmarkStart w:id="899" w:name="ref-Shea1998"/>
      <w:bookmarkEnd w:id="898"/>
      <w:r>
        <w:t xml:space="preserve">Shea, K., &amp; NCEAS Working Group on Population Management, the. (1998). Management of populations in conservation, harvesting and control. </w:t>
      </w:r>
      <w:r>
        <w:rPr>
          <w:i/>
          <w:iCs/>
        </w:rPr>
        <w:t>Trends in Ecology &amp; Evolution</w:t>
      </w:r>
      <w:r>
        <w:t xml:space="preserve">, </w:t>
      </w:r>
      <w:r>
        <w:rPr>
          <w:i/>
          <w:iCs/>
        </w:rPr>
        <w:t>13</w:t>
      </w:r>
      <w:r>
        <w:t xml:space="preserve">(9), 371–375. </w:t>
      </w:r>
      <w:hyperlink r:id="rId60">
        <w:r>
          <w:rPr>
            <w:rStyle w:val="Lienhypertexte"/>
          </w:rPr>
          <w:t>https://doi.org/10.1016/s0169-5347(98)01381-0</w:t>
        </w:r>
      </w:hyperlink>
    </w:p>
    <w:p w14:paraId="5F97CF10" w14:textId="77777777" w:rsidR="00A50FF4" w:rsidRDefault="007646F2">
      <w:pPr>
        <w:pStyle w:val="Bibliographie"/>
      </w:pPr>
      <w:bookmarkStart w:id="900" w:name="ref-Smith2001"/>
      <w:bookmarkEnd w:id="899"/>
      <w:r>
        <w:t xml:space="preserve">Smith, C. M., Goudie, R. I., &amp; Cooke, F. (2001). Winter age ratios and the assessment of recruitment of harlequin ducks. </w:t>
      </w:r>
      <w:r>
        <w:rPr>
          <w:i/>
          <w:iCs/>
        </w:rPr>
        <w:t>Waterbirds: The International Journal of Waterbird Biology</w:t>
      </w:r>
      <w:r>
        <w:t xml:space="preserve">, </w:t>
      </w:r>
      <w:r>
        <w:rPr>
          <w:i/>
          <w:iCs/>
        </w:rPr>
        <w:t>24</w:t>
      </w:r>
      <w:r>
        <w:t xml:space="preserve">(1), 39. </w:t>
      </w:r>
      <w:hyperlink r:id="rId61">
        <w:r>
          <w:rPr>
            <w:rStyle w:val="Lienhypertexte"/>
          </w:rPr>
          <w:t>https://doi.org/10.2307/1522241</w:t>
        </w:r>
      </w:hyperlink>
    </w:p>
    <w:p w14:paraId="5DEF81DC" w14:textId="77777777" w:rsidR="00A50FF4" w:rsidRDefault="007646F2">
      <w:pPr>
        <w:pStyle w:val="Bibliographie"/>
      </w:pPr>
      <w:bookmarkStart w:id="901" w:name="ref-Smith2005"/>
      <w:bookmarkEnd w:id="900"/>
      <w:r>
        <w:t xml:space="preserve">Smith, G. C., Henderson, I. S., &amp; Robertson, P. A. (2005). A model of ruddy duck </w:t>
      </w:r>
      <w:r>
        <w:rPr>
          <w:i/>
          <w:iCs/>
        </w:rPr>
        <w:t>Oxyura jamaicensis</w:t>
      </w:r>
      <w:r>
        <w:t xml:space="preserve"> eradication for the UK. </w:t>
      </w:r>
      <w:r>
        <w:rPr>
          <w:i/>
          <w:iCs/>
        </w:rPr>
        <w:t>Journal of Applied Ecology</w:t>
      </w:r>
      <w:r>
        <w:t xml:space="preserve">, </w:t>
      </w:r>
      <w:r>
        <w:rPr>
          <w:i/>
          <w:iCs/>
        </w:rPr>
        <w:t>42</w:t>
      </w:r>
      <w:r>
        <w:t xml:space="preserve">(3), 546–555. </w:t>
      </w:r>
      <w:hyperlink r:id="rId62">
        <w:r>
          <w:rPr>
            <w:rStyle w:val="Lienhypertexte"/>
          </w:rPr>
          <w:t>https://doi.org/10.1111/j.1365-2664.2005.00977.x</w:t>
        </w:r>
      </w:hyperlink>
    </w:p>
    <w:p w14:paraId="4855C816" w14:textId="77777777" w:rsidR="00A50FF4" w:rsidRDefault="007646F2">
      <w:pPr>
        <w:pStyle w:val="Bibliographie"/>
      </w:pPr>
      <w:bookmarkStart w:id="902" w:name="ref-Tsikliras2018"/>
      <w:bookmarkEnd w:id="901"/>
      <w:r>
        <w:t xml:space="preserve">Tsikliras, A. C., &amp; Froese, R. (2018). Maximum sustainable yield. In </w:t>
      </w:r>
      <w:r>
        <w:rPr>
          <w:i/>
          <w:iCs/>
        </w:rPr>
        <w:t>Encyclopedia of ecology (second edition)</w:t>
      </w:r>
      <w:r>
        <w:t xml:space="preserve"> (Vol. 1, pp. 108–115). Elsevier. </w:t>
      </w:r>
      <w:hyperlink r:id="rId63">
        <w:r>
          <w:rPr>
            <w:rStyle w:val="Lienhypertexte"/>
          </w:rPr>
          <w:t>https://doi.org/10.1016/b978-0-12-409548-9.10601-3</w:t>
        </w:r>
      </w:hyperlink>
    </w:p>
    <w:p w14:paraId="1DE9D4CD" w14:textId="77777777" w:rsidR="00A50FF4" w:rsidRDefault="007646F2">
      <w:pPr>
        <w:pStyle w:val="Bibliographie"/>
      </w:pPr>
      <w:bookmarkStart w:id="903" w:name="ref-Williams2013"/>
      <w:bookmarkEnd w:id="902"/>
      <w:r>
        <w:t xml:space="preserve">Williams, J. H., &amp; Madsen, J. (2013). Stakeholder perspectives and values when setting waterbird population targets: Implications for flyway management planning in a european context. </w:t>
      </w:r>
      <w:r>
        <w:rPr>
          <w:i/>
          <w:iCs/>
        </w:rPr>
        <w:t>PLOS ONE</w:t>
      </w:r>
      <w:r>
        <w:t xml:space="preserve">, </w:t>
      </w:r>
      <w:r>
        <w:rPr>
          <w:i/>
          <w:iCs/>
        </w:rPr>
        <w:t>8</w:t>
      </w:r>
      <w:r>
        <w:t xml:space="preserve">(11), e81836. </w:t>
      </w:r>
      <w:hyperlink r:id="rId64">
        <w:r>
          <w:rPr>
            <w:rStyle w:val="Lienhypertexte"/>
          </w:rPr>
          <w:t>https://doi.org/10.1371/journal.pone.0081836</w:t>
        </w:r>
      </w:hyperlink>
    </w:p>
    <w:p w14:paraId="2E958A06" w14:textId="77777777" w:rsidR="00A50FF4" w:rsidRDefault="007646F2">
      <w:pPr>
        <w:pStyle w:val="Bibliographie"/>
      </w:pPr>
      <w:bookmarkStart w:id="904" w:name="ref-Wood2021"/>
      <w:bookmarkEnd w:id="903"/>
      <w:r>
        <w:t xml:space="preserve">Wood, K. A., Brides, K., Durham, M. E., &amp; Hearn, R. D. (2021). Adults have more male-biased sex ratios than first-winter juveniles in wintering duck populations. </w:t>
      </w:r>
      <w:r>
        <w:rPr>
          <w:i/>
          <w:iCs/>
        </w:rPr>
        <w:t>Avian Research</w:t>
      </w:r>
      <w:r>
        <w:t xml:space="preserve">, </w:t>
      </w:r>
      <w:r>
        <w:rPr>
          <w:i/>
          <w:iCs/>
        </w:rPr>
        <w:t>12</w:t>
      </w:r>
      <w:r>
        <w:t xml:space="preserve">(1). </w:t>
      </w:r>
      <w:hyperlink r:id="rId65">
        <w:r>
          <w:rPr>
            <w:rStyle w:val="Lienhypertexte"/>
          </w:rPr>
          <w:t>https://doi.org/10.1186/s40657-021-00286-1</w:t>
        </w:r>
      </w:hyperlink>
    </w:p>
    <w:p w14:paraId="39DCE1F2" w14:textId="77777777" w:rsidR="00A50FF4" w:rsidRDefault="007646F2">
      <w:pPr>
        <w:pStyle w:val="Bibliographie"/>
      </w:pPr>
      <w:bookmarkStart w:id="905" w:name="ref-Zimmerman2010"/>
      <w:bookmarkEnd w:id="904"/>
      <w:r>
        <w:t xml:space="preserve">Zimmerman, G. S., Link, W. A., Conroy, M. J., Sauer, J. R., Richkus, K. D., &amp; Boomer, G. S. (2010). Estimating migratory game-bird productivity by integrating age ratio and banding data. </w:t>
      </w:r>
      <w:r>
        <w:rPr>
          <w:i/>
          <w:iCs/>
        </w:rPr>
        <w:t>Wildlife Research</w:t>
      </w:r>
      <w:r>
        <w:t xml:space="preserve">, </w:t>
      </w:r>
      <w:r>
        <w:rPr>
          <w:i/>
          <w:iCs/>
        </w:rPr>
        <w:t>37</w:t>
      </w:r>
      <w:r>
        <w:t xml:space="preserve">(7), 612. </w:t>
      </w:r>
      <w:hyperlink r:id="rId66">
        <w:r>
          <w:rPr>
            <w:rStyle w:val="Lienhypertexte"/>
          </w:rPr>
          <w:t>https://doi.org/10.1071/wr10062</w:t>
        </w:r>
      </w:hyperlink>
    </w:p>
    <w:bookmarkEnd w:id="848"/>
    <w:bookmarkEnd w:id="905"/>
    <w:p w14:paraId="69D4CB9E" w14:textId="77777777" w:rsidR="00A50FF4" w:rsidRDefault="007646F2">
      <w:r>
        <w:br w:type="page"/>
      </w:r>
    </w:p>
    <w:p w14:paraId="239449E9" w14:textId="77777777" w:rsidR="00A50FF4" w:rsidRDefault="007646F2">
      <w:pPr>
        <w:pStyle w:val="Titre1"/>
      </w:pPr>
      <w:bookmarkStart w:id="906" w:name="sup"/>
      <w:bookmarkEnd w:id="846"/>
      <w:r>
        <w:lastRenderedPageBreak/>
        <w:t>sup</w:t>
      </w:r>
    </w:p>
    <w:p w14:paraId="0AE43D80" w14:textId="77777777" w:rsidR="00A50FF4" w:rsidRDefault="007646F2">
      <w:pPr>
        <w:pStyle w:val="Titre1"/>
      </w:pPr>
      <w:bookmarkStart w:id="907" w:name="supplement"/>
      <w:bookmarkEnd w:id="906"/>
      <w:r>
        <w:rPr>
          <w:rStyle w:val="SectionNumber"/>
        </w:rPr>
        <w:t>5</w:t>
      </w:r>
      <w:r>
        <w:tab/>
        <w:t>Supplement</w:t>
      </w:r>
    </w:p>
    <w:p w14:paraId="71180068" w14:textId="77777777" w:rsidR="00A50FF4" w:rsidRDefault="007646F2">
      <w:pPr>
        <w:pStyle w:val="CaptionedFigure"/>
      </w:pPr>
      <w:r>
        <w:rPr>
          <w:noProof/>
        </w:rPr>
        <w:drawing>
          <wp:inline distT="0" distB="0" distL="0" distR="0" wp14:anchorId="3CBBF423" wp14:editId="1191B510">
            <wp:extent cx="5334000" cy="3368842"/>
            <wp:effectExtent l="0" t="0" r="0" b="0"/>
            <wp:docPr id="9" name="Picture" descr="Figure 5.1: (A1) Estimates of the proportion of the immature individuals in the wintering population; (B1) estimates of the number of recruits, i.e. the young adults reproducing for their first time; (A2) &amp; (B2) comparison of the values between the two estimation methods; bars define the 95% confidence intervals"/>
            <wp:cNvGraphicFramePr/>
            <a:graphic xmlns:a="http://schemas.openxmlformats.org/drawingml/2006/main">
              <a:graphicData uri="http://schemas.openxmlformats.org/drawingml/2006/picture">
                <pic:pic xmlns:pic="http://schemas.openxmlformats.org/drawingml/2006/picture">
                  <pic:nvPicPr>
                    <pic:cNvPr id="0" name="Picture" descr="../Output/plot_8.png"/>
                    <pic:cNvPicPr>
                      <a:picLocks noChangeAspect="1" noChangeArrowheads="1"/>
                    </pic:cNvPicPr>
                  </pic:nvPicPr>
                  <pic:blipFill>
                    <a:blip r:embed="rId67"/>
                    <a:stretch>
                      <a:fillRect/>
                    </a:stretch>
                  </pic:blipFill>
                  <pic:spPr bwMode="auto">
                    <a:xfrm>
                      <a:off x="0" y="0"/>
                      <a:ext cx="5334000" cy="3368842"/>
                    </a:xfrm>
                    <a:prstGeom prst="rect">
                      <a:avLst/>
                    </a:prstGeom>
                    <a:noFill/>
                    <a:ln w="9525">
                      <a:noFill/>
                      <a:headEnd/>
                      <a:tailEnd/>
                    </a:ln>
                  </pic:spPr>
                </pic:pic>
              </a:graphicData>
            </a:graphic>
          </wp:inline>
        </w:drawing>
      </w:r>
    </w:p>
    <w:p w14:paraId="40D49CBA" w14:textId="77777777" w:rsidR="00A50FF4" w:rsidRDefault="007646F2">
      <w:pPr>
        <w:pStyle w:val="ImageCaption"/>
      </w:pPr>
      <w:r>
        <w:t>Figure 5.1: (A1) Estimates of the proportion of the immature individuals in the wintering population; (B1) estimates of the number of recruits, i.e. the young adults reproducing for their first time; (A2) &amp; (B2) comparison of the values between the two estimation methods; bars define the 95% confidence intervals</w:t>
      </w:r>
      <w:bookmarkEnd w:id="907"/>
    </w:p>
    <w:sectPr w:rsidR="00A50FF4">
      <w:pgSz w:w="12240" w:h="15840"/>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5" w:author="GUILLEMAIN Matthieu" w:date="2022-01-14T10:17:00Z" w:initials="GM">
    <w:p w14:paraId="1651A9D3" w14:textId="77777777" w:rsidR="00463565" w:rsidRPr="007646F2" w:rsidRDefault="00463565">
      <w:pPr>
        <w:pStyle w:val="Commentaire"/>
        <w:rPr>
          <w:lang w:val="en-GB"/>
        </w:rPr>
      </w:pPr>
      <w:r>
        <w:rPr>
          <w:rStyle w:val="Marquedecommentaire"/>
        </w:rPr>
        <w:annotationRef/>
      </w:r>
      <w:r w:rsidRPr="007646F2">
        <w:rPr>
          <w:lang w:val="en-GB"/>
        </w:rPr>
        <w:t xml:space="preserve">Tu </w:t>
      </w:r>
      <w:proofErr w:type="spellStart"/>
      <w:r w:rsidRPr="007646F2">
        <w:rPr>
          <w:lang w:val="en-GB"/>
        </w:rPr>
        <w:t>veux</w:t>
      </w:r>
      <w:proofErr w:type="spellEnd"/>
      <w:r w:rsidRPr="007646F2">
        <w:rPr>
          <w:lang w:val="en-GB"/>
        </w:rPr>
        <w:t xml:space="preserve"> dire « from dissection of hunted i</w:t>
      </w:r>
      <w:r>
        <w:rPr>
          <w:lang w:val="en-GB"/>
        </w:rPr>
        <w:t>ndividuals”?</w:t>
      </w:r>
    </w:p>
  </w:comment>
  <w:comment w:id="38" w:author="GUILLEMAIN Matthieu" w:date="2022-01-14T10:20:00Z" w:initials="GM">
    <w:p w14:paraId="55ECC2AB" w14:textId="77777777" w:rsidR="00463565" w:rsidRPr="007646F2" w:rsidRDefault="00463565">
      <w:pPr>
        <w:pStyle w:val="Commentaire"/>
        <w:rPr>
          <w:lang w:val="fr-FR"/>
        </w:rPr>
      </w:pPr>
      <w:r>
        <w:rPr>
          <w:rStyle w:val="Marquedecommentaire"/>
        </w:rPr>
        <w:annotationRef/>
      </w:r>
      <w:r>
        <w:rPr>
          <w:lang w:val="fr-FR"/>
        </w:rPr>
        <w:t>Pas bien compris ce que tu veux faire ici, ce sera peut-être plus clair dans le papier lui-même</w:t>
      </w:r>
    </w:p>
  </w:comment>
  <w:comment w:id="49" w:author="GUILLEMAIN Matthieu" w:date="2022-01-14T10:21:00Z" w:initials="GM">
    <w:p w14:paraId="76F4EABE" w14:textId="77777777" w:rsidR="00463565" w:rsidRPr="007646F2" w:rsidRDefault="00463565">
      <w:pPr>
        <w:pStyle w:val="Commentaire"/>
        <w:rPr>
          <w:lang w:val="fr-FR"/>
        </w:rPr>
      </w:pPr>
      <w:r>
        <w:rPr>
          <w:rStyle w:val="Marquedecommentaire"/>
        </w:rPr>
        <w:annotationRef/>
      </w:r>
      <w:r>
        <w:rPr>
          <w:lang w:val="fr-FR"/>
        </w:rPr>
        <w:t>Pas compris cette phrase : c’est un outil peu fiable si utilisé pendant la fenêtre temporelle appropriée ?</w:t>
      </w:r>
    </w:p>
  </w:comment>
  <w:comment w:id="92" w:author="GUILLEMAIN Matthieu" w:date="2022-01-14T10:39:00Z" w:initials="GM">
    <w:p w14:paraId="0EF8FB07" w14:textId="1379F042" w:rsidR="00463565" w:rsidRPr="001741C8" w:rsidRDefault="00463565">
      <w:pPr>
        <w:pStyle w:val="Commentaire"/>
        <w:rPr>
          <w:lang w:val="en-GB"/>
        </w:rPr>
      </w:pPr>
      <w:r>
        <w:rPr>
          <w:rStyle w:val="Marquedecommentaire"/>
        </w:rPr>
        <w:annotationRef/>
      </w:r>
      <w:r w:rsidRPr="001741C8">
        <w:rPr>
          <w:lang w:val="en-GB"/>
        </w:rPr>
        <w:t xml:space="preserve">To </w:t>
      </w:r>
      <w:proofErr w:type="gramStart"/>
      <w:r w:rsidRPr="001741C8">
        <w:rPr>
          <w:lang w:val="en-GB"/>
        </w:rPr>
        <w:t>take into account</w:t>
      </w:r>
      <w:proofErr w:type="gramEnd"/>
      <w:r w:rsidRPr="001741C8">
        <w:rPr>
          <w:lang w:val="en-GB"/>
        </w:rPr>
        <w:t xml:space="preserve"> that some birds are actually al</w:t>
      </w:r>
      <w:r>
        <w:rPr>
          <w:lang w:val="en-GB"/>
        </w:rPr>
        <w:t>ive but non-breeding in any given year?</w:t>
      </w:r>
    </w:p>
  </w:comment>
  <w:comment w:id="152" w:author="GUILLEMAIN Matthieu" w:date="2022-01-14T10:48:00Z" w:initials="GM">
    <w:p w14:paraId="5C167F95" w14:textId="63396E4A" w:rsidR="00463565" w:rsidRPr="001741C8" w:rsidRDefault="00463565">
      <w:pPr>
        <w:pStyle w:val="Commentaire"/>
        <w:rPr>
          <w:lang w:val="fr-FR"/>
        </w:rPr>
      </w:pPr>
      <w:r>
        <w:rPr>
          <w:rStyle w:val="Marquedecommentaire"/>
        </w:rPr>
        <w:annotationRef/>
      </w:r>
      <w:r>
        <w:rPr>
          <w:lang w:val="fr-FR"/>
        </w:rPr>
        <w:t xml:space="preserve">To do </w:t>
      </w:r>
      <w:proofErr w:type="spellStart"/>
      <w:r>
        <w:rPr>
          <w:lang w:val="fr-FR"/>
        </w:rPr>
        <w:t>what</w:t>
      </w:r>
      <w:proofErr w:type="spellEnd"/>
      <w:r>
        <w:rPr>
          <w:lang w:val="fr-FR"/>
        </w:rPr>
        <w:t> ?</w:t>
      </w:r>
    </w:p>
  </w:comment>
  <w:comment w:id="157" w:author="GUILLEMAIN Matthieu" w:date="2022-01-14T10:48:00Z" w:initials="GM">
    <w:p w14:paraId="6FB69088" w14:textId="0BFD0D4F" w:rsidR="00463565" w:rsidRPr="001741C8" w:rsidRDefault="00463565">
      <w:pPr>
        <w:pStyle w:val="Commentaire"/>
        <w:rPr>
          <w:lang w:val="fr-FR"/>
        </w:rPr>
      </w:pPr>
      <w:r>
        <w:rPr>
          <w:rStyle w:val="Marquedecommentaire"/>
        </w:rPr>
        <w:annotationRef/>
      </w:r>
      <w:r>
        <w:rPr>
          <w:lang w:val="fr-FR"/>
        </w:rPr>
        <w:t xml:space="preserve">An optimum of </w:t>
      </w:r>
      <w:proofErr w:type="spellStart"/>
      <w:r>
        <w:rPr>
          <w:lang w:val="fr-FR"/>
        </w:rPr>
        <w:t>what</w:t>
      </w:r>
      <w:proofErr w:type="spellEnd"/>
      <w:r>
        <w:rPr>
          <w:lang w:val="fr-FR"/>
        </w:rPr>
        <w:t> ?</w:t>
      </w:r>
    </w:p>
  </w:comment>
  <w:comment w:id="159" w:author="GUILLEMAIN Matthieu" w:date="2022-01-14T10:49:00Z" w:initials="GM">
    <w:p w14:paraId="37861D62" w14:textId="0ACEFCE1" w:rsidR="00463565" w:rsidRPr="001741C8" w:rsidRDefault="00463565">
      <w:pPr>
        <w:pStyle w:val="Commentaire"/>
        <w:rPr>
          <w:lang w:val="en-GB"/>
        </w:rPr>
      </w:pPr>
      <w:r>
        <w:rPr>
          <w:rStyle w:val="Marquedecommentaire"/>
        </w:rPr>
        <w:annotationRef/>
      </w:r>
      <w:r w:rsidRPr="001741C8">
        <w:rPr>
          <w:lang w:val="en-GB"/>
        </w:rPr>
        <w:t xml:space="preserve">Not very </w:t>
      </w:r>
      <w:proofErr w:type="gramStart"/>
      <w:r w:rsidRPr="001741C8">
        <w:rPr>
          <w:lang w:val="en-GB"/>
        </w:rPr>
        <w:t>clear :</w:t>
      </w:r>
      <w:proofErr w:type="gramEnd"/>
      <w:r w:rsidRPr="001741C8">
        <w:rPr>
          <w:lang w:val="en-GB"/>
        </w:rPr>
        <w:t xml:space="preserve"> which process are you considering here ?</w:t>
      </w:r>
    </w:p>
  </w:comment>
  <w:comment w:id="172" w:author="GUILLEMAIN Matthieu" w:date="2022-01-14T10:51:00Z" w:initials="GM">
    <w:p w14:paraId="7E55D114" w14:textId="331231A3" w:rsidR="00463565" w:rsidRPr="00C564A3" w:rsidRDefault="00463565">
      <w:pPr>
        <w:pStyle w:val="Commentaire"/>
        <w:rPr>
          <w:lang w:val="en-GB"/>
        </w:rPr>
      </w:pPr>
      <w:r>
        <w:rPr>
          <w:rStyle w:val="Marquedecommentaire"/>
        </w:rPr>
        <w:annotationRef/>
      </w:r>
      <w:r w:rsidRPr="00C564A3">
        <w:rPr>
          <w:lang w:val="en-GB"/>
        </w:rPr>
        <w:t xml:space="preserve">Yes, but often it may not be so clearly </w:t>
      </w:r>
      <w:proofErr w:type="gramStart"/>
      <w:r w:rsidRPr="00C564A3">
        <w:rPr>
          <w:lang w:val="en-GB"/>
        </w:rPr>
        <w:t>additive ?</w:t>
      </w:r>
      <w:proofErr w:type="gramEnd"/>
    </w:p>
  </w:comment>
  <w:comment w:id="190" w:author="GUILLEMAIN Matthieu" w:date="2022-01-14T10:53:00Z" w:initials="GM">
    <w:p w14:paraId="42A8599D" w14:textId="6A73873F" w:rsidR="00463565" w:rsidRPr="00C564A3" w:rsidRDefault="00463565">
      <w:pPr>
        <w:pStyle w:val="Commentaire"/>
        <w:rPr>
          <w:lang w:val="en-GB"/>
        </w:rPr>
      </w:pPr>
      <w:r>
        <w:rPr>
          <w:rStyle w:val="Marquedecommentaire"/>
        </w:rPr>
        <w:annotationRef/>
      </w:r>
      <w:r w:rsidRPr="00C564A3">
        <w:rPr>
          <w:lang w:val="en-GB"/>
        </w:rPr>
        <w:t xml:space="preserve">OK, now I understand what </w:t>
      </w:r>
      <w:proofErr w:type="spellStart"/>
      <w:r w:rsidRPr="00C564A3">
        <w:rPr>
          <w:lang w:val="en-GB"/>
        </w:rPr>
        <w:t>ou</w:t>
      </w:r>
      <w:proofErr w:type="spellEnd"/>
      <w:r w:rsidRPr="00C564A3">
        <w:rPr>
          <w:lang w:val="en-GB"/>
        </w:rPr>
        <w:t xml:space="preserve"> try to do. </w:t>
      </w:r>
      <w:r>
        <w:rPr>
          <w:lang w:val="en-GB"/>
        </w:rPr>
        <w:t>But I think you should shorten this paragraph a lot, and go to the point more quickly/directly</w:t>
      </w:r>
    </w:p>
  </w:comment>
  <w:comment w:id="194" w:author="GUILLEMAIN Matthieu" w:date="2022-01-14T10:54:00Z" w:initials="GM">
    <w:p w14:paraId="7F3A5FA2" w14:textId="33448B21" w:rsidR="00463565" w:rsidRPr="00C564A3" w:rsidRDefault="00463565">
      <w:pPr>
        <w:pStyle w:val="Commentaire"/>
        <w:rPr>
          <w:lang w:val="en-GB"/>
        </w:rPr>
      </w:pPr>
      <w:r>
        <w:rPr>
          <w:rStyle w:val="Marquedecommentaire"/>
        </w:rPr>
        <w:annotationRef/>
      </w:r>
      <w:r w:rsidRPr="00C564A3">
        <w:rPr>
          <w:lang w:val="en-GB"/>
        </w:rPr>
        <w:t xml:space="preserve">This is a very general </w:t>
      </w:r>
      <w:proofErr w:type="gramStart"/>
      <w:r w:rsidRPr="00C564A3">
        <w:rPr>
          <w:lang w:val="en-GB"/>
        </w:rPr>
        <w:t>statement :</w:t>
      </w:r>
      <w:proofErr w:type="gramEnd"/>
      <w:r>
        <w:rPr>
          <w:lang w:val="en-GB"/>
        </w:rPr>
        <w:t xml:space="preserve"> do we need it?</w:t>
      </w:r>
    </w:p>
  </w:comment>
  <w:comment w:id="213" w:author="GUILLEMAIN Matthieu" w:date="2022-01-14T10:56:00Z" w:initials="GM">
    <w:p w14:paraId="7159F313" w14:textId="60F788C6" w:rsidR="00463565" w:rsidRPr="00C564A3" w:rsidRDefault="00463565">
      <w:pPr>
        <w:pStyle w:val="Commentaire"/>
        <w:rPr>
          <w:lang w:val="fr-FR"/>
        </w:rPr>
      </w:pPr>
      <w:r>
        <w:rPr>
          <w:rStyle w:val="Marquedecommentaire"/>
        </w:rPr>
        <w:annotationRef/>
      </w:r>
      <w:r>
        <w:rPr>
          <w:lang w:val="fr-FR"/>
        </w:rPr>
        <w:t xml:space="preserve">Not </w:t>
      </w:r>
      <w:proofErr w:type="spellStart"/>
      <w:r>
        <w:rPr>
          <w:lang w:val="fr-FR"/>
        </w:rPr>
        <w:t>useful</w:t>
      </w:r>
      <w:proofErr w:type="spellEnd"/>
      <w:r>
        <w:rPr>
          <w:lang w:val="fr-FR"/>
        </w:rPr>
        <w:t> ?</w:t>
      </w:r>
    </w:p>
  </w:comment>
  <w:comment w:id="217" w:author="GUILLEMAIN Matthieu" w:date="2022-01-14T10:56:00Z" w:initials="GM">
    <w:p w14:paraId="270C9785" w14:textId="706121BE" w:rsidR="00463565" w:rsidRPr="00C564A3" w:rsidRDefault="00463565">
      <w:pPr>
        <w:pStyle w:val="Commentaire"/>
        <w:rPr>
          <w:lang w:val="en-GB"/>
        </w:rPr>
      </w:pPr>
      <w:r>
        <w:rPr>
          <w:rStyle w:val="Marquedecommentaire"/>
        </w:rPr>
        <w:annotationRef/>
      </w:r>
      <w:r w:rsidRPr="00C564A3">
        <w:rPr>
          <w:lang w:val="en-GB"/>
        </w:rPr>
        <w:t xml:space="preserve">??? not is recruitment </w:t>
      </w:r>
      <w:proofErr w:type="gramStart"/>
      <w:r w:rsidRPr="00C564A3">
        <w:rPr>
          <w:lang w:val="en-GB"/>
        </w:rPr>
        <w:t>is</w:t>
      </w:r>
      <w:proofErr w:type="gramEnd"/>
      <w:r w:rsidRPr="00C564A3">
        <w:rPr>
          <w:lang w:val="en-GB"/>
        </w:rPr>
        <w:t xml:space="preserve"> greater t</w:t>
      </w:r>
      <w:r>
        <w:rPr>
          <w:lang w:val="en-GB"/>
        </w:rPr>
        <w:t>han offtake</w:t>
      </w:r>
    </w:p>
  </w:comment>
  <w:comment w:id="218" w:author="GUILLEMAIN Matthieu" w:date="2022-01-14T10:57:00Z" w:initials="GM">
    <w:p w14:paraId="1AFB66B2" w14:textId="00EFF3EE" w:rsidR="00463565" w:rsidRPr="00C564A3" w:rsidRDefault="00463565">
      <w:pPr>
        <w:pStyle w:val="Commentaire"/>
        <w:rPr>
          <w:lang w:val="en-GB"/>
        </w:rPr>
      </w:pPr>
      <w:r>
        <w:rPr>
          <w:rStyle w:val="Marquedecommentaire"/>
        </w:rPr>
        <w:annotationRef/>
      </w:r>
      <w:r w:rsidRPr="00C564A3">
        <w:rPr>
          <w:lang w:val="en-GB"/>
        </w:rPr>
        <w:t xml:space="preserve">This is not so </w:t>
      </w:r>
      <w:proofErr w:type="spellStart"/>
      <w:r w:rsidRPr="00C564A3">
        <w:rPr>
          <w:lang w:val="en-GB"/>
        </w:rPr>
        <w:t>paradoxal</w:t>
      </w:r>
      <w:proofErr w:type="spellEnd"/>
      <w:r w:rsidRPr="00C564A3">
        <w:rPr>
          <w:lang w:val="en-GB"/>
        </w:rPr>
        <w:t>,</w:t>
      </w:r>
      <w:r>
        <w:rPr>
          <w:lang w:val="en-GB"/>
        </w:rPr>
        <w:t xml:space="preserve"> if the harvest of juveniles leads to an increased breeding output of the surviving adult breeders</w:t>
      </w:r>
    </w:p>
  </w:comment>
  <w:comment w:id="225" w:author="GUILLEMAIN Matthieu" w:date="2022-01-14T10:58:00Z" w:initials="GM">
    <w:p w14:paraId="320F1511" w14:textId="265973C3" w:rsidR="00463565" w:rsidRPr="00F712E4" w:rsidRDefault="00463565">
      <w:pPr>
        <w:pStyle w:val="Commentaire"/>
        <w:rPr>
          <w:lang w:val="en-GB"/>
        </w:rPr>
      </w:pPr>
      <w:r>
        <w:rPr>
          <w:rStyle w:val="Marquedecommentaire"/>
        </w:rPr>
        <w:annotationRef/>
      </w:r>
      <w:r w:rsidRPr="00F712E4">
        <w:rPr>
          <w:lang w:val="en-GB"/>
        </w:rPr>
        <w:t>What type of quality do you</w:t>
      </w:r>
      <w:r>
        <w:rPr>
          <w:lang w:val="en-GB"/>
        </w:rPr>
        <w:t xml:space="preserve"> mean here?</w:t>
      </w:r>
    </w:p>
  </w:comment>
  <w:comment w:id="234" w:author="GUILLEMAIN Matthieu" w:date="2022-01-14T11:00:00Z" w:initials="GM">
    <w:p w14:paraId="66573B2D" w14:textId="2AF0A461" w:rsidR="00463565" w:rsidRPr="000B4B84" w:rsidRDefault="00463565">
      <w:pPr>
        <w:pStyle w:val="Commentaire"/>
        <w:rPr>
          <w:lang w:val="en-GB"/>
        </w:rPr>
      </w:pPr>
      <w:r>
        <w:rPr>
          <w:rStyle w:val="Marquedecommentaire"/>
        </w:rPr>
        <w:annotationRef/>
      </w:r>
      <w:r w:rsidRPr="000B4B84">
        <w:rPr>
          <w:lang w:val="en-GB"/>
        </w:rPr>
        <w:t>Not necessarily, in extreme cases whe</w:t>
      </w:r>
      <w:r>
        <w:rPr>
          <w:lang w:val="en-GB"/>
        </w:rPr>
        <w:t>re harvest would be fully compensatory to natural mortality</w:t>
      </w:r>
    </w:p>
  </w:comment>
  <w:comment w:id="258" w:author="GUILLEMAIN Matthieu" w:date="2022-01-14T11:03:00Z" w:initials="GM">
    <w:p w14:paraId="39231A8C" w14:textId="51C7C08F" w:rsidR="00463565" w:rsidRPr="000B4B84" w:rsidRDefault="00463565">
      <w:pPr>
        <w:pStyle w:val="Commentaire"/>
        <w:rPr>
          <w:lang w:val="en-GB"/>
        </w:rPr>
      </w:pPr>
      <w:r>
        <w:rPr>
          <w:rStyle w:val="Marquedecommentaire"/>
        </w:rPr>
        <w:annotationRef/>
      </w:r>
      <w:r w:rsidRPr="000B4B84">
        <w:rPr>
          <w:lang w:val="en-GB"/>
        </w:rPr>
        <w:t xml:space="preserve">Are there long-term moratoriums </w:t>
      </w:r>
      <w:r>
        <w:rPr>
          <w:lang w:val="en-GB"/>
        </w:rPr>
        <w:t>in many waterfowl species?</w:t>
      </w:r>
    </w:p>
  </w:comment>
  <w:comment w:id="270" w:author="GUILLEMAIN Matthieu" w:date="2022-01-14T11:05:00Z" w:initials="GM">
    <w:p w14:paraId="3BCD29C9" w14:textId="205FC7CC" w:rsidR="00463565" w:rsidRPr="000B4B84" w:rsidRDefault="00463565">
      <w:pPr>
        <w:pStyle w:val="Commentaire"/>
        <w:rPr>
          <w:lang w:val="en-GB"/>
        </w:rPr>
      </w:pPr>
      <w:r>
        <w:rPr>
          <w:rStyle w:val="Marquedecommentaire"/>
        </w:rPr>
        <w:annotationRef/>
      </w:r>
      <w:r w:rsidRPr="000B4B84">
        <w:rPr>
          <w:lang w:val="en-GB"/>
        </w:rPr>
        <w:t>You should explain here that t</w:t>
      </w:r>
      <w:r>
        <w:rPr>
          <w:lang w:val="en-GB"/>
        </w:rPr>
        <w:t>he main benefit, compared to regular hunting of waterfowl, is that the number of killed animals (shot, trapped, etc) is generally recorded precisely for exotic species, which may not be the case for usual wildfowling.</w:t>
      </w:r>
    </w:p>
  </w:comment>
  <w:comment w:id="281" w:author="GUILLEMAIN Matthieu" w:date="2022-01-14T11:07:00Z" w:initials="GM">
    <w:p w14:paraId="198F8A85" w14:textId="3AB11A0F" w:rsidR="00463565" w:rsidRPr="000B4B84" w:rsidRDefault="00463565">
      <w:pPr>
        <w:pStyle w:val="Commentaire"/>
        <w:rPr>
          <w:lang w:val="fr-FR"/>
        </w:rPr>
      </w:pPr>
      <w:r>
        <w:rPr>
          <w:rStyle w:val="Marquedecommentaire"/>
        </w:rPr>
        <w:annotationRef/>
      </w:r>
      <w:r>
        <w:rPr>
          <w:lang w:val="fr-FR"/>
        </w:rPr>
        <w:t>Self-</w:t>
      </w:r>
      <w:proofErr w:type="spellStart"/>
      <w:r>
        <w:rPr>
          <w:lang w:val="fr-FR"/>
        </w:rPr>
        <w:t>evident</w:t>
      </w:r>
      <w:proofErr w:type="spellEnd"/>
    </w:p>
  </w:comment>
  <w:comment w:id="287" w:author="GUILLEMAIN Matthieu" w:date="2022-01-14T11:08:00Z" w:initials="GM">
    <w:p w14:paraId="3A567B2D" w14:textId="793F162B" w:rsidR="00463565" w:rsidRPr="00E2179A" w:rsidRDefault="00463565">
      <w:pPr>
        <w:pStyle w:val="Commentaire"/>
        <w:rPr>
          <w:lang w:val="en-GB"/>
        </w:rPr>
      </w:pPr>
      <w:r>
        <w:rPr>
          <w:rStyle w:val="Marquedecommentaire"/>
        </w:rPr>
        <w:annotationRef/>
      </w:r>
      <w:r w:rsidRPr="00E2179A">
        <w:rPr>
          <w:lang w:val="en-GB"/>
        </w:rPr>
        <w:t xml:space="preserve">But this is what we are </w:t>
      </w:r>
      <w:r>
        <w:rPr>
          <w:lang w:val="en-GB"/>
        </w:rPr>
        <w:t>doing, aren’t we?</w:t>
      </w:r>
    </w:p>
  </w:comment>
  <w:comment w:id="319" w:author="GUILLEMAIN Matthieu" w:date="2022-01-14T11:11:00Z" w:initials="GM">
    <w:p w14:paraId="2AAAA96F" w14:textId="7215C76A" w:rsidR="00463565" w:rsidRPr="00D738B3" w:rsidRDefault="00463565">
      <w:pPr>
        <w:pStyle w:val="Commentaire"/>
        <w:rPr>
          <w:lang w:val="en-GB"/>
        </w:rPr>
      </w:pPr>
      <w:r>
        <w:rPr>
          <w:rStyle w:val="Marquedecommentaire"/>
        </w:rPr>
        <w:annotationRef/>
      </w:r>
      <w:r w:rsidRPr="00D738B3">
        <w:rPr>
          <w:lang w:val="en-GB"/>
        </w:rPr>
        <w:t xml:space="preserve">Where do you know it </w:t>
      </w:r>
      <w:proofErr w:type="gramStart"/>
      <w:r w:rsidRPr="00D738B3">
        <w:rPr>
          <w:lang w:val="en-GB"/>
        </w:rPr>
        <w:t>from ?</w:t>
      </w:r>
      <w:proofErr w:type="gramEnd"/>
    </w:p>
  </w:comment>
  <w:comment w:id="326" w:author="GUILLEMAIN Matthieu" w:date="2022-01-14T11:12:00Z" w:initials="GM">
    <w:p w14:paraId="54BFB2A1" w14:textId="40CB27E2" w:rsidR="00463565" w:rsidRPr="00D738B3" w:rsidRDefault="00463565">
      <w:pPr>
        <w:pStyle w:val="Commentaire"/>
        <w:rPr>
          <w:lang w:val="fr-FR"/>
        </w:rPr>
      </w:pPr>
      <w:r>
        <w:rPr>
          <w:rStyle w:val="Marquedecommentaire"/>
        </w:rPr>
        <w:annotationRef/>
      </w:r>
      <w:proofErr w:type="spellStart"/>
      <w:r>
        <w:rPr>
          <w:lang w:val="fr-FR"/>
        </w:rPr>
        <w:t>Which</w:t>
      </w:r>
      <w:proofErr w:type="spellEnd"/>
      <w:r>
        <w:rPr>
          <w:lang w:val="fr-FR"/>
        </w:rPr>
        <w:t xml:space="preserve"> </w:t>
      </w:r>
      <w:proofErr w:type="spellStart"/>
      <w:r>
        <w:rPr>
          <w:lang w:val="fr-FR"/>
        </w:rPr>
        <w:t>ones</w:t>
      </w:r>
      <w:proofErr w:type="spellEnd"/>
      <w:r>
        <w:rPr>
          <w:lang w:val="fr-FR"/>
        </w:rPr>
        <w:t> ? CMR and ?</w:t>
      </w:r>
    </w:p>
  </w:comment>
  <w:comment w:id="327" w:author="GUILLEMAIN Matthieu" w:date="2022-01-14T11:12:00Z" w:initials="GM">
    <w:p w14:paraId="76D4FF0C" w14:textId="1AFBD440" w:rsidR="00463565" w:rsidRPr="00D738B3" w:rsidRDefault="00463565">
      <w:pPr>
        <w:pStyle w:val="Commentaire"/>
        <w:rPr>
          <w:lang w:val="en-GB"/>
        </w:rPr>
      </w:pPr>
      <w:r>
        <w:rPr>
          <w:rStyle w:val="Marquedecommentaire"/>
        </w:rPr>
        <w:annotationRef/>
      </w:r>
      <w:r w:rsidRPr="00D738B3">
        <w:rPr>
          <w:lang w:val="en-GB"/>
        </w:rPr>
        <w:t xml:space="preserve">CMR should not be </w:t>
      </w:r>
      <w:proofErr w:type="gramStart"/>
      <w:r w:rsidRPr="00D738B3">
        <w:rPr>
          <w:lang w:val="en-GB"/>
        </w:rPr>
        <w:t>invasive ?</w:t>
      </w:r>
      <w:proofErr w:type="gramEnd"/>
    </w:p>
  </w:comment>
  <w:comment w:id="348" w:author="GUILLEMAIN Matthieu" w:date="2022-01-14T11:15:00Z" w:initials="GM">
    <w:p w14:paraId="03B23C27" w14:textId="41BF02FE" w:rsidR="00463565" w:rsidRPr="008269C0" w:rsidRDefault="00463565">
      <w:pPr>
        <w:pStyle w:val="Commentaire"/>
        <w:rPr>
          <w:lang w:val="en-GB"/>
        </w:rPr>
      </w:pPr>
      <w:r>
        <w:rPr>
          <w:rStyle w:val="Marquedecommentaire"/>
        </w:rPr>
        <w:annotationRef/>
      </w:r>
      <w:r w:rsidRPr="008269C0">
        <w:rPr>
          <w:lang w:val="en-GB"/>
        </w:rPr>
        <w:t>What do you mean here b</w:t>
      </w:r>
      <w:r>
        <w:rPr>
          <w:lang w:val="en-GB"/>
        </w:rPr>
        <w:t>y sample data?</w:t>
      </w:r>
    </w:p>
  </w:comment>
  <w:comment w:id="349" w:author="GUILLEMAIN Matthieu" w:date="2022-01-14T11:16:00Z" w:initials="GM">
    <w:p w14:paraId="2D65A632" w14:textId="59ED2A8B" w:rsidR="00463565" w:rsidRPr="008269C0" w:rsidRDefault="00463565">
      <w:pPr>
        <w:pStyle w:val="Commentaire"/>
        <w:rPr>
          <w:lang w:val="fr-FR"/>
        </w:rPr>
      </w:pPr>
      <w:r>
        <w:rPr>
          <w:rStyle w:val="Marquedecommentaire"/>
        </w:rPr>
        <w:annotationRef/>
      </w:r>
      <w:proofErr w:type="spellStart"/>
      <w:r>
        <w:rPr>
          <w:lang w:val="fr-FR"/>
        </w:rPr>
        <w:t>Please</w:t>
      </w:r>
      <w:proofErr w:type="spellEnd"/>
      <w:r>
        <w:rPr>
          <w:lang w:val="fr-FR"/>
        </w:rPr>
        <w:t xml:space="preserve"> </w:t>
      </w:r>
      <w:proofErr w:type="spellStart"/>
      <w:r>
        <w:rPr>
          <w:lang w:val="fr-FR"/>
        </w:rPr>
        <w:t>be</w:t>
      </w:r>
      <w:proofErr w:type="spellEnd"/>
      <w:r>
        <w:rPr>
          <w:lang w:val="fr-FR"/>
        </w:rPr>
        <w:t xml:space="preserve"> more explicit</w:t>
      </w:r>
    </w:p>
  </w:comment>
  <w:comment w:id="360" w:author="GUILLEMAIN Matthieu" w:date="2022-01-14T11:16:00Z" w:initials="GM">
    <w:p w14:paraId="338C6F8C" w14:textId="3D402FDB" w:rsidR="00463565" w:rsidRPr="008269C0" w:rsidRDefault="00463565">
      <w:pPr>
        <w:pStyle w:val="Commentaire"/>
        <w:rPr>
          <w:lang w:val="fr-FR"/>
        </w:rPr>
      </w:pPr>
      <w:r>
        <w:rPr>
          <w:rStyle w:val="Marquedecommentaire"/>
        </w:rPr>
        <w:annotationRef/>
      </w:r>
      <w:proofErr w:type="spellStart"/>
      <w:r>
        <w:rPr>
          <w:lang w:val="fr-FR"/>
        </w:rPr>
        <w:t>Already</w:t>
      </w:r>
      <w:proofErr w:type="spellEnd"/>
      <w:r>
        <w:rPr>
          <w:lang w:val="fr-FR"/>
        </w:rPr>
        <w:t xml:space="preserve"> </w:t>
      </w:r>
      <w:proofErr w:type="spellStart"/>
      <w:r>
        <w:rPr>
          <w:lang w:val="fr-FR"/>
        </w:rPr>
        <w:t>written</w:t>
      </w:r>
      <w:proofErr w:type="spellEnd"/>
      <w:r>
        <w:rPr>
          <w:lang w:val="fr-FR"/>
        </w:rPr>
        <w:t xml:space="preserve"> </w:t>
      </w:r>
      <w:proofErr w:type="spellStart"/>
      <w:r>
        <w:rPr>
          <w:lang w:val="fr-FR"/>
        </w:rPr>
        <w:t>above</w:t>
      </w:r>
      <w:proofErr w:type="spellEnd"/>
    </w:p>
  </w:comment>
  <w:comment w:id="420" w:author="GUILLEMAIN Matthieu" w:date="2022-01-14T11:29:00Z" w:initials="GM">
    <w:p w14:paraId="068BC096" w14:textId="7469948B" w:rsidR="00463565" w:rsidRPr="00D90B98" w:rsidRDefault="00463565">
      <w:pPr>
        <w:pStyle w:val="Commentaire"/>
        <w:rPr>
          <w:lang w:val="en-GB"/>
        </w:rPr>
      </w:pPr>
      <w:r>
        <w:rPr>
          <w:rStyle w:val="Marquedecommentaire"/>
        </w:rPr>
        <w:annotationRef/>
      </w:r>
      <w:r w:rsidRPr="00D90B98">
        <w:rPr>
          <w:lang w:val="en-GB"/>
        </w:rPr>
        <w:t xml:space="preserve">I don’t fully </w:t>
      </w:r>
      <w:proofErr w:type="gramStart"/>
      <w:r w:rsidRPr="00D90B98">
        <w:rPr>
          <w:lang w:val="en-GB"/>
        </w:rPr>
        <w:t>agree :</w:t>
      </w:r>
      <w:proofErr w:type="gramEnd"/>
      <w:r w:rsidRPr="00D90B98">
        <w:rPr>
          <w:lang w:val="en-GB"/>
        </w:rPr>
        <w:t xml:space="preserve"> some juveniles males may lo</w:t>
      </w:r>
      <w:r>
        <w:rPr>
          <w:lang w:val="en-GB"/>
        </w:rPr>
        <w:t>ok just like adult males as early as September or October, in a proportion that differs among species and may change with environmental conditions…</w:t>
      </w:r>
    </w:p>
  </w:comment>
  <w:comment w:id="421" w:author="GUILLEMAIN Matthieu" w:date="2022-01-14T11:31:00Z" w:initials="GM">
    <w:p w14:paraId="759C5423" w14:textId="572422EB" w:rsidR="00463565" w:rsidRPr="002450D0" w:rsidRDefault="00463565">
      <w:pPr>
        <w:pStyle w:val="Commentaire"/>
        <w:rPr>
          <w:lang w:val="en-GB"/>
        </w:rPr>
      </w:pPr>
      <w:r>
        <w:rPr>
          <w:rStyle w:val="Marquedecommentaire"/>
        </w:rPr>
        <w:annotationRef/>
      </w:r>
      <w:r w:rsidRPr="002450D0">
        <w:rPr>
          <w:lang w:val="en-GB"/>
        </w:rPr>
        <w:t>See previous comment…</w:t>
      </w:r>
    </w:p>
  </w:comment>
  <w:comment w:id="422" w:author="GUILLEMAIN Matthieu" w:date="2022-01-14T11:31:00Z" w:initials="GM">
    <w:p w14:paraId="1824E59C" w14:textId="1F2776F3" w:rsidR="00463565" w:rsidRPr="002450D0" w:rsidRDefault="00463565">
      <w:pPr>
        <w:pStyle w:val="Commentaire"/>
        <w:rPr>
          <w:lang w:val="en-GB"/>
        </w:rPr>
      </w:pPr>
      <w:r>
        <w:rPr>
          <w:rStyle w:val="Marquedecommentaire"/>
        </w:rPr>
        <w:annotationRef/>
      </w:r>
      <w:r w:rsidRPr="002450D0">
        <w:rPr>
          <w:lang w:val="en-GB"/>
        </w:rPr>
        <w:t xml:space="preserve">How do </w:t>
      </w:r>
      <w:r>
        <w:rPr>
          <w:lang w:val="en-GB"/>
        </w:rPr>
        <w:t>you know it?</w:t>
      </w:r>
    </w:p>
  </w:comment>
  <w:comment w:id="423" w:author="GUILLEMAIN Matthieu" w:date="2022-01-14T11:25:00Z" w:initials="GM">
    <w:p w14:paraId="773F60AB" w14:textId="65F4F381" w:rsidR="00463565" w:rsidRPr="00D90B98" w:rsidRDefault="00463565">
      <w:pPr>
        <w:pStyle w:val="Commentaire"/>
        <w:rPr>
          <w:lang w:val="en-GB"/>
        </w:rPr>
      </w:pPr>
      <w:r>
        <w:rPr>
          <w:rStyle w:val="Marquedecommentaire"/>
        </w:rPr>
        <w:annotationRef/>
      </w:r>
      <w:r w:rsidRPr="00D90B98">
        <w:rPr>
          <w:lang w:val="en-GB"/>
        </w:rPr>
        <w:t>Change the title of the Y</w:t>
      </w:r>
      <w:r>
        <w:rPr>
          <w:lang w:val="en-GB"/>
        </w:rPr>
        <w:t>-axis to “Percentage of males”. Please avoid “samples” throughout the paper and be more explicit: “shot birds”?</w:t>
      </w:r>
    </w:p>
  </w:comment>
  <w:comment w:id="443" w:author="GUILLEMAIN Matthieu" w:date="2022-01-14T11:38:00Z" w:initials="GM">
    <w:p w14:paraId="2378BFEC" w14:textId="74C26353" w:rsidR="00463565" w:rsidRPr="00C361B4" w:rsidRDefault="00463565">
      <w:pPr>
        <w:pStyle w:val="Commentaire"/>
        <w:rPr>
          <w:lang w:val="fr-FR"/>
        </w:rPr>
      </w:pPr>
      <w:r>
        <w:rPr>
          <w:rStyle w:val="Marquedecommentaire"/>
        </w:rPr>
        <w:annotationRef/>
      </w:r>
      <w:proofErr w:type="spellStart"/>
      <w:r>
        <w:rPr>
          <w:lang w:val="fr-FR"/>
        </w:rPr>
        <w:t>Please</w:t>
      </w:r>
      <w:proofErr w:type="spellEnd"/>
      <w:r>
        <w:rPr>
          <w:lang w:val="fr-FR"/>
        </w:rPr>
        <w:t xml:space="preserve"> </w:t>
      </w:r>
      <w:proofErr w:type="spellStart"/>
      <w:r>
        <w:rPr>
          <w:lang w:val="fr-FR"/>
        </w:rPr>
        <w:t>also</w:t>
      </w:r>
      <w:proofErr w:type="spellEnd"/>
      <w:r>
        <w:rPr>
          <w:lang w:val="fr-FR"/>
        </w:rPr>
        <w:t xml:space="preserve"> </w:t>
      </w:r>
      <w:proofErr w:type="spellStart"/>
      <w:r>
        <w:rPr>
          <w:lang w:val="fr-FR"/>
        </w:rPr>
        <w:t>provide</w:t>
      </w:r>
      <w:proofErr w:type="spellEnd"/>
      <w:r>
        <w:rPr>
          <w:lang w:val="fr-FR"/>
        </w:rPr>
        <w:t xml:space="preserve"> </w:t>
      </w:r>
      <w:proofErr w:type="spellStart"/>
      <w:r>
        <w:rPr>
          <w:lang w:val="fr-FR"/>
        </w:rPr>
        <w:t>years</w:t>
      </w:r>
      <w:proofErr w:type="spellEnd"/>
    </w:p>
  </w:comment>
  <w:comment w:id="444" w:author="GUILLEMAIN Matthieu" w:date="2022-01-14T11:38:00Z" w:initials="GM">
    <w:p w14:paraId="23466F6D" w14:textId="716B87A5" w:rsidR="00463565" w:rsidRPr="00C361B4" w:rsidRDefault="00463565">
      <w:pPr>
        <w:pStyle w:val="Commentaire"/>
        <w:rPr>
          <w:lang w:val="fr-FR"/>
        </w:rPr>
      </w:pPr>
      <w:r>
        <w:rPr>
          <w:rStyle w:val="Marquedecommentaire"/>
        </w:rPr>
        <w:annotationRef/>
      </w:r>
      <w:r>
        <w:rPr>
          <w:lang w:val="fr-FR"/>
        </w:rPr>
        <w:t xml:space="preserve">You </w:t>
      </w:r>
      <w:proofErr w:type="spellStart"/>
      <w:r>
        <w:rPr>
          <w:lang w:val="fr-FR"/>
        </w:rPr>
        <w:t>mean</w:t>
      </w:r>
      <w:proofErr w:type="spellEnd"/>
      <w:r>
        <w:rPr>
          <w:lang w:val="fr-FR"/>
        </w:rPr>
        <w:t>, « shot » ?</w:t>
      </w:r>
    </w:p>
  </w:comment>
  <w:comment w:id="459" w:author="GUILLEMAIN Matthieu" w:date="2022-01-14T11:43:00Z" w:initials="GM">
    <w:p w14:paraId="540BC3CA" w14:textId="78661D52" w:rsidR="00463565" w:rsidRPr="00E75D9B" w:rsidRDefault="00463565">
      <w:pPr>
        <w:pStyle w:val="Commentaire"/>
        <w:rPr>
          <w:lang w:val="en-GB"/>
        </w:rPr>
      </w:pPr>
      <w:r>
        <w:rPr>
          <w:rStyle w:val="Marquedecommentaire"/>
        </w:rPr>
        <w:annotationRef/>
      </w:r>
      <w:r w:rsidRPr="00E75D9B">
        <w:rPr>
          <w:lang w:val="en-GB"/>
        </w:rPr>
        <w:t>Again, please avoid the term « </w:t>
      </w:r>
      <w:r>
        <w:rPr>
          <w:lang w:val="en-GB"/>
        </w:rPr>
        <w:t>sampling”, which is not precise enough</w:t>
      </w:r>
    </w:p>
  </w:comment>
  <w:comment w:id="468" w:author="GUILLEMAIN Matthieu" w:date="2022-01-14T11:45:00Z" w:initials="GM">
    <w:p w14:paraId="7770B34F" w14:textId="35BC08F6" w:rsidR="00463565" w:rsidRPr="00E75D9B" w:rsidRDefault="00463565">
      <w:pPr>
        <w:pStyle w:val="Commentaire"/>
        <w:rPr>
          <w:lang w:val="fr-FR"/>
        </w:rPr>
      </w:pPr>
      <w:r>
        <w:rPr>
          <w:rStyle w:val="Marquedecommentaire"/>
        </w:rPr>
        <w:annotationRef/>
      </w:r>
      <w:proofErr w:type="spellStart"/>
      <w:r>
        <w:rPr>
          <w:lang w:val="fr-FR"/>
        </w:rPr>
        <w:t>Avoid</w:t>
      </w:r>
      <w:proofErr w:type="spellEnd"/>
      <w:r>
        <w:rPr>
          <w:lang w:val="fr-FR"/>
        </w:rPr>
        <w:t xml:space="preserve"> </w:t>
      </w:r>
      <w:proofErr w:type="spellStart"/>
      <w:r>
        <w:rPr>
          <w:lang w:val="fr-FR"/>
        </w:rPr>
        <w:t>that</w:t>
      </w:r>
      <w:proofErr w:type="spellEnd"/>
      <w:r>
        <w:rPr>
          <w:lang w:val="fr-FR"/>
        </w:rPr>
        <w:t xml:space="preserve"> </w:t>
      </w:r>
      <w:proofErr w:type="spellStart"/>
      <w:r>
        <w:rPr>
          <w:lang w:val="fr-FR"/>
        </w:rPr>
        <w:t>term</w:t>
      </w:r>
      <w:proofErr w:type="spellEnd"/>
      <w:r>
        <w:rPr>
          <w:lang w:val="fr-FR"/>
        </w:rPr>
        <w:t xml:space="preserve"> </w:t>
      </w:r>
      <w:proofErr w:type="spellStart"/>
      <w:r>
        <w:rPr>
          <w:lang w:val="fr-FR"/>
        </w:rPr>
        <w:t>please</w:t>
      </w:r>
      <w:proofErr w:type="spellEnd"/>
    </w:p>
  </w:comment>
  <w:comment w:id="504" w:author="GUILLEMAIN Matthieu" w:date="2022-01-14T12:28:00Z" w:initials="GM">
    <w:p w14:paraId="6FF9CA56" w14:textId="5D1F2F75" w:rsidR="00463565" w:rsidRPr="007F51FB" w:rsidRDefault="00463565">
      <w:pPr>
        <w:pStyle w:val="Commentaire"/>
        <w:rPr>
          <w:lang w:val="en-GB"/>
        </w:rPr>
      </w:pPr>
      <w:r>
        <w:rPr>
          <w:rStyle w:val="Marquedecommentaire"/>
        </w:rPr>
        <w:annotationRef/>
      </w:r>
      <w:r w:rsidRPr="007F51FB">
        <w:rPr>
          <w:lang w:val="en-GB"/>
        </w:rPr>
        <w:t xml:space="preserve">I stop commenting this below, </w:t>
      </w:r>
      <w:r>
        <w:rPr>
          <w:lang w:val="en-GB"/>
        </w:rPr>
        <w:t>but please avoid such formulation</w:t>
      </w:r>
    </w:p>
  </w:comment>
  <w:comment w:id="520" w:author="GUILLEMAIN Matthieu" w:date="2022-01-14T12:30:00Z" w:initials="GM">
    <w:p w14:paraId="4BE0F116" w14:textId="29699186" w:rsidR="00463565" w:rsidRPr="007F51FB" w:rsidRDefault="00463565">
      <w:pPr>
        <w:pStyle w:val="Commentaire"/>
        <w:rPr>
          <w:lang w:val="en-GB"/>
        </w:rPr>
      </w:pPr>
      <w:r>
        <w:rPr>
          <w:rStyle w:val="Marquedecommentaire"/>
        </w:rPr>
        <w:annotationRef/>
      </w:r>
      <w:r w:rsidRPr="007F51FB">
        <w:rPr>
          <w:lang w:val="en-GB"/>
        </w:rPr>
        <w:t>Idem, « controlled » is not explicit enou</w:t>
      </w:r>
      <w:r>
        <w:rPr>
          <w:lang w:val="en-GB"/>
        </w:rPr>
        <w:t>gh: “shot”?</w:t>
      </w:r>
    </w:p>
  </w:comment>
  <w:comment w:id="530" w:author="GUILLEMAIN Matthieu" w:date="2022-01-14T12:33:00Z" w:initials="GM">
    <w:p w14:paraId="71D8503B" w14:textId="50EAB1B5" w:rsidR="00463565" w:rsidRPr="00463565" w:rsidRDefault="00463565">
      <w:pPr>
        <w:pStyle w:val="Commentaire"/>
        <w:rPr>
          <w:lang w:val="fr-FR"/>
        </w:rPr>
      </w:pPr>
      <w:r>
        <w:rPr>
          <w:rStyle w:val="Marquedecommentaire"/>
        </w:rPr>
        <w:annotationRef/>
      </w:r>
      <w:r>
        <w:rPr>
          <w:lang w:val="fr-FR"/>
        </w:rPr>
        <w:t>« Estimation » ?</w:t>
      </w:r>
    </w:p>
  </w:comment>
  <w:comment w:id="539" w:author="GUILLEMAIN Matthieu" w:date="2022-01-14T12:35:00Z" w:initials="GM">
    <w:p w14:paraId="3B37D1CF" w14:textId="5FE652FB" w:rsidR="00463565" w:rsidRPr="00463565" w:rsidRDefault="00463565">
      <w:pPr>
        <w:pStyle w:val="Commentaire"/>
        <w:rPr>
          <w:lang w:val="en-GB"/>
        </w:rPr>
      </w:pPr>
      <w:r>
        <w:rPr>
          <w:rStyle w:val="Marquedecommentaire"/>
        </w:rPr>
        <w:annotationRef/>
      </w:r>
      <w:r w:rsidRPr="00463565">
        <w:rPr>
          <w:lang w:val="en-GB"/>
        </w:rPr>
        <w:t>Sorry I could not follow here</w:t>
      </w:r>
    </w:p>
  </w:comment>
  <w:comment w:id="550" w:author="GUILLEMAIN Matthieu" w:date="2022-01-14T12:36:00Z" w:initials="GM">
    <w:p w14:paraId="50C2C33C" w14:textId="37B099C3" w:rsidR="00463565" w:rsidRPr="00463565" w:rsidRDefault="00463565">
      <w:pPr>
        <w:pStyle w:val="Commentaire"/>
        <w:rPr>
          <w:lang w:val="en-GB"/>
        </w:rPr>
      </w:pPr>
      <w:r>
        <w:rPr>
          <w:rStyle w:val="Marquedecommentaire"/>
        </w:rPr>
        <w:annotationRef/>
      </w:r>
      <w:r w:rsidRPr="00463565">
        <w:rPr>
          <w:lang w:val="en-GB"/>
        </w:rPr>
        <w:t>You should avoid such formulation,</w:t>
      </w:r>
      <w:r>
        <w:rPr>
          <w:lang w:val="en-GB"/>
        </w:rPr>
        <w:t xml:space="preserve"> and switch to passive voice</w:t>
      </w:r>
    </w:p>
  </w:comment>
  <w:comment w:id="565" w:author="GUILLEMAIN Matthieu" w:date="2022-01-14T12:39:00Z" w:initials="GM">
    <w:p w14:paraId="2A4F1D6B" w14:textId="34B39F8D" w:rsidR="00463565" w:rsidRPr="00463565" w:rsidRDefault="00463565">
      <w:pPr>
        <w:pStyle w:val="Commentaire"/>
        <w:rPr>
          <w:lang w:val="fr-FR"/>
        </w:rPr>
      </w:pPr>
      <w:r>
        <w:rPr>
          <w:rStyle w:val="Marquedecommentaire"/>
        </w:rPr>
        <w:annotationRef/>
      </w:r>
      <w:r>
        <w:rPr>
          <w:lang w:val="fr-FR"/>
        </w:rPr>
        <w:t xml:space="preserve">Waterfowl </w:t>
      </w:r>
      <w:proofErr w:type="spellStart"/>
      <w:r>
        <w:rPr>
          <w:lang w:val="fr-FR"/>
        </w:rPr>
        <w:t>species</w:t>
      </w:r>
      <w:proofErr w:type="spellEnd"/>
      <w:r>
        <w:rPr>
          <w:lang w:val="fr-FR"/>
        </w:rPr>
        <w:t xml:space="preserve"> ? </w:t>
      </w:r>
      <w:proofErr w:type="spellStart"/>
      <w:r>
        <w:rPr>
          <w:lang w:val="fr-FR"/>
        </w:rPr>
        <w:t>bird</w:t>
      </w:r>
      <w:proofErr w:type="spellEnd"/>
      <w:r>
        <w:rPr>
          <w:lang w:val="fr-FR"/>
        </w:rPr>
        <w:t xml:space="preserve"> </w:t>
      </w:r>
      <w:proofErr w:type="spellStart"/>
      <w:r>
        <w:rPr>
          <w:lang w:val="fr-FR"/>
        </w:rPr>
        <w:t>species</w:t>
      </w:r>
      <w:proofErr w:type="spellEnd"/>
      <w:r>
        <w:rPr>
          <w:lang w:val="fr-FR"/>
        </w:rPr>
        <w:t> ?</w:t>
      </w:r>
    </w:p>
  </w:comment>
  <w:comment w:id="590" w:author="GUILLEMAIN Matthieu" w:date="2022-01-14T12:43:00Z" w:initials="GM">
    <w:p w14:paraId="7FAE123C" w14:textId="593E2473" w:rsidR="00AB0864" w:rsidRPr="00AB0864" w:rsidRDefault="00AB0864">
      <w:pPr>
        <w:pStyle w:val="Commentaire"/>
        <w:rPr>
          <w:lang w:val="en-GB"/>
        </w:rPr>
      </w:pPr>
      <w:r>
        <w:rPr>
          <w:rStyle w:val="Marquedecommentaire"/>
        </w:rPr>
        <w:annotationRef/>
      </w:r>
      <w:r w:rsidRPr="00AB0864">
        <w:rPr>
          <w:lang w:val="en-GB"/>
        </w:rPr>
        <w:t>To allow broadening of your re</w:t>
      </w:r>
      <w:r>
        <w:rPr>
          <w:lang w:val="en-GB"/>
        </w:rPr>
        <w:t>sults to a wider range of situations: my problem is that in many species such information will not be available… Or the conclusions of the paper should be that such data shall be collected (e.g. wing survey data – that exist in France – be made public).</w:t>
      </w:r>
    </w:p>
  </w:comment>
  <w:comment w:id="597" w:author="GUILLEMAIN Matthieu" w:date="2022-01-14T12:45:00Z" w:initials="GM">
    <w:p w14:paraId="78466167" w14:textId="13EDA4E0" w:rsidR="0065729B" w:rsidRPr="0065729B" w:rsidRDefault="0065729B">
      <w:pPr>
        <w:pStyle w:val="Commentaire"/>
        <w:rPr>
          <w:lang w:val="en-GB"/>
        </w:rPr>
      </w:pPr>
      <w:r>
        <w:rPr>
          <w:rStyle w:val="Marquedecommentaire"/>
        </w:rPr>
        <w:annotationRef/>
      </w:r>
      <w:r w:rsidRPr="0065729B">
        <w:rPr>
          <w:lang w:val="en-GB"/>
        </w:rPr>
        <w:t>Please switch to past tense th</w:t>
      </w:r>
      <w:r>
        <w:rPr>
          <w:lang w:val="en-GB"/>
        </w:rPr>
        <w:t>roughout the results section</w:t>
      </w:r>
    </w:p>
  </w:comment>
  <w:comment w:id="605" w:author="GUILLEMAIN Matthieu" w:date="2022-01-14T12:46:00Z" w:initials="GM">
    <w:p w14:paraId="6636FBEF" w14:textId="10850C7E" w:rsidR="0065729B" w:rsidRPr="0065729B" w:rsidRDefault="0065729B">
      <w:pPr>
        <w:pStyle w:val="Commentaire"/>
        <w:rPr>
          <w:lang w:val="fr-FR"/>
        </w:rPr>
      </w:pPr>
      <w:r>
        <w:rPr>
          <w:rStyle w:val="Marquedecommentaire"/>
        </w:rPr>
        <w:annotationRef/>
      </w:r>
      <w:proofErr w:type="spellStart"/>
      <w:r>
        <w:rPr>
          <w:lang w:val="fr-FR"/>
        </w:rPr>
        <w:t>Please</w:t>
      </w:r>
      <w:proofErr w:type="spellEnd"/>
      <w:r>
        <w:rPr>
          <w:lang w:val="fr-FR"/>
        </w:rPr>
        <w:t xml:space="preserve"> </w:t>
      </w:r>
      <w:proofErr w:type="spellStart"/>
      <w:r>
        <w:rPr>
          <w:lang w:val="fr-FR"/>
        </w:rPr>
        <w:t>provide</w:t>
      </w:r>
      <w:proofErr w:type="spellEnd"/>
      <w:r>
        <w:rPr>
          <w:lang w:val="fr-FR"/>
        </w:rPr>
        <w:t xml:space="preserve"> stats</w:t>
      </w:r>
    </w:p>
  </w:comment>
  <w:comment w:id="612" w:author="GUILLEMAIN Matthieu" w:date="2022-01-14T12:47:00Z" w:initials="GM">
    <w:p w14:paraId="16A61A1C" w14:textId="79C57CD3" w:rsidR="0065729B" w:rsidRPr="0065729B" w:rsidRDefault="0065729B">
      <w:pPr>
        <w:pStyle w:val="Commentaire"/>
        <w:rPr>
          <w:lang w:val="en-GB"/>
        </w:rPr>
      </w:pPr>
      <w:r>
        <w:rPr>
          <w:rStyle w:val="Marquedecommentaire"/>
        </w:rPr>
        <w:annotationRef/>
      </w:r>
      <w:r w:rsidRPr="0065729B">
        <w:rPr>
          <w:lang w:val="en-GB"/>
        </w:rPr>
        <w:t xml:space="preserve">Couldn’t you instead consider that the </w:t>
      </w:r>
      <w:r>
        <w:rPr>
          <w:lang w:val="en-GB"/>
        </w:rPr>
        <w:t>examination of shot birds provides a reliable rate, while counts would be underestimated?</w:t>
      </w:r>
    </w:p>
  </w:comment>
  <w:comment w:id="629" w:author="GUILLEMAIN Matthieu" w:date="2022-01-14T12:57:00Z" w:initials="GM">
    <w:p w14:paraId="77D50701" w14:textId="0C23850C" w:rsidR="00FC09EF" w:rsidRPr="00FC09EF" w:rsidRDefault="00FC09EF">
      <w:pPr>
        <w:pStyle w:val="Commentaire"/>
        <w:rPr>
          <w:lang w:val="en-GB"/>
        </w:rPr>
      </w:pPr>
      <w:r>
        <w:rPr>
          <w:rStyle w:val="Marquedecommentaire"/>
        </w:rPr>
        <w:annotationRef/>
      </w:r>
      <w:r w:rsidRPr="00FC09EF">
        <w:rPr>
          <w:lang w:val="en-GB"/>
        </w:rPr>
        <w:t xml:space="preserve">OK, hence maybe some sort of </w:t>
      </w:r>
      <w:r>
        <w:rPr>
          <w:lang w:val="en-GB"/>
        </w:rPr>
        <w:t>density-dependent regulation</w:t>
      </w:r>
    </w:p>
  </w:comment>
  <w:comment w:id="636" w:author="GUILLEMAIN Matthieu" w:date="2022-01-14T13:03:00Z" w:initials="GM">
    <w:p w14:paraId="2028FA71" w14:textId="51C8453E" w:rsidR="004D6A74" w:rsidRPr="004D6A74" w:rsidRDefault="004D6A74">
      <w:pPr>
        <w:pStyle w:val="Commentaire"/>
        <w:rPr>
          <w:lang w:val="en-GB"/>
        </w:rPr>
      </w:pPr>
      <w:r>
        <w:rPr>
          <w:rStyle w:val="Marquedecommentaire"/>
        </w:rPr>
        <w:annotationRef/>
      </w:r>
      <w:r w:rsidRPr="004D6A74">
        <w:rPr>
          <w:lang w:val="en-GB"/>
        </w:rPr>
        <w:t xml:space="preserve">Yes, but in most </w:t>
      </w:r>
      <w:r>
        <w:rPr>
          <w:lang w:val="en-GB"/>
        </w:rPr>
        <w:t xml:space="preserve">waterfowl </w:t>
      </w:r>
      <w:r w:rsidRPr="004D6A74">
        <w:rPr>
          <w:lang w:val="en-GB"/>
        </w:rPr>
        <w:t>male</w:t>
      </w:r>
      <w:r>
        <w:rPr>
          <w:lang w:val="en-GB"/>
        </w:rPr>
        <w:t>-like birds could equally be juveniles or adults during winter, so what you find here is actually hard to extrapolate to other species, except Wigeon where you can easily tell adult males from juvenile males…</w:t>
      </w:r>
    </w:p>
  </w:comment>
  <w:comment w:id="637" w:author="GUILLEMAIN Matthieu" w:date="2022-01-14T13:07:00Z" w:initials="GM">
    <w:p w14:paraId="1B31B54F" w14:textId="3C36548D" w:rsidR="004D6A74" w:rsidRPr="004D6A74" w:rsidRDefault="004D6A74">
      <w:pPr>
        <w:pStyle w:val="Commentaire"/>
        <w:rPr>
          <w:lang w:val="fr-FR"/>
        </w:rPr>
      </w:pPr>
      <w:r>
        <w:rPr>
          <w:rStyle w:val="Marquedecommentaire"/>
        </w:rPr>
        <w:annotationRef/>
      </w:r>
      <w:proofErr w:type="spellStart"/>
      <w:r>
        <w:rPr>
          <w:lang w:val="fr-FR"/>
        </w:rPr>
        <w:t>Please</w:t>
      </w:r>
      <w:proofErr w:type="spellEnd"/>
      <w:r>
        <w:rPr>
          <w:lang w:val="fr-FR"/>
        </w:rPr>
        <w:t xml:space="preserve"> </w:t>
      </w:r>
      <w:proofErr w:type="spellStart"/>
      <w:r>
        <w:rPr>
          <w:lang w:val="fr-FR"/>
        </w:rPr>
        <w:t>be</w:t>
      </w:r>
      <w:proofErr w:type="spellEnd"/>
      <w:r>
        <w:rPr>
          <w:lang w:val="fr-FR"/>
        </w:rPr>
        <w:t xml:space="preserve"> more explicit</w:t>
      </w:r>
    </w:p>
  </w:comment>
  <w:comment w:id="686" w:author="GUILLEMAIN Matthieu" w:date="2022-01-14T14:03:00Z" w:initials="GM">
    <w:p w14:paraId="73A5BE3C" w14:textId="02D8E1BA" w:rsidR="00685065" w:rsidRPr="00685065" w:rsidRDefault="00685065">
      <w:pPr>
        <w:pStyle w:val="Commentaire"/>
        <w:rPr>
          <w:lang w:val="fr-FR"/>
        </w:rPr>
      </w:pPr>
      <w:r>
        <w:rPr>
          <w:rStyle w:val="Marquedecommentaire"/>
        </w:rPr>
        <w:annotationRef/>
      </w:r>
      <w:proofErr w:type="spellStart"/>
      <w:r>
        <w:rPr>
          <w:lang w:val="fr-FR"/>
        </w:rPr>
        <w:t>Isn’t</w:t>
      </w:r>
      <w:proofErr w:type="spellEnd"/>
      <w:r>
        <w:rPr>
          <w:lang w:val="fr-FR"/>
        </w:rPr>
        <w:t xml:space="preserve"> </w:t>
      </w:r>
      <w:proofErr w:type="spellStart"/>
      <w:r>
        <w:rPr>
          <w:lang w:val="fr-FR"/>
        </w:rPr>
        <w:t>this</w:t>
      </w:r>
      <w:proofErr w:type="spellEnd"/>
      <w:r>
        <w:rPr>
          <w:lang w:val="fr-FR"/>
        </w:rPr>
        <w:t xml:space="preserve"> </w:t>
      </w:r>
      <w:proofErr w:type="spellStart"/>
      <w:r>
        <w:rPr>
          <w:lang w:val="fr-FR"/>
        </w:rPr>
        <w:t>somewhat</w:t>
      </w:r>
      <w:proofErr w:type="spellEnd"/>
      <w:r>
        <w:rPr>
          <w:lang w:val="fr-FR"/>
        </w:rPr>
        <w:t xml:space="preserve"> </w:t>
      </w:r>
      <w:proofErr w:type="spellStart"/>
      <w:r>
        <w:rPr>
          <w:lang w:val="fr-FR"/>
        </w:rPr>
        <w:t>circular</w:t>
      </w:r>
      <w:proofErr w:type="spellEnd"/>
      <w:r>
        <w:rPr>
          <w:lang w:val="fr-FR"/>
        </w:rPr>
        <w:t> ?</w:t>
      </w:r>
    </w:p>
  </w:comment>
  <w:comment w:id="715" w:author="GUILLEMAIN Matthieu" w:date="2022-01-14T14:08:00Z" w:initials="GM">
    <w:p w14:paraId="0208A94D" w14:textId="70138D1E" w:rsidR="00685065" w:rsidRPr="00685065" w:rsidRDefault="00685065">
      <w:pPr>
        <w:pStyle w:val="Commentaire"/>
        <w:rPr>
          <w:lang w:val="en-GB"/>
        </w:rPr>
      </w:pPr>
      <w:r>
        <w:rPr>
          <w:rStyle w:val="Marquedecommentaire"/>
        </w:rPr>
        <w:annotationRef/>
      </w:r>
      <w:r w:rsidRPr="00685065">
        <w:rPr>
          <w:lang w:val="en-GB"/>
        </w:rPr>
        <w:t>Alternatively, the hunting bag data may be right (</w:t>
      </w:r>
      <w:r>
        <w:rPr>
          <w:lang w:val="en-GB"/>
        </w:rPr>
        <w:t>because you can determine sex and age ratios easily in the hand), while there could be counting errors in the field</w:t>
      </w:r>
    </w:p>
  </w:comment>
  <w:comment w:id="719" w:author="GUILLEMAIN Matthieu" w:date="2022-01-14T14:09:00Z" w:initials="GM">
    <w:p w14:paraId="65DFD2D4" w14:textId="22B4A9F3" w:rsidR="00685065" w:rsidRPr="00685065" w:rsidRDefault="00685065">
      <w:pPr>
        <w:pStyle w:val="Commentaire"/>
        <w:rPr>
          <w:lang w:val="en-GB"/>
        </w:rPr>
      </w:pPr>
      <w:r>
        <w:rPr>
          <w:rStyle w:val="Marquedecommentaire"/>
        </w:rPr>
        <w:annotationRef/>
      </w:r>
      <w:r w:rsidRPr="00685065">
        <w:rPr>
          <w:lang w:val="en-GB"/>
        </w:rPr>
        <w:t xml:space="preserve">Then this is an </w:t>
      </w:r>
      <w:proofErr w:type="gramStart"/>
      <w:r w:rsidRPr="00685065">
        <w:rPr>
          <w:lang w:val="en-GB"/>
        </w:rPr>
        <w:t>issue :</w:t>
      </w:r>
      <w:proofErr w:type="gramEnd"/>
      <w:r w:rsidRPr="00685065">
        <w:rPr>
          <w:lang w:val="en-GB"/>
        </w:rPr>
        <w:t xml:space="preserve"> maybe this means the results you have here cannot be e</w:t>
      </w:r>
      <w:r>
        <w:rPr>
          <w:lang w:val="en-GB"/>
        </w:rPr>
        <w:t>asily applied to other species that are only hunted the regular way?</w:t>
      </w:r>
    </w:p>
  </w:comment>
  <w:comment w:id="724" w:author="GUILLEMAIN Matthieu" w:date="2022-01-14T14:24:00Z" w:initials="GM">
    <w:p w14:paraId="5E557E93" w14:textId="0E2FF799" w:rsidR="00754AFF" w:rsidRPr="00754AFF" w:rsidRDefault="00754AFF">
      <w:pPr>
        <w:pStyle w:val="Commentaire"/>
        <w:rPr>
          <w:lang w:val="en-GB"/>
        </w:rPr>
      </w:pPr>
      <w:r>
        <w:rPr>
          <w:rStyle w:val="Marquedecommentaire"/>
        </w:rPr>
        <w:annotationRef/>
      </w:r>
      <w:r w:rsidRPr="00754AFF">
        <w:rPr>
          <w:lang w:val="en-GB"/>
        </w:rPr>
        <w:t xml:space="preserve">A couple of sentences here could be </w:t>
      </w:r>
      <w:r>
        <w:rPr>
          <w:lang w:val="en-GB"/>
        </w:rPr>
        <w:t xml:space="preserve">added, to explain that such similarity could be due to the fact that maximum (not realized) pop growth rate is determined by intrinsic life history traits of the species, which are obviously similar to all ruddy ducks anywhere in the world. </w:t>
      </w:r>
    </w:p>
  </w:comment>
  <w:comment w:id="725" w:author="GUILLEMAIN Matthieu" w:date="2022-01-14T14:26:00Z" w:initials="GM">
    <w:p w14:paraId="1B233E32" w14:textId="7EB8EF15" w:rsidR="00754AFF" w:rsidRPr="00754AFF" w:rsidRDefault="00754AFF">
      <w:pPr>
        <w:pStyle w:val="Commentaire"/>
        <w:rPr>
          <w:lang w:val="en-GB"/>
        </w:rPr>
      </w:pPr>
      <w:r>
        <w:rPr>
          <w:rStyle w:val="Marquedecommentaire"/>
        </w:rPr>
        <w:annotationRef/>
      </w:r>
      <w:r w:rsidRPr="00754AFF">
        <w:rPr>
          <w:lang w:val="en-GB"/>
        </w:rPr>
        <w:t>How does this compare with w</w:t>
      </w:r>
      <w:r>
        <w:rPr>
          <w:lang w:val="en-GB"/>
        </w:rPr>
        <w:t xml:space="preserve">hat is </w:t>
      </w:r>
      <w:proofErr w:type="spellStart"/>
      <w:r>
        <w:rPr>
          <w:lang w:val="en-GB"/>
        </w:rPr>
        <w:t>kow</w:t>
      </w:r>
      <w:proofErr w:type="spellEnd"/>
      <w:r>
        <w:rPr>
          <w:lang w:val="en-GB"/>
        </w:rPr>
        <w:t xml:space="preserve"> for this species in its natural range (</w:t>
      </w:r>
      <w:proofErr w:type="spellStart"/>
      <w:r>
        <w:rPr>
          <w:lang w:val="en-GB"/>
        </w:rPr>
        <w:t>cf</w:t>
      </w:r>
      <w:proofErr w:type="spellEnd"/>
      <w:r>
        <w:rPr>
          <w:lang w:val="en-GB"/>
        </w:rPr>
        <w:t xml:space="preserve"> </w:t>
      </w:r>
      <w:proofErr w:type="spellStart"/>
      <w:r>
        <w:rPr>
          <w:lang w:val="en-GB"/>
        </w:rPr>
        <w:t>Baldassarre</w:t>
      </w:r>
      <w:proofErr w:type="spellEnd"/>
      <w:r>
        <w:rPr>
          <w:lang w:val="en-GB"/>
        </w:rPr>
        <w:t xml:space="preserve"> Ducks, Geese and Swans of North America)?</w:t>
      </w:r>
    </w:p>
  </w:comment>
  <w:comment w:id="726" w:author="GUILLEMAIN Matthieu" w:date="2022-01-14T14:27:00Z" w:initials="GM">
    <w:p w14:paraId="4EE4DA67" w14:textId="657C4810" w:rsidR="00754AFF" w:rsidRPr="00754AFF" w:rsidRDefault="00754AFF">
      <w:pPr>
        <w:pStyle w:val="Commentaire"/>
        <w:rPr>
          <w:lang w:val="fr-FR"/>
        </w:rPr>
      </w:pPr>
      <w:r>
        <w:rPr>
          <w:rStyle w:val="Marquedecommentaire"/>
        </w:rPr>
        <w:annotationRef/>
      </w:r>
      <w:r>
        <w:rPr>
          <w:lang w:val="fr-FR"/>
        </w:rPr>
        <w:t xml:space="preserve">Do </w:t>
      </w:r>
      <w:proofErr w:type="spellStart"/>
      <w:r>
        <w:rPr>
          <w:lang w:val="fr-FR"/>
        </w:rPr>
        <w:t>you</w:t>
      </w:r>
      <w:proofErr w:type="spellEnd"/>
      <w:r>
        <w:rPr>
          <w:lang w:val="fr-FR"/>
        </w:rPr>
        <w:t xml:space="preserve"> </w:t>
      </w:r>
      <w:proofErr w:type="spellStart"/>
      <w:r>
        <w:rPr>
          <w:lang w:val="fr-FR"/>
        </w:rPr>
        <w:t>mean</w:t>
      </w:r>
      <w:proofErr w:type="spellEnd"/>
      <w:r>
        <w:rPr>
          <w:lang w:val="fr-FR"/>
        </w:rPr>
        <w:t xml:space="preserve"> « </w:t>
      </w:r>
      <w:proofErr w:type="spellStart"/>
      <w:r>
        <w:rPr>
          <w:lang w:val="fr-FR"/>
        </w:rPr>
        <w:t>acurate</w:t>
      </w:r>
      <w:proofErr w:type="spellEnd"/>
      <w:r>
        <w:rPr>
          <w:lang w:val="fr-FR"/>
        </w:rPr>
        <w:t> » ?</w:t>
      </w:r>
    </w:p>
  </w:comment>
  <w:comment w:id="754" w:author="GUILLEMAIN Matthieu" w:date="2022-01-14T14:30:00Z" w:initials="GM">
    <w:p w14:paraId="28576967" w14:textId="57580862" w:rsidR="00754AFF" w:rsidRPr="00754AFF" w:rsidRDefault="00754AFF">
      <w:pPr>
        <w:pStyle w:val="Commentaire"/>
        <w:rPr>
          <w:lang w:val="en-GB"/>
        </w:rPr>
      </w:pPr>
      <w:r>
        <w:rPr>
          <w:rStyle w:val="Marquedecommentaire"/>
        </w:rPr>
        <w:annotationRef/>
      </w:r>
      <w:proofErr w:type="gramStart"/>
      <w:r w:rsidRPr="00754AFF">
        <w:rPr>
          <w:lang w:val="en-GB"/>
        </w:rPr>
        <w:t>Why ?</w:t>
      </w:r>
      <w:proofErr w:type="gramEnd"/>
      <w:r w:rsidRPr="00754AFF">
        <w:rPr>
          <w:lang w:val="en-GB"/>
        </w:rPr>
        <w:t xml:space="preserve"> It could be the va</w:t>
      </w:r>
      <w:r>
        <w:rPr>
          <w:lang w:val="en-GB"/>
        </w:rPr>
        <w:t>lue would have been 50 or 80% without heterogeneity?</w:t>
      </w:r>
    </w:p>
  </w:comment>
  <w:comment w:id="756" w:author="GUILLEMAIN Matthieu" w:date="2022-01-14T14:32:00Z" w:initials="GM">
    <w:p w14:paraId="1F60BC8D" w14:textId="5580C03D" w:rsidR="006A02EF" w:rsidRPr="006A02EF" w:rsidRDefault="006A02EF">
      <w:pPr>
        <w:pStyle w:val="Commentaire"/>
        <w:rPr>
          <w:lang w:val="en-GB"/>
        </w:rPr>
      </w:pPr>
      <w:r>
        <w:rPr>
          <w:rStyle w:val="Marquedecommentaire"/>
        </w:rPr>
        <w:annotationRef/>
      </w:r>
      <w:r w:rsidRPr="006A02EF">
        <w:rPr>
          <w:lang w:val="en-GB"/>
        </w:rPr>
        <w:t xml:space="preserve">This is the goal of eradication programs, </w:t>
      </w:r>
      <w:proofErr w:type="spellStart"/>
      <w:r w:rsidRPr="006A02EF">
        <w:rPr>
          <w:lang w:val="en-GB"/>
        </w:rPr>
        <w:t>isn</w:t>
      </w:r>
      <w:r>
        <w:rPr>
          <w:lang w:val="en-GB"/>
        </w:rPr>
        <w:t>”t</w:t>
      </w:r>
      <w:proofErr w:type="spellEnd"/>
      <w:r>
        <w:rPr>
          <w:lang w:val="en-GB"/>
        </w:rPr>
        <w:t xml:space="preserve"> it?</w:t>
      </w:r>
    </w:p>
  </w:comment>
  <w:comment w:id="786" w:author="GUILLEMAIN Matthieu" w:date="2022-01-14T14:34:00Z" w:initials="GM">
    <w:p w14:paraId="4F9671BF" w14:textId="016D6B82" w:rsidR="004B394C" w:rsidRPr="004B394C" w:rsidRDefault="004B394C">
      <w:pPr>
        <w:pStyle w:val="Commentaire"/>
        <w:rPr>
          <w:i/>
          <w:lang w:val="en-GB"/>
        </w:rPr>
      </w:pPr>
      <w:r>
        <w:rPr>
          <w:rStyle w:val="Marquedecommentaire"/>
        </w:rPr>
        <w:annotationRef/>
      </w:r>
      <w:proofErr w:type="spellStart"/>
      <w:r w:rsidRPr="004B394C">
        <w:rPr>
          <w:i/>
          <w:lang w:val="en-GB"/>
        </w:rPr>
        <w:t>N</w:t>
      </w:r>
      <w:proofErr w:type="spellEnd"/>
      <w:r w:rsidRPr="004B394C">
        <w:rPr>
          <w:i/>
          <w:lang w:val="en-GB"/>
        </w:rPr>
        <w:t xml:space="preserve"> fact this is something you</w:t>
      </w:r>
      <w:r>
        <w:rPr>
          <w:i/>
          <w:lang w:val="en-GB"/>
        </w:rPr>
        <w:t xml:space="preserve"> could have presented as a hypothesis to be tested: given that harvest occurs during winter in the UK, and post-breeding in France, predictions can be made regarding the impact on adult/juvenile survival rates in the two countries</w:t>
      </w:r>
    </w:p>
  </w:comment>
  <w:comment w:id="789" w:author="GUILLEMAIN Matthieu" w:date="2022-01-14T14:36:00Z" w:initials="GM">
    <w:p w14:paraId="0618237C" w14:textId="6A79922C" w:rsidR="00A34F2F" w:rsidRPr="00A34F2F" w:rsidRDefault="00A34F2F">
      <w:pPr>
        <w:pStyle w:val="Commentaire"/>
        <w:rPr>
          <w:lang w:val="fr-FR"/>
        </w:rPr>
      </w:pPr>
      <w:r>
        <w:rPr>
          <w:rStyle w:val="Marquedecommentaire"/>
        </w:rPr>
        <w:annotationRef/>
      </w:r>
      <w:r>
        <w:rPr>
          <w:lang w:val="fr-FR"/>
        </w:rPr>
        <w:t>?</w:t>
      </w:r>
    </w:p>
  </w:comment>
  <w:comment w:id="818" w:author="GUILLEMAIN Matthieu" w:date="2022-01-14T14:42:00Z" w:initials="GM">
    <w:p w14:paraId="3EC2C118" w14:textId="0D70E572" w:rsidR="00A34F2F" w:rsidRPr="00A34F2F" w:rsidRDefault="00A34F2F">
      <w:pPr>
        <w:pStyle w:val="Commentaire"/>
        <w:rPr>
          <w:lang w:val="en-GB"/>
        </w:rPr>
      </w:pPr>
      <w:r>
        <w:rPr>
          <w:rStyle w:val="Marquedecommentaire"/>
        </w:rPr>
        <w:annotationRef/>
      </w:r>
      <w:r w:rsidRPr="00A34F2F">
        <w:rPr>
          <w:lang w:val="en-GB"/>
        </w:rPr>
        <w:t>Earlier on you write that CMR stu</w:t>
      </w:r>
      <w:r>
        <w:rPr>
          <w:lang w:val="en-GB"/>
        </w:rPr>
        <w:t>dies to evaluate survival are cumbersome, so that evaluating recruitment rate may be easier?</w:t>
      </w:r>
    </w:p>
  </w:comment>
  <w:comment w:id="842" w:author="GUILLEMAIN Matthieu" w:date="2022-01-14T14:47:00Z" w:initials="GM">
    <w:p w14:paraId="2D7C8FF1" w14:textId="0F535FEF" w:rsidR="006A74CD" w:rsidRPr="006A74CD" w:rsidRDefault="006A74CD">
      <w:pPr>
        <w:pStyle w:val="Commentaire"/>
        <w:rPr>
          <w:lang w:val="en-GB"/>
        </w:rPr>
      </w:pPr>
      <w:r>
        <w:rPr>
          <w:rStyle w:val="Marquedecommentaire"/>
        </w:rPr>
        <w:annotationRef/>
      </w:r>
      <w:proofErr w:type="gramStart"/>
      <w:r w:rsidRPr="006A74CD">
        <w:rPr>
          <w:lang w:val="en-GB"/>
        </w:rPr>
        <w:t>Actually</w:t>
      </w:r>
      <w:proofErr w:type="gramEnd"/>
      <w:r w:rsidRPr="006A74CD">
        <w:rPr>
          <w:lang w:val="en-GB"/>
        </w:rPr>
        <w:t xml:space="preserve"> there would be very few cases in </w:t>
      </w:r>
      <w:r>
        <w:rPr>
          <w:lang w:val="en-GB"/>
        </w:rPr>
        <w:t xml:space="preserve">waterfowl where only adult males differ from the other sex and age classes (or adult males can be told from </w:t>
      </w:r>
      <w:proofErr w:type="spellStart"/>
      <w:r>
        <w:rPr>
          <w:lang w:val="en-GB"/>
        </w:rPr>
        <w:t>juv</w:t>
      </w:r>
      <w:proofErr w:type="spellEnd"/>
      <w:r>
        <w:rPr>
          <w:lang w:val="en-GB"/>
        </w:rPr>
        <w:t xml:space="preserve"> males, as in Wigeon).</w:t>
      </w:r>
    </w:p>
  </w:comment>
  <w:comment w:id="844" w:author="GUILLEMAIN Matthieu" w:date="2022-01-14T14:48:00Z" w:initials="GM">
    <w:p w14:paraId="2BEE9145" w14:textId="1CDAB301" w:rsidR="006A74CD" w:rsidRPr="006A74CD" w:rsidRDefault="006A74CD">
      <w:pPr>
        <w:pStyle w:val="Commentaire"/>
        <w:rPr>
          <w:lang w:val="en-GB"/>
        </w:rPr>
      </w:pPr>
      <w:r>
        <w:rPr>
          <w:rStyle w:val="Marquedecommentaire"/>
        </w:rPr>
        <w:annotationRef/>
      </w:r>
      <w:r w:rsidRPr="006A74CD">
        <w:rPr>
          <w:lang w:val="en-GB"/>
        </w:rPr>
        <w:t xml:space="preserve">In fact Jean-Baptiste resigned from </w:t>
      </w:r>
      <w:r>
        <w:rPr>
          <w:lang w:val="en-GB"/>
        </w:rPr>
        <w:t xml:space="preserve">ONCFS before it turned into </w:t>
      </w:r>
      <w:r>
        <w:rPr>
          <w:lang w:val="en-GB"/>
        </w:rPr>
        <w:t>OFB…</w:t>
      </w:r>
      <w:bookmarkStart w:id="845" w:name="_GoBack"/>
      <w:bookmarkEnd w:id="845"/>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51A9D3" w15:done="0"/>
  <w15:commentEx w15:paraId="55ECC2AB" w15:done="0"/>
  <w15:commentEx w15:paraId="76F4EABE" w15:done="0"/>
  <w15:commentEx w15:paraId="0EF8FB07" w15:done="0"/>
  <w15:commentEx w15:paraId="5C167F95" w15:done="0"/>
  <w15:commentEx w15:paraId="6FB69088" w15:done="0"/>
  <w15:commentEx w15:paraId="37861D62" w15:done="0"/>
  <w15:commentEx w15:paraId="7E55D114" w15:done="0"/>
  <w15:commentEx w15:paraId="42A8599D" w15:done="0"/>
  <w15:commentEx w15:paraId="7F3A5FA2" w15:done="0"/>
  <w15:commentEx w15:paraId="7159F313" w15:done="0"/>
  <w15:commentEx w15:paraId="270C9785" w15:done="0"/>
  <w15:commentEx w15:paraId="1AFB66B2" w15:done="0"/>
  <w15:commentEx w15:paraId="320F1511" w15:done="0"/>
  <w15:commentEx w15:paraId="66573B2D" w15:done="0"/>
  <w15:commentEx w15:paraId="39231A8C" w15:done="0"/>
  <w15:commentEx w15:paraId="3BCD29C9" w15:done="0"/>
  <w15:commentEx w15:paraId="198F8A85" w15:done="0"/>
  <w15:commentEx w15:paraId="3A567B2D" w15:done="0"/>
  <w15:commentEx w15:paraId="2AAAA96F" w15:done="0"/>
  <w15:commentEx w15:paraId="54BFB2A1" w15:done="0"/>
  <w15:commentEx w15:paraId="76D4FF0C" w15:done="0"/>
  <w15:commentEx w15:paraId="03B23C27" w15:done="0"/>
  <w15:commentEx w15:paraId="2D65A632" w15:done="0"/>
  <w15:commentEx w15:paraId="338C6F8C" w15:done="0"/>
  <w15:commentEx w15:paraId="068BC096" w15:done="0"/>
  <w15:commentEx w15:paraId="759C5423" w15:done="0"/>
  <w15:commentEx w15:paraId="1824E59C" w15:done="0"/>
  <w15:commentEx w15:paraId="773F60AB" w15:done="0"/>
  <w15:commentEx w15:paraId="2378BFEC" w15:done="0"/>
  <w15:commentEx w15:paraId="23466F6D" w15:done="0"/>
  <w15:commentEx w15:paraId="540BC3CA" w15:done="0"/>
  <w15:commentEx w15:paraId="7770B34F" w15:done="0"/>
  <w15:commentEx w15:paraId="6FF9CA56" w15:done="0"/>
  <w15:commentEx w15:paraId="4BE0F116" w15:done="0"/>
  <w15:commentEx w15:paraId="71D8503B" w15:done="0"/>
  <w15:commentEx w15:paraId="3B37D1CF" w15:done="0"/>
  <w15:commentEx w15:paraId="50C2C33C" w15:done="0"/>
  <w15:commentEx w15:paraId="2A4F1D6B" w15:done="0"/>
  <w15:commentEx w15:paraId="7FAE123C" w15:done="0"/>
  <w15:commentEx w15:paraId="78466167" w15:done="0"/>
  <w15:commentEx w15:paraId="6636FBEF" w15:done="0"/>
  <w15:commentEx w15:paraId="16A61A1C" w15:done="0"/>
  <w15:commentEx w15:paraId="77D50701" w15:done="0"/>
  <w15:commentEx w15:paraId="2028FA71" w15:done="0"/>
  <w15:commentEx w15:paraId="1B31B54F" w15:done="0"/>
  <w15:commentEx w15:paraId="73A5BE3C" w15:done="0"/>
  <w15:commentEx w15:paraId="0208A94D" w15:done="0"/>
  <w15:commentEx w15:paraId="65DFD2D4" w15:done="0"/>
  <w15:commentEx w15:paraId="5E557E93" w15:done="0"/>
  <w15:commentEx w15:paraId="1B233E32" w15:done="0"/>
  <w15:commentEx w15:paraId="4EE4DA67" w15:done="0"/>
  <w15:commentEx w15:paraId="28576967" w15:done="0"/>
  <w15:commentEx w15:paraId="1F60BC8D" w15:done="0"/>
  <w15:commentEx w15:paraId="4F9671BF" w15:done="0"/>
  <w15:commentEx w15:paraId="0618237C" w15:done="0"/>
  <w15:commentEx w15:paraId="3EC2C118" w15:done="0"/>
  <w15:commentEx w15:paraId="2D7C8FF1" w15:done="0"/>
  <w15:commentEx w15:paraId="2BEE914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51A9D3" w16cid:durableId="258BCC4F"/>
  <w16cid:commentId w16cid:paraId="55ECC2AB" w16cid:durableId="258BCCEE"/>
  <w16cid:commentId w16cid:paraId="76F4EABE" w16cid:durableId="258BCD26"/>
  <w16cid:commentId w16cid:paraId="0EF8FB07" w16cid:durableId="258BD17F"/>
  <w16cid:commentId w16cid:paraId="5C167F95" w16cid:durableId="258BD361"/>
  <w16cid:commentId w16cid:paraId="6FB69088" w16cid:durableId="258BD38F"/>
  <w16cid:commentId w16cid:paraId="37861D62" w16cid:durableId="258BD3B5"/>
  <w16cid:commentId w16cid:paraId="7E55D114" w16cid:durableId="258BD424"/>
  <w16cid:commentId w16cid:paraId="42A8599D" w16cid:durableId="258BD49E"/>
  <w16cid:commentId w16cid:paraId="7F3A5FA2" w16cid:durableId="258BD4DA"/>
  <w16cid:commentId w16cid:paraId="7159F313" w16cid:durableId="258BD54B"/>
  <w16cid:commentId w16cid:paraId="270C9785" w16cid:durableId="258BD567"/>
  <w16cid:commentId w16cid:paraId="1AFB66B2" w16cid:durableId="258BD592"/>
  <w16cid:commentId w16cid:paraId="320F1511" w16cid:durableId="258BD5D6"/>
  <w16cid:commentId w16cid:paraId="66573B2D" w16cid:durableId="258BD638"/>
  <w16cid:commentId w16cid:paraId="39231A8C" w16cid:durableId="258BD710"/>
  <w16cid:commentId w16cid:paraId="3BCD29C9" w16cid:durableId="258BD776"/>
  <w16cid:commentId w16cid:paraId="198F8A85" w16cid:durableId="258BD7F9"/>
  <w16cid:commentId w16cid:paraId="3A567B2D" w16cid:durableId="258BD83A"/>
  <w16cid:commentId w16cid:paraId="2AAAA96F" w16cid:durableId="258BD8FD"/>
  <w16cid:commentId w16cid:paraId="54BFB2A1" w16cid:durableId="258BD92A"/>
  <w16cid:commentId w16cid:paraId="76D4FF0C" w16cid:durableId="258BD937"/>
  <w16cid:commentId w16cid:paraId="03B23C27" w16cid:durableId="258BD9E1"/>
  <w16cid:commentId w16cid:paraId="2D65A632" w16cid:durableId="258BD9F8"/>
  <w16cid:commentId w16cid:paraId="338C6F8C" w16cid:durableId="258BDA1E"/>
  <w16cid:commentId w16cid:paraId="068BC096" w16cid:durableId="258BDD33"/>
  <w16cid:commentId w16cid:paraId="759C5423" w16cid:durableId="258BDD7B"/>
  <w16cid:commentId w16cid:paraId="1824E59C" w16cid:durableId="258BDD85"/>
  <w16cid:commentId w16cid:paraId="773F60AB" w16cid:durableId="258BDC37"/>
  <w16cid:commentId w16cid:paraId="2378BFEC" w16cid:durableId="258BDF3B"/>
  <w16cid:commentId w16cid:paraId="23466F6D" w16cid:durableId="258BDF4F"/>
  <w16cid:commentId w16cid:paraId="540BC3CA" w16cid:durableId="258BE071"/>
  <w16cid:commentId w16cid:paraId="7770B34F" w16cid:durableId="258BE0EF"/>
  <w16cid:commentId w16cid:paraId="6FF9CA56" w16cid:durableId="258BEB05"/>
  <w16cid:commentId w16cid:paraId="4BE0F116" w16cid:durableId="258BEB54"/>
  <w16cid:commentId w16cid:paraId="71D8503B" w16cid:durableId="258BEC29"/>
  <w16cid:commentId w16cid:paraId="3B37D1CF" w16cid:durableId="258BEC87"/>
  <w16cid:commentId w16cid:paraId="50C2C33C" w16cid:durableId="258BECEB"/>
  <w16cid:commentId w16cid:paraId="2A4F1D6B" w16cid:durableId="258BED7C"/>
  <w16cid:commentId w16cid:paraId="7FAE123C" w16cid:durableId="258BEE5D"/>
  <w16cid:commentId w16cid:paraId="78466167" w16cid:durableId="258BEED3"/>
  <w16cid:commentId w16cid:paraId="6636FBEF" w16cid:durableId="258BEF19"/>
  <w16cid:commentId w16cid:paraId="16A61A1C" w16cid:durableId="258BEF67"/>
  <w16cid:commentId w16cid:paraId="77D50701" w16cid:durableId="258BF1A3"/>
  <w16cid:commentId w16cid:paraId="2028FA71" w16cid:durableId="258BF322"/>
  <w16cid:commentId w16cid:paraId="1B31B54F" w16cid:durableId="258BF411"/>
  <w16cid:commentId w16cid:paraId="73A5BE3C" w16cid:durableId="258C012A"/>
  <w16cid:commentId w16cid:paraId="0208A94D" w16cid:durableId="258C025A"/>
  <w16cid:commentId w16cid:paraId="65DFD2D4" w16cid:durableId="258C02A4"/>
  <w16cid:commentId w16cid:paraId="5E557E93" w16cid:durableId="258C0627"/>
  <w16cid:commentId w16cid:paraId="1B233E32" w16cid:durableId="258C068A"/>
  <w16cid:commentId w16cid:paraId="4EE4DA67" w16cid:durableId="258C06BE"/>
  <w16cid:commentId w16cid:paraId="28576967" w16cid:durableId="258C0787"/>
  <w16cid:commentId w16cid:paraId="1F60BC8D" w16cid:durableId="258C07E0"/>
  <w16cid:commentId w16cid:paraId="4F9671BF" w16cid:durableId="258C087A"/>
  <w16cid:commentId w16cid:paraId="0618237C" w16cid:durableId="258C08DC"/>
  <w16cid:commentId w16cid:paraId="3EC2C118" w16cid:durableId="258C0A46"/>
  <w16cid:commentId w16cid:paraId="2D7C8FF1" w16cid:durableId="258C0B8B"/>
  <w16cid:commentId w16cid:paraId="2BEE9145" w16cid:durableId="258C0B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5816F" w14:textId="77777777" w:rsidR="005335EF" w:rsidRDefault="005335EF">
      <w:pPr>
        <w:spacing w:after="0"/>
      </w:pPr>
      <w:r>
        <w:separator/>
      </w:r>
    </w:p>
  </w:endnote>
  <w:endnote w:type="continuationSeparator" w:id="0">
    <w:p w14:paraId="0B414555" w14:textId="77777777" w:rsidR="005335EF" w:rsidRDefault="005335E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6DEC08" w14:textId="77777777" w:rsidR="005335EF" w:rsidRDefault="005335EF">
      <w:r>
        <w:separator/>
      </w:r>
    </w:p>
  </w:footnote>
  <w:footnote w:type="continuationSeparator" w:id="0">
    <w:p w14:paraId="693F2EE5" w14:textId="77777777" w:rsidR="005335EF" w:rsidRDefault="005335EF">
      <w:r>
        <w:continuationSeparator/>
      </w:r>
    </w:p>
  </w:footnote>
  <w:footnote w:id="1">
    <w:p w14:paraId="50504C34" w14:textId="77777777" w:rsidR="00463565" w:rsidRDefault="00463565">
      <w:pPr>
        <w:pStyle w:val="Notedebasdepage"/>
      </w:pPr>
      <w:r>
        <w:rPr>
          <w:rStyle w:val="Appelnotedebasdep"/>
        </w:rPr>
        <w:footnoteRef/>
      </w:r>
      <w:r>
        <w:t xml:space="preserve"> Office Français de la Biodiversité, France - </w:t>
      </w:r>
      <w:hyperlink r:id="rId1">
        <w:r>
          <w:rPr>
            <w:rStyle w:val="Lienhypertexte"/>
          </w:rPr>
          <w:t>adrien.tableau@ofb.gouv.fr</w:t>
        </w:r>
      </w:hyperlink>
    </w:p>
  </w:footnote>
  <w:footnote w:id="2">
    <w:p w14:paraId="33883F3B" w14:textId="77777777" w:rsidR="00463565" w:rsidRDefault="00463565">
      <w:pPr>
        <w:pStyle w:val="Notedebasdepage"/>
      </w:pPr>
      <w:r>
        <w:rPr>
          <w:rStyle w:val="Appelnotedebasdep"/>
        </w:rPr>
        <w:footnoteRef/>
      </w:r>
      <w:r>
        <w:t xml:space="preserve"> Animal and Plant Health Agency, United Kingdom - </w:t>
      </w:r>
      <w:hyperlink r:id="rId2">
        <w:r>
          <w:rPr>
            <w:rStyle w:val="Lienhypertexte"/>
          </w:rPr>
          <w:t>iain.henderson@apha.gov.uk</w:t>
        </w:r>
      </w:hyperlink>
    </w:p>
  </w:footnote>
  <w:footnote w:id="3">
    <w:p w14:paraId="0CEE9A32" w14:textId="77777777" w:rsidR="00463565" w:rsidRDefault="00463565">
      <w:pPr>
        <w:pStyle w:val="Notedebasdepage"/>
      </w:pPr>
      <w:r>
        <w:rPr>
          <w:rStyle w:val="Appelnotedebasdep"/>
        </w:rPr>
        <w:footnoteRef/>
      </w:r>
      <w:r>
        <w:t xml:space="preserve"> Société Nationale pour la Protection de la Nature, France - </w:t>
      </w:r>
      <w:hyperlink r:id="rId3">
        <w:r>
          <w:rPr>
            <w:rStyle w:val="Lienhypertexte"/>
          </w:rPr>
          <w:t>sebastien.reeber@snpn.fr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89F6055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UILLEMAIN Matthieu">
    <w15:presenceInfo w15:providerId="AD" w15:userId="S-1-5-21-2550024727-2544908171-517837331-90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FF4"/>
    <w:rsid w:val="000B4B84"/>
    <w:rsid w:val="001741C8"/>
    <w:rsid w:val="001D4419"/>
    <w:rsid w:val="002450D0"/>
    <w:rsid w:val="002E0DB0"/>
    <w:rsid w:val="00463565"/>
    <w:rsid w:val="004A468F"/>
    <w:rsid w:val="004B394C"/>
    <w:rsid w:val="004D6A74"/>
    <w:rsid w:val="005335EF"/>
    <w:rsid w:val="00636ED3"/>
    <w:rsid w:val="0065729B"/>
    <w:rsid w:val="006838CF"/>
    <w:rsid w:val="00685065"/>
    <w:rsid w:val="006A02EF"/>
    <w:rsid w:val="006A74CD"/>
    <w:rsid w:val="00754AFF"/>
    <w:rsid w:val="007646F2"/>
    <w:rsid w:val="007F51FB"/>
    <w:rsid w:val="008269C0"/>
    <w:rsid w:val="00A34F2F"/>
    <w:rsid w:val="00A50FF4"/>
    <w:rsid w:val="00AB0864"/>
    <w:rsid w:val="00B54354"/>
    <w:rsid w:val="00BA58E3"/>
    <w:rsid w:val="00C0187E"/>
    <w:rsid w:val="00C361B4"/>
    <w:rsid w:val="00C564A3"/>
    <w:rsid w:val="00D60D62"/>
    <w:rsid w:val="00D738B3"/>
    <w:rsid w:val="00D90B98"/>
    <w:rsid w:val="00E2179A"/>
    <w:rsid w:val="00E62913"/>
    <w:rsid w:val="00E75D9B"/>
    <w:rsid w:val="00F712E4"/>
    <w:rsid w:val="00FC09EF"/>
    <w:rsid w:val="00FE0C5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B90FC"/>
  <w15:docId w15:val="{B8D3BAC4-F88E-4425-97F2-36A494978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extedebulles">
    <w:name w:val="Balloon Text"/>
    <w:basedOn w:val="Normal"/>
    <w:link w:val="TextedebullesCar"/>
    <w:semiHidden/>
    <w:unhideWhenUsed/>
    <w:rsid w:val="007646F2"/>
    <w:pPr>
      <w:spacing w:after="0"/>
    </w:pPr>
    <w:rPr>
      <w:rFonts w:ascii="Segoe UI" w:hAnsi="Segoe UI" w:cs="Segoe UI"/>
      <w:sz w:val="18"/>
      <w:szCs w:val="18"/>
    </w:rPr>
  </w:style>
  <w:style w:type="character" w:customStyle="1" w:styleId="TextedebullesCar">
    <w:name w:val="Texte de bulles Car"/>
    <w:basedOn w:val="Policepardfaut"/>
    <w:link w:val="Textedebulles"/>
    <w:semiHidden/>
    <w:rsid w:val="007646F2"/>
    <w:rPr>
      <w:rFonts w:ascii="Segoe UI" w:hAnsi="Segoe UI" w:cs="Segoe UI"/>
      <w:sz w:val="18"/>
      <w:szCs w:val="18"/>
    </w:rPr>
  </w:style>
  <w:style w:type="character" w:styleId="Marquedecommentaire">
    <w:name w:val="annotation reference"/>
    <w:basedOn w:val="Policepardfaut"/>
    <w:semiHidden/>
    <w:unhideWhenUsed/>
    <w:rsid w:val="007646F2"/>
    <w:rPr>
      <w:sz w:val="16"/>
      <w:szCs w:val="16"/>
    </w:rPr>
  </w:style>
  <w:style w:type="paragraph" w:styleId="Commentaire">
    <w:name w:val="annotation text"/>
    <w:basedOn w:val="Normal"/>
    <w:link w:val="CommentaireCar"/>
    <w:semiHidden/>
    <w:unhideWhenUsed/>
    <w:rsid w:val="007646F2"/>
    <w:rPr>
      <w:sz w:val="20"/>
      <w:szCs w:val="20"/>
    </w:rPr>
  </w:style>
  <w:style w:type="character" w:customStyle="1" w:styleId="CommentaireCar">
    <w:name w:val="Commentaire Car"/>
    <w:basedOn w:val="Policepardfaut"/>
    <w:link w:val="Commentaire"/>
    <w:semiHidden/>
    <w:rsid w:val="007646F2"/>
    <w:rPr>
      <w:sz w:val="20"/>
      <w:szCs w:val="20"/>
    </w:rPr>
  </w:style>
  <w:style w:type="paragraph" w:styleId="Objetducommentaire">
    <w:name w:val="annotation subject"/>
    <w:basedOn w:val="Commentaire"/>
    <w:next w:val="Commentaire"/>
    <w:link w:val="ObjetducommentaireCar"/>
    <w:semiHidden/>
    <w:unhideWhenUsed/>
    <w:rsid w:val="007646F2"/>
    <w:rPr>
      <w:b/>
      <w:bCs/>
    </w:rPr>
  </w:style>
  <w:style w:type="character" w:customStyle="1" w:styleId="ObjetducommentaireCar">
    <w:name w:val="Objet du commentaire Car"/>
    <w:basedOn w:val="CommentaireCar"/>
    <w:link w:val="Objetducommentaire"/>
    <w:semiHidden/>
    <w:rsid w:val="007646F2"/>
    <w:rPr>
      <w:b/>
      <w:bCs/>
      <w:sz w:val="20"/>
      <w:szCs w:val="20"/>
    </w:rPr>
  </w:style>
  <w:style w:type="paragraph" w:styleId="Rvision">
    <w:name w:val="Revision"/>
    <w:hidden/>
    <w:semiHidden/>
    <w:rsid w:val="001741C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7/s10344-017-1126-1" TargetMode="External"/><Relationship Id="rId21" Type="http://schemas.openxmlformats.org/officeDocument/2006/relationships/hyperlink" Target="https://doi.org/10.1080/00063650409461365" TargetMode="External"/><Relationship Id="rId42" Type="http://schemas.openxmlformats.org/officeDocument/2006/relationships/hyperlink" Target="https://doi.org/10.1002/ece3.767" TargetMode="External"/><Relationship Id="rId47" Type="http://schemas.openxmlformats.org/officeDocument/2006/relationships/hyperlink" Target="https://doi.org/10.1016/j.tree.2006.08.007" TargetMode="External"/><Relationship Id="rId63" Type="http://schemas.openxmlformats.org/officeDocument/2006/relationships/hyperlink" Target="https://doi.org/10.1016/b978-0-12-409548-9.10601-3" TargetMode="External"/><Relationship Id="rId68"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oi.org/10.1214/ss/1177011136" TargetMode="External"/><Relationship Id="rId11" Type="http://schemas.openxmlformats.org/officeDocument/2006/relationships/image" Target="media/image2.png"/><Relationship Id="rId24" Type="http://schemas.openxmlformats.org/officeDocument/2006/relationships/hyperlink" Target="https://doi.org/10.1002/ece3.8212" TargetMode="External"/><Relationship Id="rId32" Type="http://schemas.openxmlformats.org/officeDocument/2006/relationships/hyperlink" Target="https://doi.org/10.2193/2007-390" TargetMode="External"/><Relationship Id="rId37" Type="http://schemas.openxmlformats.org/officeDocument/2006/relationships/hyperlink" Target="https://doi.org/10.1093/beheco/10.1.63" TargetMode="External"/><Relationship Id="rId40" Type="http://schemas.openxmlformats.org/officeDocument/2006/relationships/hyperlink" Target="https://doi.org/10.2307/4089068" TargetMode="External"/><Relationship Id="rId45" Type="http://schemas.openxmlformats.org/officeDocument/2006/relationships/hyperlink" Target="https://doi.org/10.1093/condor/102.2.470" TargetMode="External"/><Relationship Id="rId53" Type="http://schemas.openxmlformats.org/officeDocument/2006/relationships/hyperlink" Target="https://doi.org/10.1002/ecm.1364" TargetMode="External"/><Relationship Id="rId58" Type="http://schemas.openxmlformats.org/officeDocument/2006/relationships/hyperlink" Target="https://doi.org/10.1080/00045600701734356" TargetMode="External"/><Relationship Id="rId66" Type="http://schemas.openxmlformats.org/officeDocument/2006/relationships/hyperlink" Target="https://doi.org/10.1071/wr10062" TargetMode="External"/><Relationship Id="rId5" Type="http://schemas.openxmlformats.org/officeDocument/2006/relationships/footnotes" Target="footnotes.xml"/><Relationship Id="rId61" Type="http://schemas.openxmlformats.org/officeDocument/2006/relationships/hyperlink" Target="https://doi.org/10.2307/1522241" TargetMode="External"/><Relationship Id="rId19" Type="http://schemas.openxmlformats.org/officeDocument/2006/relationships/hyperlink" Target="https://doi.org/10.1002/ece3.4506" TargetMode="External"/><Relationship Id="rId14" Type="http://schemas.openxmlformats.org/officeDocument/2006/relationships/hyperlink" Target="https://github.com/adri-tab/Ruddy_duck_recruitment_rate" TargetMode="External"/><Relationship Id="rId22" Type="http://schemas.openxmlformats.org/officeDocument/2006/relationships/hyperlink" Target="https://doi.org/10.1080/10618600.2016.1172487" TargetMode="External"/><Relationship Id="rId27" Type="http://schemas.openxmlformats.org/officeDocument/2006/relationships/hyperlink" Target="https://doi.org/10.1111/ibi.12229" TargetMode="External"/><Relationship Id="rId30" Type="http://schemas.openxmlformats.org/officeDocument/2006/relationships/hyperlink" Target="https://doi.org/10.1111/oik.04532" TargetMode="External"/><Relationship Id="rId35" Type="http://schemas.openxmlformats.org/officeDocument/2006/relationships/hyperlink" Target="https://doi.org/10.1016/0304-3800(87)90100-1" TargetMode="External"/><Relationship Id="rId43" Type="http://schemas.openxmlformats.org/officeDocument/2006/relationships/hyperlink" Target="https://doi.org/10.1016/j.biocon.2013.06.009" TargetMode="External"/><Relationship Id="rId48" Type="http://schemas.openxmlformats.org/officeDocument/2006/relationships/hyperlink" Target="https://doi.org/10.1007/s00442-014-3133-1" TargetMode="External"/><Relationship Id="rId56" Type="http://schemas.openxmlformats.org/officeDocument/2006/relationships/hyperlink" Target="https://doi.org/10.1675/1524-4695-31.sp2.152" TargetMode="External"/><Relationship Id="rId64" Type="http://schemas.openxmlformats.org/officeDocument/2006/relationships/hyperlink" Target="https://doi.org/10.1371/journal.pone.0081836" TargetMode="External"/><Relationship Id="rId69" Type="http://schemas.microsoft.com/office/2011/relationships/people" Target="people.xml"/><Relationship Id="rId8" Type="http://schemas.microsoft.com/office/2011/relationships/commentsExtended" Target="commentsExtended.xml"/><Relationship Id="rId51" Type="http://schemas.openxmlformats.org/officeDocument/2006/relationships/hyperlink" Target="https://doi.org/10.1111/1365-2656.12014"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doi.org/10.1016/j.ecolmodel.2010.10.013" TargetMode="External"/><Relationship Id="rId33" Type="http://schemas.openxmlformats.org/officeDocument/2006/relationships/hyperlink" Target="https://doi.org/10.1111/j.1474-919x.1984.tb02079.x" TargetMode="External"/><Relationship Id="rId38" Type="http://schemas.openxmlformats.org/officeDocument/2006/relationships/hyperlink" Target="https://doi.org/10.1002/eap.1594" TargetMode="External"/><Relationship Id="rId46" Type="http://schemas.openxmlformats.org/officeDocument/2006/relationships/hyperlink" Target="https://doi.org/10.1890/0012-9658(1997)078%5b1009:tfsdia%5d2.0.co;2" TargetMode="External"/><Relationship Id="rId59" Type="http://schemas.openxmlformats.org/officeDocument/2006/relationships/hyperlink" Target="https://doi.org/10.1111/j.1365-2656.2008.01378.x" TargetMode="External"/><Relationship Id="rId67" Type="http://schemas.openxmlformats.org/officeDocument/2006/relationships/image" Target="media/image9.png"/><Relationship Id="rId20" Type="http://schemas.openxmlformats.org/officeDocument/2006/relationships/hyperlink" Target="https://doi.org/10.1007/s00442-004-1573-8" TargetMode="External"/><Relationship Id="rId41" Type="http://schemas.openxmlformats.org/officeDocument/2006/relationships/hyperlink" Target="https://doi.org/10.1101/2021.06.08.447594" TargetMode="External"/><Relationship Id="rId54" Type="http://schemas.openxmlformats.org/officeDocument/2006/relationships/hyperlink" Target="https://www.R-project.org/" TargetMode="External"/><Relationship Id="rId62" Type="http://schemas.openxmlformats.org/officeDocument/2006/relationships/hyperlink" Target="https://doi.org/10.1111/j.1365-2664.2005.00977.x"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doi.org/10.2307/4089189" TargetMode="External"/><Relationship Id="rId28" Type="http://schemas.openxmlformats.org/officeDocument/2006/relationships/hyperlink" Target="https://doi.org/10.1890/02-0409" TargetMode="External"/><Relationship Id="rId36" Type="http://schemas.openxmlformats.org/officeDocument/2006/relationships/hyperlink" Target="https://doi.org/10.1007/s13280-021-01539-5" TargetMode="External"/><Relationship Id="rId49" Type="http://schemas.openxmlformats.org/officeDocument/2006/relationships/hyperlink" Target="https://doi.org/10.1111/cobi.13481" TargetMode="External"/><Relationship Id="rId57" Type="http://schemas.openxmlformats.org/officeDocument/2006/relationships/hyperlink" Target="https://doi.org/10.1111/1365-2664.12819" TargetMode="External"/><Relationship Id="rId10" Type="http://schemas.openxmlformats.org/officeDocument/2006/relationships/image" Target="media/image1.png"/><Relationship Id="rId31" Type="http://schemas.openxmlformats.org/officeDocument/2006/relationships/hyperlink" Target="https://doi.org/10.1007/s10344-013-0716-9" TargetMode="External"/><Relationship Id="rId44" Type="http://schemas.openxmlformats.org/officeDocument/2006/relationships/hyperlink" Target="https://doi.org/10.1111/j.1365-294x.2006.03170.x" TargetMode="External"/><Relationship Id="rId52" Type="http://schemas.openxmlformats.org/officeDocument/2006/relationships/hyperlink" Target="https://doi.org/10.1111/j.1365-2656.2012.01980.x" TargetMode="External"/><Relationship Id="rId60" Type="http://schemas.openxmlformats.org/officeDocument/2006/relationships/hyperlink" Target="https://doi.org/10.1016/s0169-5347(98)01381-0" TargetMode="External"/><Relationship Id="rId65" Type="http://schemas.openxmlformats.org/officeDocument/2006/relationships/hyperlink" Target="https://doi.org/10.1186/s40657-021-00286-1" TargetMode="Externa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wildfowl.wwt.org.uk/index.php/wildfowl/article/view/2606" TargetMode="External"/><Relationship Id="rId34" Type="http://schemas.openxmlformats.org/officeDocument/2006/relationships/hyperlink" Target="https://doi.org/10.1002/jwmg.636" TargetMode="External"/><Relationship Id="rId50" Type="http://schemas.openxmlformats.org/officeDocument/2006/relationships/hyperlink" Target="https://doi.org/10.2193/0022-541x(2006)70%5b1302:mdhrsb%5d2.0.co;2" TargetMode="External"/><Relationship Id="rId55" Type="http://schemas.openxmlformats.org/officeDocument/2006/relationships/hyperlink" Target="https://doi.org/10.1046/j.1474-919x.2003.00208.x"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mailto:sebastien.reeber@snpn.fr" TargetMode="External"/><Relationship Id="rId2" Type="http://schemas.openxmlformats.org/officeDocument/2006/relationships/hyperlink" Target="mailto:iain.henderson@apha.gov.uk" TargetMode="External"/><Relationship Id="rId1" Type="http://schemas.openxmlformats.org/officeDocument/2006/relationships/hyperlink" Target="mailto:adrien.tableau@ofb.gouv.f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264</TotalTime>
  <Pages>25</Pages>
  <Words>10848</Words>
  <Characters>59665</Characters>
  <Application>Microsoft Office Word</Application>
  <DocSecurity>0</DocSecurity>
  <Lines>497</Lines>
  <Paragraphs>140</Paragraphs>
  <ScaleCrop>false</ScaleCrop>
  <HeadingPairs>
    <vt:vector size="2" baseType="variant">
      <vt:variant>
        <vt:lpstr>Titre</vt:lpstr>
      </vt:variant>
      <vt:variant>
        <vt:i4>1</vt:i4>
      </vt:variant>
    </vt:vector>
  </HeadingPairs>
  <TitlesOfParts>
    <vt:vector size="1" baseType="lpstr">
      <vt:lpstr>Recruitment rate estimation in waterfowl using a non-invasive method</vt:lpstr>
    </vt:vector>
  </TitlesOfParts>
  <Company>Office Françaiss de la Biodiversité</Company>
  <LinksUpToDate>false</LinksUpToDate>
  <CharactersWithSpaces>70373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Recruitment rate estimation in waterfowl using a non-invasive method</dc:title>
  <dc:creator>Adrien Tableau;Iain Henderson;Sébastien Reeber</dc:creator>
  <cp:keywords/>
  <cp:lastModifiedBy>GUILLEMAIN Matthieu</cp:lastModifiedBy>
  <cp:revision>19</cp:revision>
  <dcterms:created xsi:type="dcterms:W3CDTF">2022-01-14T09:26:00Z</dcterms:created>
  <dcterms:modified xsi:type="dcterms:W3CDTF">2022-01-14T13:49:00Z</dcterms:modified>
  <dc:language>en-EN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response of a waterfowl population to a harvest pressure depends on its capacity to renew. The recruitment, i.e. the number of young adults reproducing for the first time, is a key indicator to describe the renewal of a population, and therefore an es</vt:lpwstr>
  </property>
  <property fmtid="{D5CDD505-2E9C-101B-9397-08002B2CF9AE}" pid="3" name="bibliography">
    <vt:lpwstr>C:/Users/adrien.tableau/Dropbox/JabRef/Library_OFB.bib</vt:lpwstr>
  </property>
  <property fmtid="{D5CDD505-2E9C-101B-9397-08002B2CF9AE}" pid="4" name="csl">
    <vt:lpwstr>https://www.zotero.org/styles/apa</vt:lpwstr>
  </property>
  <property fmtid="{D5CDD505-2E9C-101B-9397-08002B2CF9AE}" pid="5" name="date">
    <vt:lpwstr>07 January, 2022</vt:lpwstr>
  </property>
  <property fmtid="{D5CDD505-2E9C-101B-9397-08002B2CF9AE}" pid="6" name="header-includes">
    <vt:lpwstr/>
  </property>
  <property fmtid="{D5CDD505-2E9C-101B-9397-08002B2CF9AE}" pid="7" name="link-citations">
    <vt:lpwstr>True</vt:lpwstr>
  </property>
  <property fmtid="{D5CDD505-2E9C-101B-9397-08002B2CF9AE}" pid="8" name="output">
    <vt:lpwstr/>
  </property>
</Properties>
</file>